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CFBEFE" w14:textId="77777777" w:rsidR="00CC2205" w:rsidRPr="00D257D0" w:rsidRDefault="007F2657" w:rsidP="007F2657">
      <w:pPr>
        <w:pStyle w:val="Default"/>
        <w:rPr>
          <w:b/>
          <w:sz w:val="28"/>
          <w:szCs w:val="28"/>
        </w:rPr>
      </w:pPr>
      <w:r w:rsidRPr="00D257D0">
        <w:rPr>
          <w:rFonts w:cs="Times New Roman"/>
          <w:b/>
          <w:color w:val="auto"/>
          <w:sz w:val="28"/>
          <w:szCs w:val="28"/>
          <w:lang w:val="en-US"/>
        </w:rPr>
        <w:t>National MOTECH System (NMS)</w:t>
      </w:r>
    </w:p>
    <w:p w14:paraId="7EDED85B" w14:textId="77777777" w:rsidR="00CC2205" w:rsidRPr="00D257D0" w:rsidRDefault="00113BD9" w:rsidP="00CC2205">
      <w:pPr>
        <w:rPr>
          <w:sz w:val="28"/>
          <w:szCs w:val="28"/>
        </w:rPr>
      </w:pPr>
      <w:r w:rsidRPr="00D257D0">
        <w:rPr>
          <w:sz w:val="28"/>
          <w:szCs w:val="28"/>
        </w:rPr>
        <w:t xml:space="preserve">System </w:t>
      </w:r>
      <w:r w:rsidR="00CC2205" w:rsidRPr="00D257D0">
        <w:rPr>
          <w:sz w:val="28"/>
          <w:szCs w:val="28"/>
        </w:rPr>
        <w:t xml:space="preserve">Requirements Specifications </w:t>
      </w:r>
    </w:p>
    <w:p w14:paraId="461F2334" w14:textId="77777777" w:rsidR="00CC2205" w:rsidRPr="00D257D0" w:rsidRDefault="00D8194B" w:rsidP="00CC2205">
      <w:r w:rsidRPr="00D257D0">
        <w:rPr>
          <w:noProof/>
        </w:rPr>
        <mc:AlternateContent>
          <mc:Choice Requires="wps">
            <w:drawing>
              <wp:anchor distT="4294967295" distB="4294967295" distL="114300" distR="114300" simplePos="0" relativeHeight="251660288" behindDoc="0" locked="0" layoutInCell="1" allowOverlap="1" wp14:anchorId="756D518D" wp14:editId="7DDE9338">
                <wp:simplePos x="0" y="0"/>
                <wp:positionH relativeFrom="column">
                  <wp:posOffset>10795</wp:posOffset>
                </wp:positionH>
                <wp:positionV relativeFrom="paragraph">
                  <wp:posOffset>17144</wp:posOffset>
                </wp:positionV>
                <wp:extent cx="6113780" cy="0"/>
                <wp:effectExtent l="0" t="0" r="20320" b="19050"/>
                <wp:wrapNone/>
                <wp:docPr id="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3780" cy="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85pt;margin-top:1.35pt;width:481.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" strokecolor="#365f91 [2404]"/>
            </w:pict>
          </mc:Fallback>
        </mc:AlternateContent>
      </w:r>
    </w:p>
    <w:p w14:paraId="33965D61" w14:textId="77777777" w:rsidR="00922152" w:rsidRPr="00D257D0" w:rsidRDefault="00922152" w:rsidP="00922152">
      <w:pPr>
        <w:rPr>
          <w:b/>
          <w:sz w:val="28"/>
        </w:rPr>
      </w:pPr>
      <w:r w:rsidRPr="00D257D0">
        <w:rPr>
          <w:b/>
          <w:sz w:val="28"/>
        </w:rPr>
        <w:t>Location</w:t>
      </w:r>
    </w:p>
    <w:p w14:paraId="2A8923C3" w14:textId="77777777" w:rsidR="00922152" w:rsidRPr="00D257D0" w:rsidRDefault="00360152" w:rsidP="00922152">
      <w:pPr>
        <w:rPr>
          <w:b/>
          <w:sz w:val="28"/>
        </w:rPr>
      </w:pPr>
      <w:r w:rsidRPr="00D257D0">
        <w:rPr>
          <w:b/>
        </w:rPr>
        <w:t>Google Drive\National Scale Up - IVR + MOTECH\Aricent\Deliverables - MOTECH\Requirements</w:t>
      </w:r>
    </w:p>
    <w:p w14:paraId="6A2DBB4A" w14:textId="77777777" w:rsidR="00922152" w:rsidRPr="00D257D0" w:rsidRDefault="00922152">
      <w:pPr>
        <w:spacing w:after="0" w:line="240" w:lineRule="auto"/>
        <w:rPr>
          <w:color w:val="54534A"/>
          <w:sz w:val="28"/>
          <w:lang w:val="fr-FR"/>
        </w:rPr>
      </w:pPr>
    </w:p>
    <w:p w14:paraId="777702B6" w14:textId="77777777" w:rsidR="00922152" w:rsidRPr="00D257D0" w:rsidRDefault="00922152">
      <w:pPr>
        <w:spacing w:after="0" w:line="240" w:lineRule="auto"/>
        <w:rPr>
          <w:color w:val="54534A"/>
          <w:sz w:val="28"/>
          <w:lang w:val="fr-FR"/>
        </w:rPr>
      </w:pPr>
    </w:p>
    <w:p w14:paraId="2BAFF17C" w14:textId="77777777" w:rsidR="00CC2205" w:rsidRPr="00D257D0" w:rsidRDefault="00CC2205" w:rsidP="00922152">
      <w:pPr>
        <w:rPr>
          <w:b/>
          <w:sz w:val="28"/>
        </w:rPr>
      </w:pPr>
      <w:r w:rsidRPr="00D257D0">
        <w:rPr>
          <w:b/>
          <w:sz w:val="28"/>
        </w:rP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5866"/>
        <w:gridCol w:w="1432"/>
        <w:gridCol w:w="1291"/>
      </w:tblGrid>
      <w:tr w:rsidR="009C3EB7" w:rsidRPr="00D257D0" w14:paraId="20CD90D1" w14:textId="77777777" w:rsidTr="009C3EB7">
        <w:tc>
          <w:tcPr>
            <w:tcW w:w="987" w:type="dxa"/>
            <w:shd w:val="clear" w:color="auto" w:fill="808080"/>
          </w:tcPr>
          <w:p w14:paraId="17CFF525" w14:textId="77777777" w:rsidR="009C3EB7" w:rsidRPr="00D257D0" w:rsidRDefault="009C3EB7" w:rsidP="00AC07D5">
            <w:pPr>
              <w:spacing w:after="0"/>
              <w:rPr>
                <w:color w:val="FFFFFF"/>
                <w:sz w:val="20"/>
              </w:rPr>
            </w:pPr>
            <w:r w:rsidRPr="00D257D0">
              <w:rPr>
                <w:color w:val="FFFFFF"/>
                <w:sz w:val="20"/>
              </w:rPr>
              <w:t>Version</w:t>
            </w:r>
          </w:p>
        </w:tc>
        <w:tc>
          <w:tcPr>
            <w:tcW w:w="5866" w:type="dxa"/>
            <w:shd w:val="clear" w:color="auto" w:fill="808080"/>
          </w:tcPr>
          <w:p w14:paraId="1FFC50C7" w14:textId="77777777" w:rsidR="009C3EB7" w:rsidRPr="00D257D0" w:rsidRDefault="009C3EB7" w:rsidP="00AC07D5">
            <w:pPr>
              <w:spacing w:after="0"/>
              <w:rPr>
                <w:color w:val="FFFFFF"/>
                <w:sz w:val="20"/>
              </w:rPr>
            </w:pPr>
            <w:r w:rsidRPr="00D257D0">
              <w:rPr>
                <w:color w:val="FFFFFF"/>
                <w:sz w:val="20"/>
              </w:rPr>
              <w:t>Description of changes</w:t>
            </w:r>
          </w:p>
        </w:tc>
        <w:tc>
          <w:tcPr>
            <w:tcW w:w="1432" w:type="dxa"/>
            <w:shd w:val="clear" w:color="auto" w:fill="808080"/>
          </w:tcPr>
          <w:p w14:paraId="2DB3AEF2" w14:textId="77777777" w:rsidR="009C3EB7" w:rsidRPr="00D257D0" w:rsidRDefault="009C3EB7" w:rsidP="00AC07D5">
            <w:pPr>
              <w:spacing w:after="0"/>
              <w:rPr>
                <w:color w:val="FFFFFF"/>
                <w:sz w:val="20"/>
              </w:rPr>
            </w:pPr>
            <w:r w:rsidRPr="00D257D0">
              <w:rPr>
                <w:color w:val="FFFFFF"/>
                <w:sz w:val="20"/>
              </w:rPr>
              <w:t>Changed by</w:t>
            </w:r>
          </w:p>
        </w:tc>
        <w:tc>
          <w:tcPr>
            <w:tcW w:w="1291" w:type="dxa"/>
            <w:shd w:val="clear" w:color="auto" w:fill="808080"/>
          </w:tcPr>
          <w:p w14:paraId="614B4CC8" w14:textId="77777777" w:rsidR="009C3EB7" w:rsidRPr="00D257D0" w:rsidRDefault="009C3EB7" w:rsidP="00AC07D5">
            <w:pPr>
              <w:spacing w:after="0"/>
              <w:rPr>
                <w:color w:val="FFFFFF"/>
                <w:sz w:val="20"/>
              </w:rPr>
            </w:pPr>
            <w:r w:rsidRPr="00D257D0">
              <w:rPr>
                <w:color w:val="FFFFFF"/>
                <w:sz w:val="20"/>
              </w:rPr>
              <w:t>Date</w:t>
            </w:r>
          </w:p>
        </w:tc>
      </w:tr>
      <w:tr w:rsidR="009C3EB7" w:rsidRPr="00D257D0" w14:paraId="78FBF778" w14:textId="77777777" w:rsidTr="009C3EB7">
        <w:tc>
          <w:tcPr>
            <w:tcW w:w="987" w:type="dxa"/>
          </w:tcPr>
          <w:p w14:paraId="09395495" w14:textId="77777777" w:rsidR="009C3EB7" w:rsidRPr="00D257D0" w:rsidRDefault="00CC2205" w:rsidP="00AC07D5">
            <w:pPr>
              <w:spacing w:after="0"/>
              <w:rPr>
                <w:sz w:val="20"/>
              </w:rPr>
            </w:pPr>
            <w:r w:rsidRPr="00D257D0">
              <w:rPr>
                <w:sz w:val="20"/>
              </w:rPr>
              <w:t>0.01</w:t>
            </w:r>
          </w:p>
        </w:tc>
        <w:tc>
          <w:tcPr>
            <w:tcW w:w="5866" w:type="dxa"/>
          </w:tcPr>
          <w:p w14:paraId="776E8382" w14:textId="77777777" w:rsidR="009C3EB7" w:rsidRPr="00D257D0" w:rsidRDefault="00CC2205" w:rsidP="00436CA3">
            <w:pPr>
              <w:spacing w:after="0"/>
              <w:rPr>
                <w:sz w:val="20"/>
              </w:rPr>
            </w:pPr>
            <w:r w:rsidRPr="00D257D0">
              <w:rPr>
                <w:sz w:val="20"/>
              </w:rPr>
              <w:t xml:space="preserve">First </w:t>
            </w:r>
            <w:r w:rsidR="00436CA3" w:rsidRPr="00D257D0">
              <w:rPr>
                <w:sz w:val="20"/>
              </w:rPr>
              <w:t>Draft</w:t>
            </w:r>
            <w:r w:rsidR="007F2657" w:rsidRPr="00D257D0">
              <w:rPr>
                <w:sz w:val="20"/>
              </w:rPr>
              <w:t xml:space="preserve"> – containing table of contents</w:t>
            </w:r>
          </w:p>
        </w:tc>
        <w:tc>
          <w:tcPr>
            <w:tcW w:w="1432" w:type="dxa"/>
          </w:tcPr>
          <w:p w14:paraId="65B818F2" w14:textId="77777777" w:rsidR="009C3EB7" w:rsidRPr="00D257D0" w:rsidRDefault="007F2657"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62A1EC88" w14:textId="77777777" w:rsidR="009C3EB7" w:rsidRPr="00D257D0" w:rsidRDefault="00CC2205" w:rsidP="007F2657">
            <w:pPr>
              <w:spacing w:after="0"/>
              <w:rPr>
                <w:sz w:val="20"/>
              </w:rPr>
            </w:pPr>
            <w:r w:rsidRPr="00D257D0">
              <w:rPr>
                <w:sz w:val="20"/>
              </w:rPr>
              <w:t>2</w:t>
            </w:r>
            <w:r w:rsidR="007F2657" w:rsidRPr="00D257D0">
              <w:rPr>
                <w:sz w:val="20"/>
              </w:rPr>
              <w:t>6</w:t>
            </w:r>
            <w:r w:rsidRPr="00D257D0">
              <w:rPr>
                <w:sz w:val="20"/>
              </w:rPr>
              <w:t>-Nov-201</w:t>
            </w:r>
            <w:r w:rsidR="007F2657" w:rsidRPr="00D257D0">
              <w:rPr>
                <w:sz w:val="20"/>
              </w:rPr>
              <w:t>4</w:t>
            </w:r>
          </w:p>
        </w:tc>
      </w:tr>
      <w:tr w:rsidR="00280493" w:rsidRPr="00D257D0" w14:paraId="3EC9A124" w14:textId="77777777" w:rsidTr="009C3EB7">
        <w:tc>
          <w:tcPr>
            <w:tcW w:w="987" w:type="dxa"/>
          </w:tcPr>
          <w:p w14:paraId="75519D2B" w14:textId="77777777" w:rsidR="00280493" w:rsidRPr="00D257D0" w:rsidRDefault="00280493" w:rsidP="00280493">
            <w:pPr>
              <w:spacing w:after="0"/>
              <w:rPr>
                <w:sz w:val="20"/>
              </w:rPr>
            </w:pPr>
            <w:r w:rsidRPr="00D257D0">
              <w:rPr>
                <w:sz w:val="20"/>
              </w:rPr>
              <w:t>0.02</w:t>
            </w:r>
          </w:p>
        </w:tc>
        <w:tc>
          <w:tcPr>
            <w:tcW w:w="5866" w:type="dxa"/>
          </w:tcPr>
          <w:p w14:paraId="57076E16" w14:textId="77777777" w:rsidR="00280493" w:rsidRPr="00D257D0" w:rsidRDefault="00280493" w:rsidP="009C3EB7">
            <w:pPr>
              <w:spacing w:after="0"/>
              <w:rPr>
                <w:sz w:val="20"/>
              </w:rPr>
            </w:pPr>
            <w:r w:rsidRPr="00D257D0">
              <w:rPr>
                <w:sz w:val="20"/>
              </w:rPr>
              <w:t>Ready for first review of Functional Requirements</w:t>
            </w:r>
          </w:p>
        </w:tc>
        <w:tc>
          <w:tcPr>
            <w:tcW w:w="1432" w:type="dxa"/>
          </w:tcPr>
          <w:p w14:paraId="53171862" w14:textId="77777777" w:rsidR="00280493" w:rsidRPr="00D257D0" w:rsidRDefault="00280493"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380F5200" w14:textId="77777777" w:rsidR="00280493" w:rsidRPr="00D257D0" w:rsidRDefault="00280493" w:rsidP="00280493">
            <w:pPr>
              <w:spacing w:after="0"/>
              <w:rPr>
                <w:sz w:val="20"/>
              </w:rPr>
            </w:pPr>
            <w:r w:rsidRPr="00D257D0">
              <w:rPr>
                <w:sz w:val="20"/>
              </w:rPr>
              <w:t>19-Dec-2014</w:t>
            </w:r>
          </w:p>
        </w:tc>
      </w:tr>
      <w:tr w:rsidR="00A041F6" w:rsidRPr="00D257D0" w14:paraId="571B1E6A" w14:textId="77777777" w:rsidTr="009C3EB7">
        <w:tc>
          <w:tcPr>
            <w:tcW w:w="987" w:type="dxa"/>
          </w:tcPr>
          <w:p w14:paraId="5837C56F" w14:textId="77777777" w:rsidR="00A041F6" w:rsidRPr="00D257D0" w:rsidRDefault="00A041F6" w:rsidP="00AC07D5">
            <w:pPr>
              <w:spacing w:after="0"/>
              <w:rPr>
                <w:sz w:val="20"/>
              </w:rPr>
            </w:pPr>
            <w:r w:rsidRPr="00D257D0">
              <w:rPr>
                <w:sz w:val="20"/>
              </w:rPr>
              <w:t>0.03</w:t>
            </w:r>
          </w:p>
        </w:tc>
        <w:tc>
          <w:tcPr>
            <w:tcW w:w="5866" w:type="dxa"/>
          </w:tcPr>
          <w:p w14:paraId="6E9E079E" w14:textId="77777777" w:rsidR="00A041F6" w:rsidRPr="00D257D0" w:rsidRDefault="00A041F6" w:rsidP="00A041F6">
            <w:pPr>
              <w:spacing w:after="0"/>
              <w:rPr>
                <w:sz w:val="20"/>
              </w:rPr>
            </w:pPr>
            <w:r w:rsidRPr="00D257D0">
              <w:rPr>
                <w:sz w:val="20"/>
              </w:rPr>
              <w:t xml:space="preserve">Updated after review </w:t>
            </w:r>
          </w:p>
        </w:tc>
        <w:tc>
          <w:tcPr>
            <w:tcW w:w="1432" w:type="dxa"/>
          </w:tcPr>
          <w:p w14:paraId="3F971F80" w14:textId="77777777" w:rsidR="00A041F6" w:rsidRPr="00D257D0" w:rsidRDefault="00A041F6"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23A048F2" w14:textId="77777777" w:rsidR="00A041F6" w:rsidRPr="00D257D0" w:rsidRDefault="0080634A" w:rsidP="0080634A">
            <w:pPr>
              <w:spacing w:after="0"/>
              <w:rPr>
                <w:sz w:val="20"/>
              </w:rPr>
            </w:pPr>
            <w:r w:rsidRPr="00D257D0">
              <w:rPr>
                <w:sz w:val="20"/>
              </w:rPr>
              <w:t>19</w:t>
            </w:r>
            <w:r w:rsidR="00A041F6" w:rsidRPr="00D257D0">
              <w:rPr>
                <w:sz w:val="20"/>
              </w:rPr>
              <w:t>-Jan-2015</w:t>
            </w:r>
          </w:p>
        </w:tc>
      </w:tr>
      <w:tr w:rsidR="00C22995" w:rsidRPr="00D257D0" w14:paraId="794C0ECC" w14:textId="77777777" w:rsidTr="009C3EB7">
        <w:tc>
          <w:tcPr>
            <w:tcW w:w="987" w:type="dxa"/>
          </w:tcPr>
          <w:p w14:paraId="466AB2AE" w14:textId="77777777" w:rsidR="00C22995" w:rsidRPr="00D257D0" w:rsidRDefault="00C22995" w:rsidP="00591CDC">
            <w:pPr>
              <w:spacing w:after="0"/>
              <w:rPr>
                <w:sz w:val="20"/>
              </w:rPr>
            </w:pPr>
            <w:r w:rsidRPr="00D257D0">
              <w:rPr>
                <w:sz w:val="20"/>
              </w:rPr>
              <w:t>0.04</w:t>
            </w:r>
          </w:p>
        </w:tc>
        <w:tc>
          <w:tcPr>
            <w:tcW w:w="5866" w:type="dxa"/>
          </w:tcPr>
          <w:p w14:paraId="0655A5D1" w14:textId="77777777" w:rsidR="00C22995" w:rsidRPr="00D257D0" w:rsidRDefault="00C22995" w:rsidP="00C22995">
            <w:pPr>
              <w:spacing w:after="0"/>
              <w:rPr>
                <w:sz w:val="20"/>
              </w:rPr>
            </w:pPr>
            <w:r w:rsidRPr="00D257D0">
              <w:rPr>
                <w:sz w:val="20"/>
              </w:rPr>
              <w:t xml:space="preserve">Further updates </w:t>
            </w:r>
          </w:p>
        </w:tc>
        <w:tc>
          <w:tcPr>
            <w:tcW w:w="1432" w:type="dxa"/>
          </w:tcPr>
          <w:p w14:paraId="1EC6E5EB" w14:textId="77777777" w:rsidR="00C22995" w:rsidRPr="00D257D0" w:rsidRDefault="00C22995" w:rsidP="00591CDC">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4F6F3B8A" w14:textId="77777777" w:rsidR="00C22995" w:rsidRPr="00D257D0" w:rsidRDefault="00C22995" w:rsidP="00C22995">
            <w:pPr>
              <w:spacing w:after="0"/>
              <w:rPr>
                <w:sz w:val="20"/>
              </w:rPr>
            </w:pPr>
            <w:r w:rsidRPr="00D257D0">
              <w:rPr>
                <w:sz w:val="20"/>
              </w:rPr>
              <w:t>22-Jan-2015</w:t>
            </w:r>
          </w:p>
        </w:tc>
      </w:tr>
      <w:tr w:rsidR="00E20F54" w:rsidRPr="00D257D0" w14:paraId="6599FBA9" w14:textId="77777777" w:rsidTr="009C3EB7">
        <w:tc>
          <w:tcPr>
            <w:tcW w:w="987" w:type="dxa"/>
          </w:tcPr>
          <w:p w14:paraId="75E09700" w14:textId="77777777" w:rsidR="00E20F54" w:rsidRPr="00D257D0" w:rsidRDefault="00E20F54" w:rsidP="00AC07D5">
            <w:pPr>
              <w:spacing w:after="0"/>
              <w:rPr>
                <w:sz w:val="20"/>
              </w:rPr>
            </w:pPr>
            <w:r w:rsidRPr="00D257D0">
              <w:rPr>
                <w:sz w:val="20"/>
              </w:rPr>
              <w:t>0.05</w:t>
            </w:r>
          </w:p>
        </w:tc>
        <w:tc>
          <w:tcPr>
            <w:tcW w:w="5866" w:type="dxa"/>
          </w:tcPr>
          <w:p w14:paraId="440DD49C" w14:textId="77777777" w:rsidR="00E20F54" w:rsidRPr="00D257D0" w:rsidRDefault="00E20F54" w:rsidP="0036693D">
            <w:pPr>
              <w:spacing w:after="0"/>
              <w:rPr>
                <w:sz w:val="20"/>
              </w:rPr>
            </w:pPr>
            <w:r w:rsidRPr="00D257D0">
              <w:rPr>
                <w:sz w:val="20"/>
              </w:rPr>
              <w:t>Incorporating 2</w:t>
            </w:r>
            <w:r w:rsidRPr="00D257D0">
              <w:rPr>
                <w:sz w:val="20"/>
                <w:vertAlign w:val="superscript"/>
              </w:rPr>
              <w:t>nd</w:t>
            </w:r>
            <w:r w:rsidRPr="00D257D0">
              <w:rPr>
                <w:sz w:val="20"/>
              </w:rPr>
              <w:t xml:space="preserve"> round comments from </w:t>
            </w:r>
            <w:proofErr w:type="spellStart"/>
            <w:r w:rsidRPr="00D257D0">
              <w:rPr>
                <w:sz w:val="20"/>
              </w:rPr>
              <w:t>Kamalika</w:t>
            </w:r>
            <w:proofErr w:type="spellEnd"/>
          </w:p>
        </w:tc>
        <w:tc>
          <w:tcPr>
            <w:tcW w:w="1432" w:type="dxa"/>
          </w:tcPr>
          <w:p w14:paraId="61A23704" w14:textId="77777777" w:rsidR="00E20F54" w:rsidRPr="00D257D0" w:rsidRDefault="00E20F54"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27258632" w14:textId="77777777" w:rsidR="00E20F54" w:rsidRPr="00D257D0" w:rsidRDefault="00E20F54" w:rsidP="00AC07D5">
            <w:pPr>
              <w:spacing w:after="0"/>
              <w:rPr>
                <w:sz w:val="20"/>
              </w:rPr>
            </w:pPr>
            <w:r w:rsidRPr="00D257D0">
              <w:rPr>
                <w:sz w:val="20"/>
              </w:rPr>
              <w:t>26-Jan-2015</w:t>
            </w:r>
          </w:p>
        </w:tc>
      </w:tr>
      <w:tr w:rsidR="00E20F54" w:rsidRPr="00D257D0" w14:paraId="57EA2ED7" w14:textId="77777777" w:rsidTr="009C3EB7">
        <w:tc>
          <w:tcPr>
            <w:tcW w:w="987" w:type="dxa"/>
          </w:tcPr>
          <w:p w14:paraId="5F5877E1" w14:textId="77777777" w:rsidR="00E20F54" w:rsidRPr="00D257D0" w:rsidRDefault="00E20F54" w:rsidP="00591CDC">
            <w:pPr>
              <w:spacing w:after="0"/>
              <w:rPr>
                <w:sz w:val="20"/>
              </w:rPr>
            </w:pPr>
            <w:r w:rsidRPr="00D257D0">
              <w:rPr>
                <w:sz w:val="20"/>
              </w:rPr>
              <w:t>0.06</w:t>
            </w:r>
          </w:p>
        </w:tc>
        <w:tc>
          <w:tcPr>
            <w:tcW w:w="5866" w:type="dxa"/>
          </w:tcPr>
          <w:p w14:paraId="5FFBEBBF" w14:textId="77777777" w:rsidR="00EC4895" w:rsidRPr="00D257D0" w:rsidRDefault="00E20F54" w:rsidP="00EC4895">
            <w:pPr>
              <w:spacing w:after="0"/>
              <w:rPr>
                <w:sz w:val="20"/>
              </w:rPr>
            </w:pPr>
            <w:r w:rsidRPr="00D257D0">
              <w:rPr>
                <w:sz w:val="20"/>
              </w:rPr>
              <w:t>Created clean version and further updates.</w:t>
            </w:r>
          </w:p>
        </w:tc>
        <w:tc>
          <w:tcPr>
            <w:tcW w:w="1432" w:type="dxa"/>
          </w:tcPr>
          <w:p w14:paraId="5E8FE5A3" w14:textId="77777777" w:rsidR="00E20F54" w:rsidRPr="00D257D0" w:rsidRDefault="00E20F54" w:rsidP="00591CDC">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51698398" w14:textId="77777777" w:rsidR="00E20F54" w:rsidRPr="00D257D0" w:rsidRDefault="00E20F54" w:rsidP="00591CDC">
            <w:pPr>
              <w:spacing w:after="0"/>
              <w:rPr>
                <w:sz w:val="20"/>
              </w:rPr>
            </w:pPr>
            <w:r w:rsidRPr="00D257D0">
              <w:rPr>
                <w:sz w:val="20"/>
              </w:rPr>
              <w:t>27-Jan-2015</w:t>
            </w:r>
          </w:p>
        </w:tc>
      </w:tr>
      <w:tr w:rsidR="00D74414" w:rsidRPr="00D257D0" w14:paraId="626CB966" w14:textId="77777777" w:rsidTr="009C3EB7">
        <w:tc>
          <w:tcPr>
            <w:tcW w:w="987" w:type="dxa"/>
          </w:tcPr>
          <w:p w14:paraId="4E13D907" w14:textId="77777777" w:rsidR="00D74414" w:rsidRPr="00D257D0" w:rsidRDefault="00D74414" w:rsidP="00AC07D5">
            <w:pPr>
              <w:spacing w:after="0"/>
              <w:rPr>
                <w:sz w:val="20"/>
              </w:rPr>
            </w:pPr>
            <w:r w:rsidRPr="00D257D0">
              <w:rPr>
                <w:sz w:val="20"/>
              </w:rPr>
              <w:t>0.07</w:t>
            </w:r>
          </w:p>
        </w:tc>
        <w:tc>
          <w:tcPr>
            <w:tcW w:w="5866" w:type="dxa"/>
          </w:tcPr>
          <w:p w14:paraId="6A79C319" w14:textId="77777777" w:rsidR="00D74414" w:rsidRPr="00D257D0" w:rsidRDefault="00D74414" w:rsidP="0036693D">
            <w:pPr>
              <w:spacing w:after="0"/>
              <w:rPr>
                <w:sz w:val="20"/>
              </w:rPr>
            </w:pPr>
            <w:r w:rsidRPr="00D257D0">
              <w:rPr>
                <w:sz w:val="20"/>
              </w:rPr>
              <w:t>Fixes for comments on security requirements.</w:t>
            </w:r>
          </w:p>
        </w:tc>
        <w:tc>
          <w:tcPr>
            <w:tcW w:w="1432" w:type="dxa"/>
          </w:tcPr>
          <w:p w14:paraId="5C3E82F4" w14:textId="77777777" w:rsidR="00D74414" w:rsidRPr="00D257D0" w:rsidRDefault="00D74414"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6532A18E" w14:textId="77777777" w:rsidR="00D74414" w:rsidRPr="00D257D0" w:rsidRDefault="00D74414" w:rsidP="00AC07D5">
            <w:pPr>
              <w:spacing w:after="0"/>
              <w:rPr>
                <w:sz w:val="20"/>
              </w:rPr>
            </w:pPr>
            <w:r w:rsidRPr="00D257D0">
              <w:rPr>
                <w:sz w:val="20"/>
              </w:rPr>
              <w:t>29-Jan-2015</w:t>
            </w:r>
          </w:p>
        </w:tc>
      </w:tr>
      <w:tr w:rsidR="00205BDA" w:rsidRPr="00D257D0" w14:paraId="6D31EAC5" w14:textId="77777777" w:rsidTr="009C3EB7">
        <w:tc>
          <w:tcPr>
            <w:tcW w:w="987" w:type="dxa"/>
          </w:tcPr>
          <w:p w14:paraId="00115EB7" w14:textId="77777777" w:rsidR="00205BDA" w:rsidRPr="00D257D0" w:rsidRDefault="00205BDA" w:rsidP="00783CE2">
            <w:pPr>
              <w:spacing w:after="0"/>
              <w:rPr>
                <w:sz w:val="20"/>
              </w:rPr>
            </w:pPr>
            <w:r w:rsidRPr="00D257D0">
              <w:rPr>
                <w:sz w:val="20"/>
              </w:rPr>
              <w:t>0.08</w:t>
            </w:r>
          </w:p>
        </w:tc>
        <w:tc>
          <w:tcPr>
            <w:tcW w:w="5866" w:type="dxa"/>
          </w:tcPr>
          <w:p w14:paraId="356B5218" w14:textId="77777777" w:rsidR="00205BDA" w:rsidRPr="00D257D0" w:rsidRDefault="00205BDA" w:rsidP="00205BDA">
            <w:pPr>
              <w:spacing w:after="0"/>
              <w:rPr>
                <w:sz w:val="20"/>
              </w:rPr>
            </w:pPr>
            <w:r w:rsidRPr="00D257D0">
              <w:rPr>
                <w:sz w:val="20"/>
              </w:rPr>
              <w:t xml:space="preserve">Fixes for Sara’s </w:t>
            </w:r>
            <w:r w:rsidR="002770C9" w:rsidRPr="00D257D0">
              <w:rPr>
                <w:sz w:val="20"/>
              </w:rPr>
              <w:t xml:space="preserve">&amp; Rob’s </w:t>
            </w:r>
            <w:r w:rsidRPr="00D257D0">
              <w:rPr>
                <w:sz w:val="20"/>
              </w:rPr>
              <w:t>comments</w:t>
            </w:r>
          </w:p>
        </w:tc>
        <w:tc>
          <w:tcPr>
            <w:tcW w:w="1432" w:type="dxa"/>
          </w:tcPr>
          <w:p w14:paraId="713944B9" w14:textId="77777777" w:rsidR="00205BDA" w:rsidRPr="00D257D0" w:rsidRDefault="00205BDA" w:rsidP="00AC07D5">
            <w:pPr>
              <w:spacing w:after="0"/>
              <w:rPr>
                <w:sz w:val="20"/>
              </w:rPr>
            </w:pPr>
            <w:proofErr w:type="spellStart"/>
            <w:r w:rsidRPr="00D257D0">
              <w:rPr>
                <w:sz w:val="20"/>
              </w:rPr>
              <w:t>Sumit</w:t>
            </w:r>
            <w:proofErr w:type="spellEnd"/>
            <w:r w:rsidRPr="00D257D0">
              <w:rPr>
                <w:sz w:val="20"/>
              </w:rPr>
              <w:t xml:space="preserve"> </w:t>
            </w:r>
            <w:proofErr w:type="spellStart"/>
            <w:r w:rsidRPr="00D257D0">
              <w:rPr>
                <w:sz w:val="20"/>
              </w:rPr>
              <w:t>Kasera</w:t>
            </w:r>
            <w:proofErr w:type="spellEnd"/>
          </w:p>
        </w:tc>
        <w:tc>
          <w:tcPr>
            <w:tcW w:w="1291" w:type="dxa"/>
          </w:tcPr>
          <w:p w14:paraId="3D0E6B29" w14:textId="77777777" w:rsidR="00205BDA" w:rsidRPr="00D257D0" w:rsidRDefault="00205BDA" w:rsidP="00205BDA">
            <w:pPr>
              <w:spacing w:after="0"/>
              <w:rPr>
                <w:sz w:val="20"/>
              </w:rPr>
            </w:pPr>
            <w:r w:rsidRPr="00D257D0">
              <w:rPr>
                <w:sz w:val="20"/>
              </w:rPr>
              <w:t>3-Feb-2015</w:t>
            </w:r>
          </w:p>
        </w:tc>
      </w:tr>
      <w:tr w:rsidR="009A7C37" w:rsidRPr="00D257D0" w14:paraId="3AAB8584" w14:textId="77777777" w:rsidTr="009C3EB7">
        <w:tc>
          <w:tcPr>
            <w:tcW w:w="987" w:type="dxa"/>
          </w:tcPr>
          <w:p w14:paraId="2F087078" w14:textId="373C23FC" w:rsidR="009A7C37" w:rsidRPr="00D257D0" w:rsidRDefault="00C16F84" w:rsidP="00783CE2">
            <w:pPr>
              <w:spacing w:after="0"/>
              <w:rPr>
                <w:sz w:val="20"/>
              </w:rPr>
            </w:pPr>
            <w:r>
              <w:rPr>
                <w:sz w:val="20"/>
              </w:rPr>
              <w:t>0.</w:t>
            </w:r>
            <w:r w:rsidR="009A7C37">
              <w:rPr>
                <w:sz w:val="20"/>
              </w:rPr>
              <w:t>8.1</w:t>
            </w:r>
          </w:p>
        </w:tc>
        <w:tc>
          <w:tcPr>
            <w:tcW w:w="5866" w:type="dxa"/>
          </w:tcPr>
          <w:p w14:paraId="71CF6A75" w14:textId="77777777" w:rsidR="009A7C37" w:rsidRPr="00D257D0" w:rsidRDefault="009A7C37" w:rsidP="00205BDA">
            <w:pPr>
              <w:spacing w:after="0"/>
              <w:rPr>
                <w:sz w:val="20"/>
              </w:rPr>
            </w:pPr>
            <w:r>
              <w:rPr>
                <w:sz w:val="20"/>
              </w:rPr>
              <w:t>Comments accepted per review meeting</w:t>
            </w:r>
          </w:p>
        </w:tc>
        <w:tc>
          <w:tcPr>
            <w:tcW w:w="1432" w:type="dxa"/>
          </w:tcPr>
          <w:p w14:paraId="3D33F38E" w14:textId="77777777" w:rsidR="009A7C37" w:rsidRPr="00D257D0" w:rsidRDefault="009A7C37" w:rsidP="00AC07D5">
            <w:pPr>
              <w:spacing w:after="0"/>
              <w:rPr>
                <w:sz w:val="20"/>
              </w:rPr>
            </w:pPr>
            <w:r>
              <w:rPr>
                <w:sz w:val="20"/>
              </w:rPr>
              <w:t>Rob LaRubbio</w:t>
            </w:r>
          </w:p>
        </w:tc>
        <w:tc>
          <w:tcPr>
            <w:tcW w:w="1291" w:type="dxa"/>
          </w:tcPr>
          <w:p w14:paraId="0D135B8A" w14:textId="77777777" w:rsidR="009A7C37" w:rsidRPr="00D257D0" w:rsidRDefault="009A7C37" w:rsidP="00205BDA">
            <w:pPr>
              <w:spacing w:after="0"/>
              <w:rPr>
                <w:sz w:val="20"/>
              </w:rPr>
            </w:pPr>
            <w:r>
              <w:rPr>
                <w:sz w:val="20"/>
              </w:rPr>
              <w:t>12-Feb-2015</w:t>
            </w:r>
          </w:p>
        </w:tc>
      </w:tr>
      <w:tr w:rsidR="00C16F84" w:rsidRPr="00D257D0" w14:paraId="787E0545" w14:textId="77777777" w:rsidTr="009C3EB7">
        <w:tc>
          <w:tcPr>
            <w:tcW w:w="987" w:type="dxa"/>
          </w:tcPr>
          <w:p w14:paraId="62E468C0" w14:textId="159D2606" w:rsidR="00C16F84" w:rsidRDefault="00C16F84" w:rsidP="00783CE2">
            <w:pPr>
              <w:spacing w:after="0"/>
              <w:rPr>
                <w:sz w:val="20"/>
              </w:rPr>
            </w:pPr>
            <w:r>
              <w:rPr>
                <w:sz w:val="20"/>
              </w:rPr>
              <w:t>0.8.2</w:t>
            </w:r>
          </w:p>
        </w:tc>
        <w:tc>
          <w:tcPr>
            <w:tcW w:w="5866" w:type="dxa"/>
          </w:tcPr>
          <w:p w14:paraId="6F938987" w14:textId="48C874B1" w:rsidR="00C16F84" w:rsidRDefault="00C16F84" w:rsidP="00205BDA">
            <w:pPr>
              <w:spacing w:after="0"/>
              <w:rPr>
                <w:sz w:val="20"/>
              </w:rPr>
            </w:pPr>
            <w:r>
              <w:rPr>
                <w:sz w:val="20"/>
              </w:rPr>
              <w:t>Comments from Sara</w:t>
            </w:r>
          </w:p>
        </w:tc>
        <w:tc>
          <w:tcPr>
            <w:tcW w:w="1432" w:type="dxa"/>
          </w:tcPr>
          <w:p w14:paraId="0A1002F2" w14:textId="4D319333" w:rsidR="00C16F84" w:rsidRDefault="00C16F84" w:rsidP="00AC07D5">
            <w:pPr>
              <w:spacing w:after="0"/>
              <w:rPr>
                <w:sz w:val="20"/>
              </w:rPr>
            </w:pPr>
            <w:r>
              <w:rPr>
                <w:sz w:val="20"/>
              </w:rPr>
              <w:t>Rob LaRubbio</w:t>
            </w:r>
          </w:p>
        </w:tc>
        <w:tc>
          <w:tcPr>
            <w:tcW w:w="1291" w:type="dxa"/>
          </w:tcPr>
          <w:p w14:paraId="234DBDFB" w14:textId="01E8F0C2" w:rsidR="00C16F84" w:rsidRDefault="00C16F84" w:rsidP="00205BDA">
            <w:pPr>
              <w:spacing w:after="0"/>
              <w:rPr>
                <w:sz w:val="20"/>
              </w:rPr>
            </w:pPr>
            <w:r>
              <w:rPr>
                <w:sz w:val="20"/>
              </w:rPr>
              <w:t>15-Feb-2015</w:t>
            </w:r>
          </w:p>
        </w:tc>
      </w:tr>
      <w:tr w:rsidR="002512D9" w:rsidRPr="00D257D0" w14:paraId="13D37707" w14:textId="77777777" w:rsidTr="009C3EB7">
        <w:tc>
          <w:tcPr>
            <w:tcW w:w="987" w:type="dxa"/>
          </w:tcPr>
          <w:p w14:paraId="747DF4E3" w14:textId="63E7899F" w:rsidR="002512D9" w:rsidRDefault="002512D9" w:rsidP="00783CE2">
            <w:pPr>
              <w:spacing w:after="0"/>
              <w:rPr>
                <w:sz w:val="20"/>
              </w:rPr>
            </w:pPr>
            <w:r>
              <w:rPr>
                <w:sz w:val="20"/>
              </w:rPr>
              <w:t>1.0</w:t>
            </w:r>
          </w:p>
        </w:tc>
        <w:tc>
          <w:tcPr>
            <w:tcW w:w="5866" w:type="dxa"/>
          </w:tcPr>
          <w:p w14:paraId="1F28ADEA" w14:textId="341B5DE1" w:rsidR="002512D9" w:rsidRDefault="002512D9" w:rsidP="00205BDA">
            <w:pPr>
              <w:spacing w:after="0"/>
              <w:rPr>
                <w:sz w:val="20"/>
              </w:rPr>
            </w:pPr>
            <w:r>
              <w:rPr>
                <w:sz w:val="20"/>
              </w:rPr>
              <w:t>Final Signed off version</w:t>
            </w:r>
          </w:p>
        </w:tc>
        <w:tc>
          <w:tcPr>
            <w:tcW w:w="1432" w:type="dxa"/>
          </w:tcPr>
          <w:p w14:paraId="76A4B0D0" w14:textId="18ED491F" w:rsidR="002512D9" w:rsidRDefault="002512D9" w:rsidP="00AC07D5">
            <w:pPr>
              <w:spacing w:after="0"/>
              <w:rPr>
                <w:sz w:val="20"/>
              </w:rPr>
            </w:pPr>
            <w:r>
              <w:rPr>
                <w:sz w:val="20"/>
              </w:rPr>
              <w:t>Rob LaRubbio</w:t>
            </w:r>
          </w:p>
        </w:tc>
        <w:tc>
          <w:tcPr>
            <w:tcW w:w="1291" w:type="dxa"/>
          </w:tcPr>
          <w:p w14:paraId="27200E5B" w14:textId="61E6D69D" w:rsidR="002512D9" w:rsidRDefault="002512D9" w:rsidP="00205BDA">
            <w:pPr>
              <w:spacing w:after="0"/>
              <w:rPr>
                <w:sz w:val="20"/>
              </w:rPr>
            </w:pPr>
            <w:r>
              <w:rPr>
                <w:sz w:val="20"/>
              </w:rPr>
              <w:t>15-Feb-2015</w:t>
            </w:r>
          </w:p>
        </w:tc>
      </w:tr>
      <w:tr w:rsidR="00FE52AE" w:rsidRPr="00D257D0" w14:paraId="5AA29EA9" w14:textId="77777777" w:rsidTr="009C3EB7">
        <w:trPr>
          <w:ins w:id="0" w:author="Rob LaRubbio" w:date="2015-05-11T13:42:00Z"/>
        </w:trPr>
        <w:tc>
          <w:tcPr>
            <w:tcW w:w="987" w:type="dxa"/>
          </w:tcPr>
          <w:p w14:paraId="2951E610" w14:textId="2BADB0E8" w:rsidR="00FE52AE" w:rsidRDefault="00FE52AE" w:rsidP="00783CE2">
            <w:pPr>
              <w:spacing w:after="0"/>
              <w:rPr>
                <w:ins w:id="1" w:author="Rob LaRubbio" w:date="2015-05-11T13:42:00Z"/>
                <w:sz w:val="20"/>
              </w:rPr>
            </w:pPr>
            <w:ins w:id="2" w:author="Rob LaRubbio" w:date="2015-05-11T13:42:00Z">
              <w:r>
                <w:rPr>
                  <w:sz w:val="20"/>
                </w:rPr>
                <w:t>1.1</w:t>
              </w:r>
            </w:ins>
          </w:p>
        </w:tc>
        <w:tc>
          <w:tcPr>
            <w:tcW w:w="5866" w:type="dxa"/>
          </w:tcPr>
          <w:p w14:paraId="45F3B29A" w14:textId="41688342" w:rsidR="00FE52AE" w:rsidRDefault="00FE52AE" w:rsidP="00205BDA">
            <w:pPr>
              <w:spacing w:after="0"/>
              <w:rPr>
                <w:ins w:id="3" w:author="Rob LaRubbio" w:date="2015-05-11T13:42:00Z"/>
                <w:sz w:val="20"/>
              </w:rPr>
            </w:pPr>
            <w:ins w:id="4" w:author="Rob LaRubbio" w:date="2015-05-11T13:42:00Z">
              <w:r>
                <w:rPr>
                  <w:sz w:val="20"/>
                </w:rPr>
                <w:t>Add Location Schema</w:t>
              </w:r>
            </w:ins>
          </w:p>
        </w:tc>
        <w:tc>
          <w:tcPr>
            <w:tcW w:w="1432" w:type="dxa"/>
          </w:tcPr>
          <w:p w14:paraId="3117A007" w14:textId="61803FAF" w:rsidR="00FE52AE" w:rsidRDefault="00FE52AE" w:rsidP="00AC07D5">
            <w:pPr>
              <w:spacing w:after="0"/>
              <w:rPr>
                <w:ins w:id="5" w:author="Rob LaRubbio" w:date="2015-05-11T13:42:00Z"/>
                <w:sz w:val="20"/>
              </w:rPr>
            </w:pPr>
            <w:ins w:id="6" w:author="Rob LaRubbio" w:date="2015-05-11T13:42:00Z">
              <w:r>
                <w:rPr>
                  <w:sz w:val="20"/>
                </w:rPr>
                <w:t>Rob LaRubbio</w:t>
              </w:r>
            </w:ins>
          </w:p>
        </w:tc>
        <w:tc>
          <w:tcPr>
            <w:tcW w:w="1291" w:type="dxa"/>
          </w:tcPr>
          <w:p w14:paraId="7262FD76" w14:textId="10180C12" w:rsidR="00FE52AE" w:rsidRDefault="00FE52AE" w:rsidP="00205BDA">
            <w:pPr>
              <w:spacing w:after="0"/>
              <w:rPr>
                <w:ins w:id="7" w:author="Rob LaRubbio" w:date="2015-05-11T13:42:00Z"/>
                <w:sz w:val="20"/>
              </w:rPr>
            </w:pPr>
            <w:ins w:id="8" w:author="Rob LaRubbio" w:date="2015-05-11T13:42:00Z">
              <w:r>
                <w:rPr>
                  <w:sz w:val="20"/>
                </w:rPr>
                <w:t>11-May-2015</w:t>
              </w:r>
            </w:ins>
          </w:p>
        </w:tc>
      </w:tr>
    </w:tbl>
    <w:p w14:paraId="612DDE43" w14:textId="77777777" w:rsidR="00097BDE" w:rsidRPr="00D257D0" w:rsidRDefault="00097BDE" w:rsidP="00CF2C8A"/>
    <w:p w14:paraId="37B48ADB" w14:textId="77777777" w:rsidR="00097BDE" w:rsidRPr="00D257D0" w:rsidRDefault="00097BDE">
      <w:r w:rsidRPr="00D257D0">
        <w:br w:type="page"/>
      </w:r>
    </w:p>
    <w:p w14:paraId="243FB739" w14:textId="77777777" w:rsidR="00097BDE" w:rsidRPr="00D257D0" w:rsidRDefault="00097BDE" w:rsidP="00F14715">
      <w:pPr>
        <w:jc w:val="center"/>
        <w:rPr>
          <w:b/>
          <w:color w:val="548DD4"/>
          <w:sz w:val="32"/>
          <w:szCs w:val="32"/>
        </w:rPr>
      </w:pPr>
      <w:r w:rsidRPr="00D257D0">
        <w:rPr>
          <w:b/>
          <w:color w:val="548DD4"/>
          <w:sz w:val="32"/>
          <w:szCs w:val="32"/>
        </w:rPr>
        <w:lastRenderedPageBreak/>
        <w:t>Table of Contents</w:t>
      </w:r>
    </w:p>
    <w:p w14:paraId="3B64BA02" w14:textId="77777777" w:rsidR="0085205A" w:rsidRDefault="00A63707">
      <w:pPr>
        <w:pStyle w:val="TOC1"/>
        <w:tabs>
          <w:tab w:val="left" w:pos="440"/>
          <w:tab w:val="right" w:leader="underscore" w:pos="9350"/>
        </w:tabs>
        <w:rPr>
          <w:rFonts w:eastAsiaTheme="minorEastAsia" w:cstheme="minorBidi"/>
          <w:b w:val="0"/>
          <w:bCs w:val="0"/>
          <w:i w:val="0"/>
          <w:iCs w:val="0"/>
          <w:noProof/>
          <w:sz w:val="22"/>
          <w:szCs w:val="22"/>
          <w:lang w:val="en-IN" w:eastAsia="en-IN"/>
        </w:rPr>
      </w:pPr>
      <w:r w:rsidRPr="00D257D0">
        <w:rPr>
          <w:b w:val="0"/>
          <w:bCs w:val="0"/>
          <w:i w:val="0"/>
          <w:iCs w:val="0"/>
        </w:rPr>
        <w:fldChar w:fldCharType="begin"/>
      </w:r>
      <w:r w:rsidR="00310BEF" w:rsidRPr="00D257D0">
        <w:rPr>
          <w:b w:val="0"/>
          <w:bCs w:val="0"/>
          <w:i w:val="0"/>
          <w:iCs w:val="0"/>
        </w:rPr>
        <w:instrText xml:space="preserve"> TOC \o "1-4" \h \z \u </w:instrText>
      </w:r>
      <w:r w:rsidRPr="00D257D0">
        <w:rPr>
          <w:b w:val="0"/>
          <w:bCs w:val="0"/>
          <w:i w:val="0"/>
          <w:iCs w:val="0"/>
        </w:rPr>
        <w:fldChar w:fldCharType="separate"/>
      </w:r>
      <w:hyperlink w:anchor="_Toc411545748" w:history="1">
        <w:r w:rsidR="0085205A" w:rsidRPr="00FE35DE">
          <w:rPr>
            <w:rStyle w:val="Hyperlink"/>
            <w:noProof/>
          </w:rPr>
          <w:t>1</w:t>
        </w:r>
        <w:r w:rsidR="0085205A">
          <w:rPr>
            <w:rFonts w:eastAsiaTheme="minorEastAsia" w:cstheme="minorBidi"/>
            <w:b w:val="0"/>
            <w:bCs w:val="0"/>
            <w:i w:val="0"/>
            <w:iCs w:val="0"/>
            <w:noProof/>
            <w:sz w:val="22"/>
            <w:szCs w:val="22"/>
            <w:lang w:val="en-IN" w:eastAsia="en-IN"/>
          </w:rPr>
          <w:tab/>
        </w:r>
        <w:r w:rsidR="0085205A" w:rsidRPr="00FE35DE">
          <w:rPr>
            <w:rStyle w:val="Hyperlink"/>
            <w:noProof/>
          </w:rPr>
          <w:t>Introduction &amp; Overview</w:t>
        </w:r>
        <w:r w:rsidR="0085205A">
          <w:rPr>
            <w:noProof/>
            <w:webHidden/>
          </w:rPr>
          <w:tab/>
        </w:r>
        <w:r w:rsidR="0085205A">
          <w:rPr>
            <w:noProof/>
            <w:webHidden/>
          </w:rPr>
          <w:fldChar w:fldCharType="begin"/>
        </w:r>
        <w:r w:rsidR="0085205A">
          <w:rPr>
            <w:noProof/>
            <w:webHidden/>
          </w:rPr>
          <w:instrText xml:space="preserve"> PAGEREF _Toc411545748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2240B053"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49" w:history="1">
        <w:r w:rsidR="0085205A" w:rsidRPr="00FE35DE">
          <w:rPr>
            <w:rStyle w:val="Hyperlink"/>
            <w:noProof/>
          </w:rPr>
          <w:t>1.1</w:t>
        </w:r>
        <w:r w:rsidR="0085205A">
          <w:rPr>
            <w:rFonts w:eastAsiaTheme="minorEastAsia" w:cstheme="minorBidi"/>
            <w:b w:val="0"/>
            <w:bCs w:val="0"/>
            <w:noProof/>
            <w:lang w:val="en-IN" w:eastAsia="en-IN"/>
          </w:rPr>
          <w:tab/>
        </w:r>
        <w:r w:rsidR="0085205A" w:rsidRPr="00FE35DE">
          <w:rPr>
            <w:rStyle w:val="Hyperlink"/>
            <w:noProof/>
          </w:rPr>
          <w:t>Overview of Project</w:t>
        </w:r>
        <w:r w:rsidR="0085205A">
          <w:rPr>
            <w:noProof/>
            <w:webHidden/>
          </w:rPr>
          <w:tab/>
        </w:r>
        <w:r w:rsidR="0085205A">
          <w:rPr>
            <w:noProof/>
            <w:webHidden/>
          </w:rPr>
          <w:fldChar w:fldCharType="begin"/>
        </w:r>
        <w:r w:rsidR="0085205A">
          <w:rPr>
            <w:noProof/>
            <w:webHidden/>
          </w:rPr>
          <w:instrText xml:space="preserve"> PAGEREF _Toc411545749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26B93293"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0" w:history="1">
        <w:r w:rsidR="0085205A" w:rsidRPr="00FE35DE">
          <w:rPr>
            <w:rStyle w:val="Hyperlink"/>
            <w:noProof/>
          </w:rPr>
          <w:t>1.2</w:t>
        </w:r>
        <w:r w:rsidR="0085205A">
          <w:rPr>
            <w:rFonts w:eastAsiaTheme="minorEastAsia" w:cstheme="minorBidi"/>
            <w:b w:val="0"/>
            <w:bCs w:val="0"/>
            <w:noProof/>
            <w:lang w:val="en-IN" w:eastAsia="en-IN"/>
          </w:rPr>
          <w:tab/>
        </w:r>
        <w:r w:rsidR="0085205A" w:rsidRPr="00FE35DE">
          <w:rPr>
            <w:rStyle w:val="Hyperlink"/>
            <w:noProof/>
          </w:rPr>
          <w:t>Objective of this document</w:t>
        </w:r>
        <w:r w:rsidR="0085205A">
          <w:rPr>
            <w:noProof/>
            <w:webHidden/>
          </w:rPr>
          <w:tab/>
        </w:r>
        <w:r w:rsidR="0085205A">
          <w:rPr>
            <w:noProof/>
            <w:webHidden/>
          </w:rPr>
          <w:fldChar w:fldCharType="begin"/>
        </w:r>
        <w:r w:rsidR="0085205A">
          <w:rPr>
            <w:noProof/>
            <w:webHidden/>
          </w:rPr>
          <w:instrText xml:space="preserve"> PAGEREF _Toc411545750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29D603C0"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1" w:history="1">
        <w:r w:rsidR="0085205A" w:rsidRPr="00FE35DE">
          <w:rPr>
            <w:rStyle w:val="Hyperlink"/>
            <w:noProof/>
          </w:rPr>
          <w:t>1.3</w:t>
        </w:r>
        <w:r w:rsidR="0085205A">
          <w:rPr>
            <w:rFonts w:eastAsiaTheme="minorEastAsia" w:cstheme="minorBidi"/>
            <w:b w:val="0"/>
            <w:bCs w:val="0"/>
            <w:noProof/>
            <w:lang w:val="en-IN" w:eastAsia="en-IN"/>
          </w:rPr>
          <w:tab/>
        </w:r>
        <w:r w:rsidR="0085205A" w:rsidRPr="00FE35DE">
          <w:rPr>
            <w:rStyle w:val="Hyperlink"/>
            <w:noProof/>
          </w:rPr>
          <w:t>Scope of this document</w:t>
        </w:r>
        <w:r w:rsidR="0085205A">
          <w:rPr>
            <w:noProof/>
            <w:webHidden/>
          </w:rPr>
          <w:tab/>
        </w:r>
        <w:r w:rsidR="0085205A">
          <w:rPr>
            <w:noProof/>
            <w:webHidden/>
          </w:rPr>
          <w:fldChar w:fldCharType="begin"/>
        </w:r>
        <w:r w:rsidR="0085205A">
          <w:rPr>
            <w:noProof/>
            <w:webHidden/>
          </w:rPr>
          <w:instrText xml:space="preserve"> PAGEREF _Toc411545751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125AA822"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2" w:history="1">
        <w:r w:rsidR="0085205A" w:rsidRPr="00FE35DE">
          <w:rPr>
            <w:rStyle w:val="Hyperlink"/>
            <w:noProof/>
          </w:rPr>
          <w:t>1.4</w:t>
        </w:r>
        <w:r w:rsidR="0085205A">
          <w:rPr>
            <w:rFonts w:eastAsiaTheme="minorEastAsia" w:cstheme="minorBidi"/>
            <w:b w:val="0"/>
            <w:bCs w:val="0"/>
            <w:noProof/>
            <w:lang w:val="en-IN" w:eastAsia="en-IN"/>
          </w:rPr>
          <w:tab/>
        </w:r>
        <w:r w:rsidR="0085205A" w:rsidRPr="00FE35DE">
          <w:rPr>
            <w:rStyle w:val="Hyperlink"/>
            <w:noProof/>
          </w:rPr>
          <w:t>Key Assumptions</w:t>
        </w:r>
        <w:r w:rsidR="0085205A">
          <w:rPr>
            <w:noProof/>
            <w:webHidden/>
          </w:rPr>
          <w:tab/>
        </w:r>
        <w:r w:rsidR="0085205A">
          <w:rPr>
            <w:noProof/>
            <w:webHidden/>
          </w:rPr>
          <w:fldChar w:fldCharType="begin"/>
        </w:r>
        <w:r w:rsidR="0085205A">
          <w:rPr>
            <w:noProof/>
            <w:webHidden/>
          </w:rPr>
          <w:instrText xml:space="preserve"> PAGEREF _Toc411545752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3AF0C97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3" w:history="1">
        <w:r w:rsidR="0085205A" w:rsidRPr="00FE35DE">
          <w:rPr>
            <w:rStyle w:val="Hyperlink"/>
            <w:noProof/>
          </w:rPr>
          <w:t>1.5</w:t>
        </w:r>
        <w:r w:rsidR="0085205A">
          <w:rPr>
            <w:rFonts w:eastAsiaTheme="minorEastAsia" w:cstheme="minorBidi"/>
            <w:b w:val="0"/>
            <w:bCs w:val="0"/>
            <w:noProof/>
            <w:lang w:val="en-IN" w:eastAsia="en-IN"/>
          </w:rPr>
          <w:tab/>
        </w:r>
        <w:r w:rsidR="0085205A" w:rsidRPr="00FE35DE">
          <w:rPr>
            <w:rStyle w:val="Hyperlink"/>
            <w:noProof/>
          </w:rPr>
          <w:t>Open Issues (OI)</w:t>
        </w:r>
        <w:r w:rsidR="0085205A">
          <w:rPr>
            <w:noProof/>
            <w:webHidden/>
          </w:rPr>
          <w:tab/>
        </w:r>
        <w:r w:rsidR="0085205A">
          <w:rPr>
            <w:noProof/>
            <w:webHidden/>
          </w:rPr>
          <w:fldChar w:fldCharType="begin"/>
        </w:r>
        <w:r w:rsidR="0085205A">
          <w:rPr>
            <w:noProof/>
            <w:webHidden/>
          </w:rPr>
          <w:instrText xml:space="preserve"> PAGEREF _Toc411545753 \h </w:instrText>
        </w:r>
        <w:r w:rsidR="0085205A">
          <w:rPr>
            <w:noProof/>
            <w:webHidden/>
          </w:rPr>
        </w:r>
        <w:r w:rsidR="0085205A">
          <w:rPr>
            <w:noProof/>
            <w:webHidden/>
          </w:rPr>
          <w:fldChar w:fldCharType="separate"/>
        </w:r>
        <w:r w:rsidR="0085205A">
          <w:rPr>
            <w:noProof/>
            <w:webHidden/>
          </w:rPr>
          <w:t>5</w:t>
        </w:r>
        <w:r w:rsidR="0085205A">
          <w:rPr>
            <w:noProof/>
            <w:webHidden/>
          </w:rPr>
          <w:fldChar w:fldCharType="end"/>
        </w:r>
      </w:hyperlink>
    </w:p>
    <w:p w14:paraId="426E8F89"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4" w:history="1">
        <w:r w:rsidR="0085205A" w:rsidRPr="00FE35DE">
          <w:rPr>
            <w:rStyle w:val="Hyperlink"/>
            <w:noProof/>
          </w:rPr>
          <w:t>1.6</w:t>
        </w:r>
        <w:r w:rsidR="0085205A">
          <w:rPr>
            <w:rFonts w:eastAsiaTheme="minorEastAsia" w:cstheme="minorBidi"/>
            <w:b w:val="0"/>
            <w:bCs w:val="0"/>
            <w:noProof/>
            <w:lang w:val="en-IN" w:eastAsia="en-IN"/>
          </w:rPr>
          <w:tab/>
        </w:r>
        <w:r w:rsidR="0085205A" w:rsidRPr="00FE35DE">
          <w:rPr>
            <w:rStyle w:val="Hyperlink"/>
            <w:noProof/>
          </w:rPr>
          <w:t>Action Points (AP)</w:t>
        </w:r>
        <w:r w:rsidR="0085205A">
          <w:rPr>
            <w:noProof/>
            <w:webHidden/>
          </w:rPr>
          <w:tab/>
        </w:r>
        <w:r w:rsidR="0085205A">
          <w:rPr>
            <w:noProof/>
            <w:webHidden/>
          </w:rPr>
          <w:fldChar w:fldCharType="begin"/>
        </w:r>
        <w:r w:rsidR="0085205A">
          <w:rPr>
            <w:noProof/>
            <w:webHidden/>
          </w:rPr>
          <w:instrText xml:space="preserve"> PAGEREF _Toc411545754 \h </w:instrText>
        </w:r>
        <w:r w:rsidR="0085205A">
          <w:rPr>
            <w:noProof/>
            <w:webHidden/>
          </w:rPr>
        </w:r>
        <w:r w:rsidR="0085205A">
          <w:rPr>
            <w:noProof/>
            <w:webHidden/>
          </w:rPr>
          <w:fldChar w:fldCharType="separate"/>
        </w:r>
        <w:r w:rsidR="0085205A">
          <w:rPr>
            <w:noProof/>
            <w:webHidden/>
          </w:rPr>
          <w:t>9</w:t>
        </w:r>
        <w:r w:rsidR="0085205A">
          <w:rPr>
            <w:noProof/>
            <w:webHidden/>
          </w:rPr>
          <w:fldChar w:fldCharType="end"/>
        </w:r>
      </w:hyperlink>
    </w:p>
    <w:p w14:paraId="26854D6B"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5" w:history="1">
        <w:r w:rsidR="0085205A" w:rsidRPr="00FE35DE">
          <w:rPr>
            <w:rStyle w:val="Hyperlink"/>
            <w:noProof/>
          </w:rPr>
          <w:t>1.7</w:t>
        </w:r>
        <w:r w:rsidR="0085205A">
          <w:rPr>
            <w:rFonts w:eastAsiaTheme="minorEastAsia" w:cstheme="minorBidi"/>
            <w:b w:val="0"/>
            <w:bCs w:val="0"/>
            <w:noProof/>
            <w:lang w:val="en-IN" w:eastAsia="en-IN"/>
          </w:rPr>
          <w:tab/>
        </w:r>
        <w:r w:rsidR="0085205A" w:rsidRPr="00FE35DE">
          <w:rPr>
            <w:rStyle w:val="Hyperlink"/>
            <w:noProof/>
          </w:rPr>
          <w:t>System Limitations</w:t>
        </w:r>
        <w:r w:rsidR="0085205A">
          <w:rPr>
            <w:noProof/>
            <w:webHidden/>
          </w:rPr>
          <w:tab/>
        </w:r>
        <w:r w:rsidR="0085205A">
          <w:rPr>
            <w:noProof/>
            <w:webHidden/>
          </w:rPr>
          <w:fldChar w:fldCharType="begin"/>
        </w:r>
        <w:r w:rsidR="0085205A">
          <w:rPr>
            <w:noProof/>
            <w:webHidden/>
          </w:rPr>
          <w:instrText xml:space="preserve"> PAGEREF _Toc411545755 \h </w:instrText>
        </w:r>
        <w:r w:rsidR="0085205A">
          <w:rPr>
            <w:noProof/>
            <w:webHidden/>
          </w:rPr>
        </w:r>
        <w:r w:rsidR="0085205A">
          <w:rPr>
            <w:noProof/>
            <w:webHidden/>
          </w:rPr>
          <w:fldChar w:fldCharType="separate"/>
        </w:r>
        <w:r w:rsidR="0085205A">
          <w:rPr>
            <w:noProof/>
            <w:webHidden/>
          </w:rPr>
          <w:t>11</w:t>
        </w:r>
        <w:r w:rsidR="0085205A">
          <w:rPr>
            <w:noProof/>
            <w:webHidden/>
          </w:rPr>
          <w:fldChar w:fldCharType="end"/>
        </w:r>
      </w:hyperlink>
    </w:p>
    <w:p w14:paraId="62F7C2C2"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6" w:history="1">
        <w:r w:rsidR="0085205A" w:rsidRPr="00FE35DE">
          <w:rPr>
            <w:rStyle w:val="Hyperlink"/>
            <w:noProof/>
          </w:rPr>
          <w:t>1.8</w:t>
        </w:r>
        <w:r w:rsidR="0085205A">
          <w:rPr>
            <w:rFonts w:eastAsiaTheme="minorEastAsia" w:cstheme="minorBidi"/>
            <w:b w:val="0"/>
            <w:bCs w:val="0"/>
            <w:noProof/>
            <w:lang w:val="en-IN" w:eastAsia="en-IN"/>
          </w:rPr>
          <w:tab/>
        </w:r>
        <w:r w:rsidR="0085205A" w:rsidRPr="00FE35DE">
          <w:rPr>
            <w:rStyle w:val="Hyperlink"/>
            <w:noProof/>
          </w:rPr>
          <w:t>Requirement Structure and Numbering Plan</w:t>
        </w:r>
        <w:r w:rsidR="0085205A">
          <w:rPr>
            <w:noProof/>
            <w:webHidden/>
          </w:rPr>
          <w:tab/>
        </w:r>
        <w:r w:rsidR="0085205A">
          <w:rPr>
            <w:noProof/>
            <w:webHidden/>
          </w:rPr>
          <w:fldChar w:fldCharType="begin"/>
        </w:r>
        <w:r w:rsidR="0085205A">
          <w:rPr>
            <w:noProof/>
            <w:webHidden/>
          </w:rPr>
          <w:instrText xml:space="preserve"> PAGEREF _Toc411545756 \h </w:instrText>
        </w:r>
        <w:r w:rsidR="0085205A">
          <w:rPr>
            <w:noProof/>
            <w:webHidden/>
          </w:rPr>
        </w:r>
        <w:r w:rsidR="0085205A">
          <w:rPr>
            <w:noProof/>
            <w:webHidden/>
          </w:rPr>
          <w:fldChar w:fldCharType="separate"/>
        </w:r>
        <w:r w:rsidR="0085205A">
          <w:rPr>
            <w:noProof/>
            <w:webHidden/>
          </w:rPr>
          <w:t>11</w:t>
        </w:r>
        <w:r w:rsidR="0085205A">
          <w:rPr>
            <w:noProof/>
            <w:webHidden/>
          </w:rPr>
          <w:fldChar w:fldCharType="end"/>
        </w:r>
      </w:hyperlink>
    </w:p>
    <w:p w14:paraId="55F771DB"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7" w:history="1">
        <w:r w:rsidR="0085205A" w:rsidRPr="00FE35DE">
          <w:rPr>
            <w:rStyle w:val="Hyperlink"/>
            <w:noProof/>
          </w:rPr>
          <w:t>1.9</w:t>
        </w:r>
        <w:r w:rsidR="0085205A">
          <w:rPr>
            <w:rFonts w:eastAsiaTheme="minorEastAsia" w:cstheme="minorBidi"/>
            <w:b w:val="0"/>
            <w:bCs w:val="0"/>
            <w:noProof/>
            <w:lang w:val="en-IN" w:eastAsia="en-IN"/>
          </w:rPr>
          <w:tab/>
        </w:r>
        <w:r w:rsidR="0085205A" w:rsidRPr="00FE35DE">
          <w:rPr>
            <w:rStyle w:val="Hyperlink"/>
            <w:noProof/>
          </w:rPr>
          <w:t>Glossary</w:t>
        </w:r>
        <w:r w:rsidR="0085205A">
          <w:rPr>
            <w:noProof/>
            <w:webHidden/>
          </w:rPr>
          <w:tab/>
        </w:r>
        <w:r w:rsidR="0085205A">
          <w:rPr>
            <w:noProof/>
            <w:webHidden/>
          </w:rPr>
          <w:fldChar w:fldCharType="begin"/>
        </w:r>
        <w:r w:rsidR="0085205A">
          <w:rPr>
            <w:noProof/>
            <w:webHidden/>
          </w:rPr>
          <w:instrText xml:space="preserve"> PAGEREF _Toc411545757 \h </w:instrText>
        </w:r>
        <w:r w:rsidR="0085205A">
          <w:rPr>
            <w:noProof/>
            <w:webHidden/>
          </w:rPr>
        </w:r>
        <w:r w:rsidR="0085205A">
          <w:rPr>
            <w:noProof/>
            <w:webHidden/>
          </w:rPr>
          <w:fldChar w:fldCharType="separate"/>
        </w:r>
        <w:r w:rsidR="0085205A">
          <w:rPr>
            <w:noProof/>
            <w:webHidden/>
          </w:rPr>
          <w:t>12</w:t>
        </w:r>
        <w:r w:rsidR="0085205A">
          <w:rPr>
            <w:noProof/>
            <w:webHidden/>
          </w:rPr>
          <w:fldChar w:fldCharType="end"/>
        </w:r>
      </w:hyperlink>
    </w:p>
    <w:p w14:paraId="10D7AF2F"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58" w:history="1">
        <w:r w:rsidR="0085205A" w:rsidRPr="00FE35DE">
          <w:rPr>
            <w:rStyle w:val="Hyperlink"/>
            <w:noProof/>
          </w:rPr>
          <w:t>1.10</w:t>
        </w:r>
        <w:r w:rsidR="0085205A">
          <w:rPr>
            <w:rFonts w:eastAsiaTheme="minorEastAsia" w:cstheme="minorBidi"/>
            <w:b w:val="0"/>
            <w:bCs w:val="0"/>
            <w:noProof/>
            <w:lang w:val="en-IN" w:eastAsia="en-IN"/>
          </w:rPr>
          <w:tab/>
        </w:r>
        <w:r w:rsidR="0085205A" w:rsidRPr="00FE35DE">
          <w:rPr>
            <w:rStyle w:val="Hyperlink"/>
            <w:noProof/>
          </w:rPr>
          <w:t>References</w:t>
        </w:r>
        <w:r w:rsidR="0085205A">
          <w:rPr>
            <w:noProof/>
            <w:webHidden/>
          </w:rPr>
          <w:tab/>
        </w:r>
        <w:r w:rsidR="0085205A">
          <w:rPr>
            <w:noProof/>
            <w:webHidden/>
          </w:rPr>
          <w:fldChar w:fldCharType="begin"/>
        </w:r>
        <w:r w:rsidR="0085205A">
          <w:rPr>
            <w:noProof/>
            <w:webHidden/>
          </w:rPr>
          <w:instrText xml:space="preserve"> PAGEREF _Toc411545758 \h </w:instrText>
        </w:r>
        <w:r w:rsidR="0085205A">
          <w:rPr>
            <w:noProof/>
            <w:webHidden/>
          </w:rPr>
        </w:r>
        <w:r w:rsidR="0085205A">
          <w:rPr>
            <w:noProof/>
            <w:webHidden/>
          </w:rPr>
          <w:fldChar w:fldCharType="separate"/>
        </w:r>
        <w:r w:rsidR="0085205A">
          <w:rPr>
            <w:noProof/>
            <w:webHidden/>
          </w:rPr>
          <w:t>13</w:t>
        </w:r>
        <w:r w:rsidR="0085205A">
          <w:rPr>
            <w:noProof/>
            <w:webHidden/>
          </w:rPr>
          <w:fldChar w:fldCharType="end"/>
        </w:r>
      </w:hyperlink>
    </w:p>
    <w:p w14:paraId="3D6862A2"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759" w:history="1">
        <w:r w:rsidR="0085205A" w:rsidRPr="00FE35DE">
          <w:rPr>
            <w:rStyle w:val="Hyperlink"/>
            <w:noProof/>
          </w:rPr>
          <w:t>2</w:t>
        </w:r>
        <w:r w:rsidR="0085205A">
          <w:rPr>
            <w:rFonts w:eastAsiaTheme="minorEastAsia" w:cstheme="minorBidi"/>
            <w:b w:val="0"/>
            <w:bCs w:val="0"/>
            <w:i w:val="0"/>
            <w:iCs w:val="0"/>
            <w:noProof/>
            <w:sz w:val="22"/>
            <w:szCs w:val="22"/>
            <w:lang w:val="en-IN" w:eastAsia="en-IN"/>
          </w:rPr>
          <w:tab/>
        </w:r>
        <w:r w:rsidR="0085205A" w:rsidRPr="00FE35DE">
          <w:rPr>
            <w:rStyle w:val="Hyperlink"/>
            <w:noProof/>
          </w:rPr>
          <w:t>System Overview</w:t>
        </w:r>
        <w:r w:rsidR="0085205A">
          <w:rPr>
            <w:noProof/>
            <w:webHidden/>
          </w:rPr>
          <w:tab/>
        </w:r>
        <w:r w:rsidR="0085205A">
          <w:rPr>
            <w:noProof/>
            <w:webHidden/>
          </w:rPr>
          <w:fldChar w:fldCharType="begin"/>
        </w:r>
        <w:r w:rsidR="0085205A">
          <w:rPr>
            <w:noProof/>
            <w:webHidden/>
          </w:rPr>
          <w:instrText xml:space="preserve"> PAGEREF _Toc411545759 \h </w:instrText>
        </w:r>
        <w:r w:rsidR="0085205A">
          <w:rPr>
            <w:noProof/>
            <w:webHidden/>
          </w:rPr>
        </w:r>
        <w:r w:rsidR="0085205A">
          <w:rPr>
            <w:noProof/>
            <w:webHidden/>
          </w:rPr>
          <w:fldChar w:fldCharType="separate"/>
        </w:r>
        <w:r w:rsidR="0085205A">
          <w:rPr>
            <w:noProof/>
            <w:webHidden/>
          </w:rPr>
          <w:t>14</w:t>
        </w:r>
        <w:r w:rsidR="0085205A">
          <w:rPr>
            <w:noProof/>
            <w:webHidden/>
          </w:rPr>
          <w:fldChar w:fldCharType="end"/>
        </w:r>
      </w:hyperlink>
    </w:p>
    <w:p w14:paraId="689CC268"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60" w:history="1">
        <w:r w:rsidR="0085205A" w:rsidRPr="00FE35DE">
          <w:rPr>
            <w:rStyle w:val="Hyperlink"/>
            <w:noProof/>
          </w:rPr>
          <w:t>2.1</w:t>
        </w:r>
        <w:r w:rsidR="0085205A">
          <w:rPr>
            <w:rFonts w:eastAsiaTheme="minorEastAsia" w:cstheme="minorBidi"/>
            <w:b w:val="0"/>
            <w:bCs w:val="0"/>
            <w:noProof/>
            <w:lang w:val="en-IN" w:eastAsia="en-IN"/>
          </w:rPr>
          <w:tab/>
        </w:r>
        <w:r w:rsidR="0085205A" w:rsidRPr="00FE35DE">
          <w:rPr>
            <w:rStyle w:val="Hyperlink"/>
            <w:noProof/>
          </w:rPr>
          <w:t>Overview</w:t>
        </w:r>
        <w:r w:rsidR="0085205A">
          <w:rPr>
            <w:noProof/>
            <w:webHidden/>
          </w:rPr>
          <w:tab/>
        </w:r>
        <w:r w:rsidR="0085205A">
          <w:rPr>
            <w:noProof/>
            <w:webHidden/>
          </w:rPr>
          <w:fldChar w:fldCharType="begin"/>
        </w:r>
        <w:r w:rsidR="0085205A">
          <w:rPr>
            <w:noProof/>
            <w:webHidden/>
          </w:rPr>
          <w:instrText xml:space="preserve"> PAGEREF _Toc411545760 \h </w:instrText>
        </w:r>
        <w:r w:rsidR="0085205A">
          <w:rPr>
            <w:noProof/>
            <w:webHidden/>
          </w:rPr>
        </w:r>
        <w:r w:rsidR="0085205A">
          <w:rPr>
            <w:noProof/>
            <w:webHidden/>
          </w:rPr>
          <w:fldChar w:fldCharType="separate"/>
        </w:r>
        <w:r w:rsidR="0085205A">
          <w:rPr>
            <w:noProof/>
            <w:webHidden/>
          </w:rPr>
          <w:t>14</w:t>
        </w:r>
        <w:r w:rsidR="0085205A">
          <w:rPr>
            <w:noProof/>
            <w:webHidden/>
          </w:rPr>
          <w:fldChar w:fldCharType="end"/>
        </w:r>
      </w:hyperlink>
    </w:p>
    <w:p w14:paraId="60DAFCA6"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61" w:history="1">
        <w:r w:rsidR="0085205A" w:rsidRPr="00FE35DE">
          <w:rPr>
            <w:rStyle w:val="Hyperlink"/>
            <w:noProof/>
          </w:rPr>
          <w:t>2.2</w:t>
        </w:r>
        <w:r w:rsidR="0085205A">
          <w:rPr>
            <w:rFonts w:eastAsiaTheme="minorEastAsia" w:cstheme="minorBidi"/>
            <w:b w:val="0"/>
            <w:bCs w:val="0"/>
            <w:noProof/>
            <w:lang w:val="en-IN" w:eastAsia="en-IN"/>
          </w:rPr>
          <w:tab/>
        </w:r>
        <w:r w:rsidR="0085205A" w:rsidRPr="00FE35DE">
          <w:rPr>
            <w:rStyle w:val="Hyperlink"/>
            <w:noProof/>
          </w:rPr>
          <w:t>Building Blocks</w:t>
        </w:r>
        <w:r w:rsidR="0085205A">
          <w:rPr>
            <w:noProof/>
            <w:webHidden/>
          </w:rPr>
          <w:tab/>
        </w:r>
        <w:r w:rsidR="0085205A">
          <w:rPr>
            <w:noProof/>
            <w:webHidden/>
          </w:rPr>
          <w:fldChar w:fldCharType="begin"/>
        </w:r>
        <w:r w:rsidR="0085205A">
          <w:rPr>
            <w:noProof/>
            <w:webHidden/>
          </w:rPr>
          <w:instrText xml:space="preserve"> PAGEREF _Toc411545761 \h </w:instrText>
        </w:r>
        <w:r w:rsidR="0085205A">
          <w:rPr>
            <w:noProof/>
            <w:webHidden/>
          </w:rPr>
        </w:r>
        <w:r w:rsidR="0085205A">
          <w:rPr>
            <w:noProof/>
            <w:webHidden/>
          </w:rPr>
          <w:fldChar w:fldCharType="separate"/>
        </w:r>
        <w:r w:rsidR="0085205A">
          <w:rPr>
            <w:noProof/>
            <w:webHidden/>
          </w:rPr>
          <w:t>14</w:t>
        </w:r>
        <w:r w:rsidR="0085205A">
          <w:rPr>
            <w:noProof/>
            <w:webHidden/>
          </w:rPr>
          <w:fldChar w:fldCharType="end"/>
        </w:r>
      </w:hyperlink>
    </w:p>
    <w:p w14:paraId="4C1B6996"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62" w:history="1">
        <w:r w:rsidR="0085205A" w:rsidRPr="00FE35DE">
          <w:rPr>
            <w:rStyle w:val="Hyperlink"/>
            <w:noProof/>
          </w:rPr>
          <w:t>2.3</w:t>
        </w:r>
        <w:r w:rsidR="0085205A">
          <w:rPr>
            <w:rFonts w:eastAsiaTheme="minorEastAsia" w:cstheme="minorBidi"/>
            <w:b w:val="0"/>
            <w:bCs w:val="0"/>
            <w:noProof/>
            <w:lang w:val="en-IN" w:eastAsia="en-IN"/>
          </w:rPr>
          <w:tab/>
        </w:r>
        <w:r w:rsidR="0085205A" w:rsidRPr="00FE35DE">
          <w:rPr>
            <w:rStyle w:val="Hyperlink"/>
            <w:noProof/>
          </w:rPr>
          <w:t>User interfaces</w:t>
        </w:r>
        <w:r w:rsidR="0085205A">
          <w:rPr>
            <w:noProof/>
            <w:webHidden/>
          </w:rPr>
          <w:tab/>
        </w:r>
        <w:r w:rsidR="0085205A">
          <w:rPr>
            <w:noProof/>
            <w:webHidden/>
          </w:rPr>
          <w:fldChar w:fldCharType="begin"/>
        </w:r>
        <w:r w:rsidR="0085205A">
          <w:rPr>
            <w:noProof/>
            <w:webHidden/>
          </w:rPr>
          <w:instrText xml:space="preserve"> PAGEREF _Toc411545762 \h </w:instrText>
        </w:r>
        <w:r w:rsidR="0085205A">
          <w:rPr>
            <w:noProof/>
            <w:webHidden/>
          </w:rPr>
        </w:r>
        <w:r w:rsidR="0085205A">
          <w:rPr>
            <w:noProof/>
            <w:webHidden/>
          </w:rPr>
          <w:fldChar w:fldCharType="separate"/>
        </w:r>
        <w:r w:rsidR="0085205A">
          <w:rPr>
            <w:noProof/>
            <w:webHidden/>
          </w:rPr>
          <w:t>16</w:t>
        </w:r>
        <w:r w:rsidR="0085205A">
          <w:rPr>
            <w:noProof/>
            <w:webHidden/>
          </w:rPr>
          <w:fldChar w:fldCharType="end"/>
        </w:r>
      </w:hyperlink>
    </w:p>
    <w:p w14:paraId="52AE6DF1"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763" w:history="1">
        <w:r w:rsidR="0085205A" w:rsidRPr="00FE35DE">
          <w:rPr>
            <w:rStyle w:val="Hyperlink"/>
            <w:noProof/>
          </w:rPr>
          <w:t>3</w:t>
        </w:r>
        <w:r w:rsidR="0085205A">
          <w:rPr>
            <w:rFonts w:eastAsiaTheme="minorEastAsia" w:cstheme="minorBidi"/>
            <w:b w:val="0"/>
            <w:bCs w:val="0"/>
            <w:i w:val="0"/>
            <w:iCs w:val="0"/>
            <w:noProof/>
            <w:sz w:val="22"/>
            <w:szCs w:val="22"/>
            <w:lang w:val="en-IN" w:eastAsia="en-IN"/>
          </w:rPr>
          <w:tab/>
        </w:r>
        <w:r w:rsidR="0085205A" w:rsidRPr="00FE35DE">
          <w:rPr>
            <w:rStyle w:val="Hyperlink"/>
            <w:noProof/>
          </w:rPr>
          <w:t>System Requirements</w:t>
        </w:r>
        <w:r w:rsidR="0085205A">
          <w:rPr>
            <w:noProof/>
            <w:webHidden/>
          </w:rPr>
          <w:tab/>
        </w:r>
        <w:r w:rsidR="0085205A">
          <w:rPr>
            <w:noProof/>
            <w:webHidden/>
          </w:rPr>
          <w:fldChar w:fldCharType="begin"/>
        </w:r>
        <w:r w:rsidR="0085205A">
          <w:rPr>
            <w:noProof/>
            <w:webHidden/>
          </w:rPr>
          <w:instrText xml:space="preserve"> PAGEREF _Toc411545763 \h </w:instrText>
        </w:r>
        <w:r w:rsidR="0085205A">
          <w:rPr>
            <w:noProof/>
            <w:webHidden/>
          </w:rPr>
        </w:r>
        <w:r w:rsidR="0085205A">
          <w:rPr>
            <w:noProof/>
            <w:webHidden/>
          </w:rPr>
          <w:fldChar w:fldCharType="separate"/>
        </w:r>
        <w:r w:rsidR="0085205A">
          <w:rPr>
            <w:noProof/>
            <w:webHidden/>
          </w:rPr>
          <w:t>17</w:t>
        </w:r>
        <w:r w:rsidR="0085205A">
          <w:rPr>
            <w:noProof/>
            <w:webHidden/>
          </w:rPr>
          <w:fldChar w:fldCharType="end"/>
        </w:r>
      </w:hyperlink>
    </w:p>
    <w:p w14:paraId="08BC9736"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64" w:history="1">
        <w:r w:rsidR="0085205A" w:rsidRPr="00FE35DE">
          <w:rPr>
            <w:rStyle w:val="Hyperlink"/>
            <w:noProof/>
          </w:rPr>
          <w:t>3.1</w:t>
        </w:r>
        <w:r w:rsidR="0085205A">
          <w:rPr>
            <w:rFonts w:eastAsiaTheme="minorEastAsia" w:cstheme="minorBidi"/>
            <w:b w:val="0"/>
            <w:bCs w:val="0"/>
            <w:noProof/>
            <w:lang w:val="en-IN" w:eastAsia="en-IN"/>
          </w:rPr>
          <w:tab/>
        </w:r>
        <w:r w:rsidR="0085205A" w:rsidRPr="00FE35DE">
          <w:rPr>
            <w:rStyle w:val="Hyperlink"/>
            <w:noProof/>
          </w:rPr>
          <w:t>Data &amp; Language Management</w:t>
        </w:r>
        <w:r w:rsidR="0085205A">
          <w:rPr>
            <w:noProof/>
            <w:webHidden/>
          </w:rPr>
          <w:tab/>
        </w:r>
        <w:r w:rsidR="0085205A">
          <w:rPr>
            <w:noProof/>
            <w:webHidden/>
          </w:rPr>
          <w:fldChar w:fldCharType="begin"/>
        </w:r>
        <w:r w:rsidR="0085205A">
          <w:rPr>
            <w:noProof/>
            <w:webHidden/>
          </w:rPr>
          <w:instrText xml:space="preserve"> PAGEREF _Toc411545764 \h </w:instrText>
        </w:r>
        <w:r w:rsidR="0085205A">
          <w:rPr>
            <w:noProof/>
            <w:webHidden/>
          </w:rPr>
        </w:r>
        <w:r w:rsidR="0085205A">
          <w:rPr>
            <w:noProof/>
            <w:webHidden/>
          </w:rPr>
          <w:fldChar w:fldCharType="separate"/>
        </w:r>
        <w:r w:rsidR="0085205A">
          <w:rPr>
            <w:noProof/>
            <w:webHidden/>
          </w:rPr>
          <w:t>17</w:t>
        </w:r>
        <w:r w:rsidR="0085205A">
          <w:rPr>
            <w:noProof/>
            <w:webHidden/>
          </w:rPr>
          <w:fldChar w:fldCharType="end"/>
        </w:r>
      </w:hyperlink>
    </w:p>
    <w:p w14:paraId="4601B23B" w14:textId="77777777" w:rsidR="0085205A" w:rsidRDefault="00FE52AE">
      <w:pPr>
        <w:pStyle w:val="TOC3"/>
        <w:rPr>
          <w:rFonts w:eastAsiaTheme="minorEastAsia" w:cstheme="minorBidi"/>
          <w:b w:val="0"/>
          <w:sz w:val="22"/>
          <w:szCs w:val="22"/>
          <w:lang w:val="en-IN" w:eastAsia="en-IN"/>
        </w:rPr>
      </w:pPr>
      <w:hyperlink w:anchor="_Toc411545765" w:history="1">
        <w:r w:rsidR="0085205A" w:rsidRPr="00FE35DE">
          <w:rPr>
            <w:rStyle w:val="Hyperlink"/>
          </w:rPr>
          <w:t>3.1.1</w:t>
        </w:r>
        <w:r w:rsidR="0085205A">
          <w:rPr>
            <w:rFonts w:eastAsiaTheme="minorEastAsia" w:cstheme="minorBidi"/>
            <w:b w:val="0"/>
            <w:sz w:val="22"/>
            <w:szCs w:val="22"/>
            <w:lang w:val="en-IN" w:eastAsia="en-IN"/>
          </w:rPr>
          <w:tab/>
        </w:r>
        <w:r w:rsidR="0085205A" w:rsidRPr="00FE35DE">
          <w:rPr>
            <w:rStyle w:val="Hyperlink"/>
          </w:rPr>
          <w:t>Location Data handling</w:t>
        </w:r>
        <w:r w:rsidR="0085205A">
          <w:rPr>
            <w:webHidden/>
          </w:rPr>
          <w:tab/>
        </w:r>
        <w:r w:rsidR="0085205A">
          <w:rPr>
            <w:webHidden/>
          </w:rPr>
          <w:fldChar w:fldCharType="begin"/>
        </w:r>
        <w:r w:rsidR="0085205A">
          <w:rPr>
            <w:webHidden/>
          </w:rPr>
          <w:instrText xml:space="preserve"> PAGEREF _Toc411545765 \h </w:instrText>
        </w:r>
        <w:r w:rsidR="0085205A">
          <w:rPr>
            <w:webHidden/>
          </w:rPr>
        </w:r>
        <w:r w:rsidR="0085205A">
          <w:rPr>
            <w:webHidden/>
          </w:rPr>
          <w:fldChar w:fldCharType="separate"/>
        </w:r>
        <w:r w:rsidR="0085205A">
          <w:rPr>
            <w:webHidden/>
          </w:rPr>
          <w:t>17</w:t>
        </w:r>
        <w:r w:rsidR="0085205A">
          <w:rPr>
            <w:webHidden/>
          </w:rPr>
          <w:fldChar w:fldCharType="end"/>
        </w:r>
      </w:hyperlink>
    </w:p>
    <w:p w14:paraId="4A1F6371" w14:textId="77777777" w:rsidR="0085205A" w:rsidRDefault="00FE52AE">
      <w:pPr>
        <w:pStyle w:val="TOC3"/>
        <w:rPr>
          <w:rFonts w:eastAsiaTheme="minorEastAsia" w:cstheme="minorBidi"/>
          <w:b w:val="0"/>
          <w:sz w:val="22"/>
          <w:szCs w:val="22"/>
          <w:lang w:val="en-IN" w:eastAsia="en-IN"/>
        </w:rPr>
      </w:pPr>
      <w:hyperlink w:anchor="_Toc411545766" w:history="1">
        <w:r w:rsidR="0085205A" w:rsidRPr="00FE35DE">
          <w:rPr>
            <w:rStyle w:val="Hyperlink"/>
          </w:rPr>
          <w:t>3.1.2</w:t>
        </w:r>
        <w:r w:rsidR="0085205A">
          <w:rPr>
            <w:rFonts w:eastAsiaTheme="minorEastAsia" w:cstheme="minorBidi"/>
            <w:b w:val="0"/>
            <w:sz w:val="22"/>
            <w:szCs w:val="22"/>
            <w:lang w:val="en-IN" w:eastAsia="en-IN"/>
          </w:rPr>
          <w:tab/>
        </w:r>
        <w:r w:rsidR="0085205A" w:rsidRPr="00FE35DE">
          <w:rPr>
            <w:rStyle w:val="Hyperlink"/>
          </w:rPr>
          <w:t>FLW Data Handling</w:t>
        </w:r>
        <w:r w:rsidR="0085205A">
          <w:rPr>
            <w:webHidden/>
          </w:rPr>
          <w:tab/>
        </w:r>
        <w:r w:rsidR="0085205A">
          <w:rPr>
            <w:webHidden/>
          </w:rPr>
          <w:fldChar w:fldCharType="begin"/>
        </w:r>
        <w:r w:rsidR="0085205A">
          <w:rPr>
            <w:webHidden/>
          </w:rPr>
          <w:instrText xml:space="preserve"> PAGEREF _Toc411545766 \h </w:instrText>
        </w:r>
        <w:r w:rsidR="0085205A">
          <w:rPr>
            <w:webHidden/>
          </w:rPr>
        </w:r>
        <w:r w:rsidR="0085205A">
          <w:rPr>
            <w:webHidden/>
          </w:rPr>
          <w:fldChar w:fldCharType="separate"/>
        </w:r>
        <w:r w:rsidR="0085205A">
          <w:rPr>
            <w:webHidden/>
          </w:rPr>
          <w:t>18</w:t>
        </w:r>
        <w:r w:rsidR="0085205A">
          <w:rPr>
            <w:webHidden/>
          </w:rPr>
          <w:fldChar w:fldCharType="end"/>
        </w:r>
      </w:hyperlink>
    </w:p>
    <w:p w14:paraId="3136B002" w14:textId="77777777" w:rsidR="0085205A" w:rsidRDefault="00FE52AE">
      <w:pPr>
        <w:pStyle w:val="TOC3"/>
        <w:rPr>
          <w:rFonts w:eastAsiaTheme="minorEastAsia" w:cstheme="minorBidi"/>
          <w:b w:val="0"/>
          <w:sz w:val="22"/>
          <w:szCs w:val="22"/>
          <w:lang w:val="en-IN" w:eastAsia="en-IN"/>
        </w:rPr>
      </w:pPr>
      <w:hyperlink w:anchor="_Toc411545767" w:history="1">
        <w:r w:rsidR="0085205A" w:rsidRPr="00FE35DE">
          <w:rPr>
            <w:rStyle w:val="Hyperlink"/>
          </w:rPr>
          <w:t>3.1.3</w:t>
        </w:r>
        <w:r w:rsidR="0085205A">
          <w:rPr>
            <w:rFonts w:eastAsiaTheme="minorEastAsia" w:cstheme="minorBidi"/>
            <w:b w:val="0"/>
            <w:sz w:val="22"/>
            <w:szCs w:val="22"/>
            <w:lang w:val="en-IN" w:eastAsia="en-IN"/>
          </w:rPr>
          <w:tab/>
        </w:r>
        <w:r w:rsidR="0085205A" w:rsidRPr="00FE35DE">
          <w:rPr>
            <w:rStyle w:val="Hyperlink"/>
          </w:rPr>
          <w:t>MCTS Beneficiary Data Handling</w:t>
        </w:r>
        <w:r w:rsidR="0085205A">
          <w:rPr>
            <w:webHidden/>
          </w:rPr>
          <w:tab/>
        </w:r>
        <w:r w:rsidR="0085205A">
          <w:rPr>
            <w:webHidden/>
          </w:rPr>
          <w:fldChar w:fldCharType="begin"/>
        </w:r>
        <w:r w:rsidR="0085205A">
          <w:rPr>
            <w:webHidden/>
          </w:rPr>
          <w:instrText xml:space="preserve"> PAGEREF _Toc411545767 \h </w:instrText>
        </w:r>
        <w:r w:rsidR="0085205A">
          <w:rPr>
            <w:webHidden/>
          </w:rPr>
        </w:r>
        <w:r w:rsidR="0085205A">
          <w:rPr>
            <w:webHidden/>
          </w:rPr>
          <w:fldChar w:fldCharType="separate"/>
        </w:r>
        <w:r w:rsidR="0085205A">
          <w:rPr>
            <w:webHidden/>
          </w:rPr>
          <w:t>22</w:t>
        </w:r>
        <w:r w:rsidR="0085205A">
          <w:rPr>
            <w:webHidden/>
          </w:rPr>
          <w:fldChar w:fldCharType="end"/>
        </w:r>
      </w:hyperlink>
    </w:p>
    <w:p w14:paraId="1A0AFAEB" w14:textId="77777777" w:rsidR="0085205A" w:rsidRDefault="00FE52AE">
      <w:pPr>
        <w:pStyle w:val="TOC3"/>
        <w:rPr>
          <w:rFonts w:eastAsiaTheme="minorEastAsia" w:cstheme="minorBidi"/>
          <w:b w:val="0"/>
          <w:sz w:val="22"/>
          <w:szCs w:val="22"/>
          <w:lang w:val="en-IN" w:eastAsia="en-IN"/>
        </w:rPr>
      </w:pPr>
      <w:hyperlink w:anchor="_Toc411545768" w:history="1">
        <w:r w:rsidR="0085205A" w:rsidRPr="00FE35DE">
          <w:rPr>
            <w:rStyle w:val="Hyperlink"/>
          </w:rPr>
          <w:t>3.1.4</w:t>
        </w:r>
        <w:r w:rsidR="0085205A">
          <w:rPr>
            <w:rFonts w:eastAsiaTheme="minorEastAsia" w:cstheme="minorBidi"/>
            <w:b w:val="0"/>
            <w:sz w:val="22"/>
            <w:szCs w:val="22"/>
            <w:lang w:val="en-IN" w:eastAsia="en-IN"/>
          </w:rPr>
          <w:tab/>
        </w:r>
        <w:r w:rsidR="0085205A" w:rsidRPr="00FE35DE">
          <w:rPr>
            <w:rStyle w:val="Hyperlink"/>
          </w:rPr>
          <w:t>Language Selection Requirements</w:t>
        </w:r>
        <w:r w:rsidR="0085205A">
          <w:rPr>
            <w:webHidden/>
          </w:rPr>
          <w:tab/>
        </w:r>
        <w:r w:rsidR="0085205A">
          <w:rPr>
            <w:webHidden/>
          </w:rPr>
          <w:fldChar w:fldCharType="begin"/>
        </w:r>
        <w:r w:rsidR="0085205A">
          <w:rPr>
            <w:webHidden/>
          </w:rPr>
          <w:instrText xml:space="preserve"> PAGEREF _Toc411545768 \h </w:instrText>
        </w:r>
        <w:r w:rsidR="0085205A">
          <w:rPr>
            <w:webHidden/>
          </w:rPr>
        </w:r>
        <w:r w:rsidR="0085205A">
          <w:rPr>
            <w:webHidden/>
          </w:rPr>
          <w:fldChar w:fldCharType="separate"/>
        </w:r>
        <w:r w:rsidR="0085205A">
          <w:rPr>
            <w:webHidden/>
          </w:rPr>
          <w:t>24</w:t>
        </w:r>
        <w:r w:rsidR="0085205A">
          <w:rPr>
            <w:webHidden/>
          </w:rPr>
          <w:fldChar w:fldCharType="end"/>
        </w:r>
      </w:hyperlink>
    </w:p>
    <w:p w14:paraId="3248DA12"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69" w:history="1">
        <w:r w:rsidR="0085205A" w:rsidRPr="00FE35DE">
          <w:rPr>
            <w:rStyle w:val="Hyperlink"/>
            <w:noProof/>
          </w:rPr>
          <w:t>3.2</w:t>
        </w:r>
        <w:r w:rsidR="0085205A">
          <w:rPr>
            <w:rFonts w:eastAsiaTheme="minorEastAsia" w:cstheme="minorBidi"/>
            <w:b w:val="0"/>
            <w:bCs w:val="0"/>
            <w:noProof/>
            <w:lang w:val="en-IN" w:eastAsia="en-IN"/>
          </w:rPr>
          <w:tab/>
        </w:r>
        <w:r w:rsidR="0085205A" w:rsidRPr="00FE35DE">
          <w:rPr>
            <w:rStyle w:val="Hyperlink"/>
            <w:noProof/>
          </w:rPr>
          <w:t>Operability</w:t>
        </w:r>
        <w:r w:rsidR="0085205A">
          <w:rPr>
            <w:noProof/>
            <w:webHidden/>
          </w:rPr>
          <w:tab/>
        </w:r>
        <w:r w:rsidR="0085205A">
          <w:rPr>
            <w:noProof/>
            <w:webHidden/>
          </w:rPr>
          <w:fldChar w:fldCharType="begin"/>
        </w:r>
        <w:r w:rsidR="0085205A">
          <w:rPr>
            <w:noProof/>
            <w:webHidden/>
          </w:rPr>
          <w:instrText xml:space="preserve"> PAGEREF _Toc411545769 \h </w:instrText>
        </w:r>
        <w:r w:rsidR="0085205A">
          <w:rPr>
            <w:noProof/>
            <w:webHidden/>
          </w:rPr>
        </w:r>
        <w:r w:rsidR="0085205A">
          <w:rPr>
            <w:noProof/>
            <w:webHidden/>
          </w:rPr>
          <w:fldChar w:fldCharType="separate"/>
        </w:r>
        <w:r w:rsidR="0085205A">
          <w:rPr>
            <w:noProof/>
            <w:webHidden/>
          </w:rPr>
          <w:t>26</w:t>
        </w:r>
        <w:r w:rsidR="0085205A">
          <w:rPr>
            <w:noProof/>
            <w:webHidden/>
          </w:rPr>
          <w:fldChar w:fldCharType="end"/>
        </w:r>
      </w:hyperlink>
    </w:p>
    <w:p w14:paraId="2FE2B011" w14:textId="77777777" w:rsidR="0085205A" w:rsidRDefault="00FE52AE">
      <w:pPr>
        <w:pStyle w:val="TOC3"/>
        <w:rPr>
          <w:rFonts w:eastAsiaTheme="minorEastAsia" w:cstheme="minorBidi"/>
          <w:b w:val="0"/>
          <w:sz w:val="22"/>
          <w:szCs w:val="22"/>
          <w:lang w:val="en-IN" w:eastAsia="en-IN"/>
        </w:rPr>
      </w:pPr>
      <w:hyperlink w:anchor="_Toc411545770" w:history="1">
        <w:r w:rsidR="0085205A" w:rsidRPr="00FE35DE">
          <w:rPr>
            <w:rStyle w:val="Hyperlink"/>
          </w:rPr>
          <w:t>3.2.1</w:t>
        </w:r>
        <w:r w:rsidR="0085205A">
          <w:rPr>
            <w:rFonts w:eastAsiaTheme="minorEastAsia" w:cstheme="minorBidi"/>
            <w:b w:val="0"/>
            <w:sz w:val="22"/>
            <w:szCs w:val="22"/>
            <w:lang w:val="en-IN" w:eastAsia="en-IN"/>
          </w:rPr>
          <w:tab/>
        </w:r>
        <w:r w:rsidR="0085205A" w:rsidRPr="00FE35DE">
          <w:rPr>
            <w:rStyle w:val="Hyperlink"/>
          </w:rPr>
          <w:t xml:space="preserve">Configuration Management </w:t>
        </w:r>
        <w:r w:rsidR="0085205A">
          <w:rPr>
            <w:webHidden/>
          </w:rPr>
          <w:tab/>
        </w:r>
        <w:r w:rsidR="0085205A">
          <w:rPr>
            <w:webHidden/>
          </w:rPr>
          <w:fldChar w:fldCharType="begin"/>
        </w:r>
        <w:r w:rsidR="0085205A">
          <w:rPr>
            <w:webHidden/>
          </w:rPr>
          <w:instrText xml:space="preserve"> PAGEREF _Toc411545770 \h </w:instrText>
        </w:r>
        <w:r w:rsidR="0085205A">
          <w:rPr>
            <w:webHidden/>
          </w:rPr>
        </w:r>
        <w:r w:rsidR="0085205A">
          <w:rPr>
            <w:webHidden/>
          </w:rPr>
          <w:fldChar w:fldCharType="separate"/>
        </w:r>
        <w:r w:rsidR="0085205A">
          <w:rPr>
            <w:webHidden/>
          </w:rPr>
          <w:t>26</w:t>
        </w:r>
        <w:r w:rsidR="0085205A">
          <w:rPr>
            <w:webHidden/>
          </w:rPr>
          <w:fldChar w:fldCharType="end"/>
        </w:r>
      </w:hyperlink>
    </w:p>
    <w:p w14:paraId="2689599D" w14:textId="77777777" w:rsidR="0085205A" w:rsidRDefault="00FE52AE">
      <w:pPr>
        <w:pStyle w:val="TOC3"/>
        <w:rPr>
          <w:rFonts w:eastAsiaTheme="minorEastAsia" w:cstheme="minorBidi"/>
          <w:b w:val="0"/>
          <w:sz w:val="22"/>
          <w:szCs w:val="22"/>
          <w:lang w:val="en-IN" w:eastAsia="en-IN"/>
        </w:rPr>
      </w:pPr>
      <w:hyperlink w:anchor="_Toc411545771" w:history="1">
        <w:r w:rsidR="0085205A" w:rsidRPr="00FE35DE">
          <w:rPr>
            <w:rStyle w:val="Hyperlink"/>
          </w:rPr>
          <w:t>3.2.2</w:t>
        </w:r>
        <w:r w:rsidR="0085205A">
          <w:rPr>
            <w:rFonts w:eastAsiaTheme="minorEastAsia" w:cstheme="minorBidi"/>
            <w:b w:val="0"/>
            <w:sz w:val="22"/>
            <w:szCs w:val="22"/>
            <w:lang w:val="en-IN" w:eastAsia="en-IN"/>
          </w:rPr>
          <w:tab/>
        </w:r>
        <w:r w:rsidR="0085205A" w:rsidRPr="00FE35DE">
          <w:rPr>
            <w:rStyle w:val="Hyperlink"/>
          </w:rPr>
          <w:t>Security and User Access Control</w:t>
        </w:r>
        <w:r w:rsidR="0085205A">
          <w:rPr>
            <w:webHidden/>
          </w:rPr>
          <w:tab/>
        </w:r>
        <w:r w:rsidR="0085205A">
          <w:rPr>
            <w:webHidden/>
          </w:rPr>
          <w:fldChar w:fldCharType="begin"/>
        </w:r>
        <w:r w:rsidR="0085205A">
          <w:rPr>
            <w:webHidden/>
          </w:rPr>
          <w:instrText xml:space="preserve"> PAGEREF _Toc411545771 \h </w:instrText>
        </w:r>
        <w:r w:rsidR="0085205A">
          <w:rPr>
            <w:webHidden/>
          </w:rPr>
        </w:r>
        <w:r w:rsidR="0085205A">
          <w:rPr>
            <w:webHidden/>
          </w:rPr>
          <w:fldChar w:fldCharType="separate"/>
        </w:r>
        <w:r w:rsidR="0085205A">
          <w:rPr>
            <w:webHidden/>
          </w:rPr>
          <w:t>26</w:t>
        </w:r>
        <w:r w:rsidR="0085205A">
          <w:rPr>
            <w:webHidden/>
          </w:rPr>
          <w:fldChar w:fldCharType="end"/>
        </w:r>
      </w:hyperlink>
    </w:p>
    <w:p w14:paraId="7E3FA2EA" w14:textId="77777777" w:rsidR="0085205A" w:rsidRDefault="00FE52AE">
      <w:pPr>
        <w:pStyle w:val="TOC3"/>
        <w:rPr>
          <w:rFonts w:eastAsiaTheme="minorEastAsia" w:cstheme="minorBidi"/>
          <w:b w:val="0"/>
          <w:sz w:val="22"/>
          <w:szCs w:val="22"/>
          <w:lang w:val="en-IN" w:eastAsia="en-IN"/>
        </w:rPr>
      </w:pPr>
      <w:hyperlink w:anchor="_Toc411545772" w:history="1">
        <w:r w:rsidR="0085205A" w:rsidRPr="00FE35DE">
          <w:rPr>
            <w:rStyle w:val="Hyperlink"/>
          </w:rPr>
          <w:t>3.2.3</w:t>
        </w:r>
        <w:r w:rsidR="0085205A">
          <w:rPr>
            <w:rFonts w:eastAsiaTheme="minorEastAsia" w:cstheme="minorBidi"/>
            <w:b w:val="0"/>
            <w:sz w:val="22"/>
            <w:szCs w:val="22"/>
            <w:lang w:val="en-IN" w:eastAsia="en-IN"/>
          </w:rPr>
          <w:tab/>
        </w:r>
        <w:r w:rsidR="0085205A" w:rsidRPr="00FE35DE">
          <w:rPr>
            <w:rStyle w:val="Hyperlink"/>
          </w:rPr>
          <w:t>General Reporting Requirements</w:t>
        </w:r>
        <w:r w:rsidR="0085205A">
          <w:rPr>
            <w:webHidden/>
          </w:rPr>
          <w:tab/>
        </w:r>
        <w:r w:rsidR="0085205A">
          <w:rPr>
            <w:webHidden/>
          </w:rPr>
          <w:fldChar w:fldCharType="begin"/>
        </w:r>
        <w:r w:rsidR="0085205A">
          <w:rPr>
            <w:webHidden/>
          </w:rPr>
          <w:instrText xml:space="preserve"> PAGEREF _Toc411545772 \h </w:instrText>
        </w:r>
        <w:r w:rsidR="0085205A">
          <w:rPr>
            <w:webHidden/>
          </w:rPr>
        </w:r>
        <w:r w:rsidR="0085205A">
          <w:rPr>
            <w:webHidden/>
          </w:rPr>
          <w:fldChar w:fldCharType="separate"/>
        </w:r>
        <w:r w:rsidR="0085205A">
          <w:rPr>
            <w:webHidden/>
          </w:rPr>
          <w:t>28</w:t>
        </w:r>
        <w:r w:rsidR="0085205A">
          <w:rPr>
            <w:webHidden/>
          </w:rPr>
          <w:fldChar w:fldCharType="end"/>
        </w:r>
      </w:hyperlink>
    </w:p>
    <w:p w14:paraId="6A59E4C4" w14:textId="77777777" w:rsidR="0085205A" w:rsidRDefault="00FE52AE">
      <w:pPr>
        <w:pStyle w:val="TOC3"/>
        <w:rPr>
          <w:rFonts w:eastAsiaTheme="minorEastAsia" w:cstheme="minorBidi"/>
          <w:b w:val="0"/>
          <w:sz w:val="22"/>
          <w:szCs w:val="22"/>
          <w:lang w:val="en-IN" w:eastAsia="en-IN"/>
        </w:rPr>
      </w:pPr>
      <w:hyperlink w:anchor="_Toc411545773" w:history="1">
        <w:r w:rsidR="0085205A" w:rsidRPr="00FE35DE">
          <w:rPr>
            <w:rStyle w:val="Hyperlink"/>
          </w:rPr>
          <w:t>3.2.4</w:t>
        </w:r>
        <w:r w:rsidR="0085205A">
          <w:rPr>
            <w:rFonts w:eastAsiaTheme="minorEastAsia" w:cstheme="minorBidi"/>
            <w:b w:val="0"/>
            <w:sz w:val="22"/>
            <w:szCs w:val="22"/>
            <w:lang w:val="en-IN" w:eastAsia="en-IN"/>
          </w:rPr>
          <w:tab/>
        </w:r>
        <w:r w:rsidR="0085205A" w:rsidRPr="00FE35DE">
          <w:rPr>
            <w:rStyle w:val="Hyperlink"/>
          </w:rPr>
          <w:t>Backup and Archiving</w:t>
        </w:r>
        <w:r w:rsidR="0085205A">
          <w:rPr>
            <w:webHidden/>
          </w:rPr>
          <w:tab/>
        </w:r>
        <w:r w:rsidR="0085205A">
          <w:rPr>
            <w:webHidden/>
          </w:rPr>
          <w:fldChar w:fldCharType="begin"/>
        </w:r>
        <w:r w:rsidR="0085205A">
          <w:rPr>
            <w:webHidden/>
          </w:rPr>
          <w:instrText xml:space="preserve"> PAGEREF _Toc411545773 \h </w:instrText>
        </w:r>
        <w:r w:rsidR="0085205A">
          <w:rPr>
            <w:webHidden/>
          </w:rPr>
        </w:r>
        <w:r w:rsidR="0085205A">
          <w:rPr>
            <w:webHidden/>
          </w:rPr>
          <w:fldChar w:fldCharType="separate"/>
        </w:r>
        <w:r w:rsidR="0085205A">
          <w:rPr>
            <w:webHidden/>
          </w:rPr>
          <w:t>29</w:t>
        </w:r>
        <w:r w:rsidR="0085205A">
          <w:rPr>
            <w:webHidden/>
          </w:rPr>
          <w:fldChar w:fldCharType="end"/>
        </w:r>
      </w:hyperlink>
    </w:p>
    <w:p w14:paraId="15AA137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74" w:history="1">
        <w:r w:rsidR="0085205A" w:rsidRPr="00FE35DE">
          <w:rPr>
            <w:rStyle w:val="Hyperlink"/>
            <w:noProof/>
          </w:rPr>
          <w:t>3.3</w:t>
        </w:r>
        <w:r w:rsidR="0085205A">
          <w:rPr>
            <w:rFonts w:eastAsiaTheme="minorEastAsia" w:cstheme="minorBidi"/>
            <w:b w:val="0"/>
            <w:bCs w:val="0"/>
            <w:noProof/>
            <w:lang w:val="en-IN" w:eastAsia="en-IN"/>
          </w:rPr>
          <w:tab/>
        </w:r>
        <w:r w:rsidR="0085205A" w:rsidRPr="00FE35DE">
          <w:rPr>
            <w:rStyle w:val="Hyperlink"/>
            <w:noProof/>
          </w:rPr>
          <w:t>Non-Functional Requirements</w:t>
        </w:r>
        <w:r w:rsidR="0085205A">
          <w:rPr>
            <w:noProof/>
            <w:webHidden/>
          </w:rPr>
          <w:tab/>
        </w:r>
        <w:r w:rsidR="0085205A">
          <w:rPr>
            <w:noProof/>
            <w:webHidden/>
          </w:rPr>
          <w:fldChar w:fldCharType="begin"/>
        </w:r>
        <w:r w:rsidR="0085205A">
          <w:rPr>
            <w:noProof/>
            <w:webHidden/>
          </w:rPr>
          <w:instrText xml:space="preserve"> PAGEREF _Toc411545774 \h </w:instrText>
        </w:r>
        <w:r w:rsidR="0085205A">
          <w:rPr>
            <w:noProof/>
            <w:webHidden/>
          </w:rPr>
        </w:r>
        <w:r w:rsidR="0085205A">
          <w:rPr>
            <w:noProof/>
            <w:webHidden/>
          </w:rPr>
          <w:fldChar w:fldCharType="separate"/>
        </w:r>
        <w:r w:rsidR="0085205A">
          <w:rPr>
            <w:noProof/>
            <w:webHidden/>
          </w:rPr>
          <w:t>29</w:t>
        </w:r>
        <w:r w:rsidR="0085205A">
          <w:rPr>
            <w:noProof/>
            <w:webHidden/>
          </w:rPr>
          <w:fldChar w:fldCharType="end"/>
        </w:r>
      </w:hyperlink>
    </w:p>
    <w:p w14:paraId="38BA658C" w14:textId="77777777" w:rsidR="0085205A" w:rsidRDefault="00FE52AE">
      <w:pPr>
        <w:pStyle w:val="TOC3"/>
        <w:rPr>
          <w:rFonts w:eastAsiaTheme="minorEastAsia" w:cstheme="minorBidi"/>
          <w:b w:val="0"/>
          <w:sz w:val="22"/>
          <w:szCs w:val="22"/>
          <w:lang w:val="en-IN" w:eastAsia="en-IN"/>
        </w:rPr>
      </w:pPr>
      <w:hyperlink w:anchor="_Toc411545775" w:history="1">
        <w:r w:rsidR="0085205A" w:rsidRPr="00FE35DE">
          <w:rPr>
            <w:rStyle w:val="Hyperlink"/>
          </w:rPr>
          <w:t>3.3.1</w:t>
        </w:r>
        <w:r w:rsidR="0085205A">
          <w:rPr>
            <w:rFonts w:eastAsiaTheme="minorEastAsia" w:cstheme="minorBidi"/>
            <w:b w:val="0"/>
            <w:sz w:val="22"/>
            <w:szCs w:val="22"/>
            <w:lang w:val="en-IN" w:eastAsia="en-IN"/>
          </w:rPr>
          <w:tab/>
        </w:r>
        <w:r w:rsidR="0085205A" w:rsidRPr="00FE35DE">
          <w:rPr>
            <w:rStyle w:val="Hyperlink"/>
          </w:rPr>
          <w:t>Packaging and Installation Requirements</w:t>
        </w:r>
        <w:r w:rsidR="0085205A">
          <w:rPr>
            <w:webHidden/>
          </w:rPr>
          <w:tab/>
        </w:r>
        <w:r w:rsidR="0085205A">
          <w:rPr>
            <w:webHidden/>
          </w:rPr>
          <w:fldChar w:fldCharType="begin"/>
        </w:r>
        <w:r w:rsidR="0085205A">
          <w:rPr>
            <w:webHidden/>
          </w:rPr>
          <w:instrText xml:space="preserve"> PAGEREF _Toc411545775 \h </w:instrText>
        </w:r>
        <w:r w:rsidR="0085205A">
          <w:rPr>
            <w:webHidden/>
          </w:rPr>
        </w:r>
        <w:r w:rsidR="0085205A">
          <w:rPr>
            <w:webHidden/>
          </w:rPr>
          <w:fldChar w:fldCharType="separate"/>
        </w:r>
        <w:r w:rsidR="0085205A">
          <w:rPr>
            <w:webHidden/>
          </w:rPr>
          <w:t>29</w:t>
        </w:r>
        <w:r w:rsidR="0085205A">
          <w:rPr>
            <w:webHidden/>
          </w:rPr>
          <w:fldChar w:fldCharType="end"/>
        </w:r>
      </w:hyperlink>
    </w:p>
    <w:p w14:paraId="61D67C1B" w14:textId="77777777" w:rsidR="0085205A" w:rsidRDefault="00FE52AE">
      <w:pPr>
        <w:pStyle w:val="TOC3"/>
        <w:rPr>
          <w:rFonts w:eastAsiaTheme="minorEastAsia" w:cstheme="minorBidi"/>
          <w:b w:val="0"/>
          <w:sz w:val="22"/>
          <w:szCs w:val="22"/>
          <w:lang w:val="en-IN" w:eastAsia="en-IN"/>
        </w:rPr>
      </w:pPr>
      <w:hyperlink w:anchor="_Toc411545776" w:history="1">
        <w:r w:rsidR="0085205A" w:rsidRPr="00FE35DE">
          <w:rPr>
            <w:rStyle w:val="Hyperlink"/>
          </w:rPr>
          <w:t>3.3.2</w:t>
        </w:r>
        <w:r w:rsidR="0085205A">
          <w:rPr>
            <w:rFonts w:eastAsiaTheme="minorEastAsia" w:cstheme="minorBidi"/>
            <w:b w:val="0"/>
            <w:sz w:val="22"/>
            <w:szCs w:val="22"/>
            <w:lang w:val="en-IN" w:eastAsia="en-IN"/>
          </w:rPr>
          <w:tab/>
        </w:r>
        <w:r w:rsidR="0085205A" w:rsidRPr="00FE35DE">
          <w:rPr>
            <w:rStyle w:val="Hyperlink"/>
          </w:rPr>
          <w:t>Deployment Requirements</w:t>
        </w:r>
        <w:r w:rsidR="0085205A">
          <w:rPr>
            <w:webHidden/>
          </w:rPr>
          <w:tab/>
        </w:r>
        <w:r w:rsidR="0085205A">
          <w:rPr>
            <w:webHidden/>
          </w:rPr>
          <w:fldChar w:fldCharType="begin"/>
        </w:r>
        <w:r w:rsidR="0085205A">
          <w:rPr>
            <w:webHidden/>
          </w:rPr>
          <w:instrText xml:space="preserve"> PAGEREF _Toc411545776 \h </w:instrText>
        </w:r>
        <w:r w:rsidR="0085205A">
          <w:rPr>
            <w:webHidden/>
          </w:rPr>
        </w:r>
        <w:r w:rsidR="0085205A">
          <w:rPr>
            <w:webHidden/>
          </w:rPr>
          <w:fldChar w:fldCharType="separate"/>
        </w:r>
        <w:r w:rsidR="0085205A">
          <w:rPr>
            <w:webHidden/>
          </w:rPr>
          <w:t>30</w:t>
        </w:r>
        <w:r w:rsidR="0085205A">
          <w:rPr>
            <w:webHidden/>
          </w:rPr>
          <w:fldChar w:fldCharType="end"/>
        </w:r>
      </w:hyperlink>
    </w:p>
    <w:p w14:paraId="7C640640" w14:textId="77777777" w:rsidR="0085205A" w:rsidRDefault="00FE52AE">
      <w:pPr>
        <w:pStyle w:val="TOC3"/>
        <w:rPr>
          <w:rFonts w:eastAsiaTheme="minorEastAsia" w:cstheme="minorBidi"/>
          <w:b w:val="0"/>
          <w:sz w:val="22"/>
          <w:szCs w:val="22"/>
          <w:lang w:val="en-IN" w:eastAsia="en-IN"/>
        </w:rPr>
      </w:pPr>
      <w:hyperlink w:anchor="_Toc411545777" w:history="1">
        <w:r w:rsidR="0085205A" w:rsidRPr="00FE35DE">
          <w:rPr>
            <w:rStyle w:val="Hyperlink"/>
          </w:rPr>
          <w:t>3.3.3</w:t>
        </w:r>
        <w:r w:rsidR="0085205A">
          <w:rPr>
            <w:rFonts w:eastAsiaTheme="minorEastAsia" w:cstheme="minorBidi"/>
            <w:b w:val="0"/>
            <w:sz w:val="22"/>
            <w:szCs w:val="22"/>
            <w:lang w:val="en-IN" w:eastAsia="en-IN"/>
          </w:rPr>
          <w:tab/>
        </w:r>
        <w:r w:rsidR="0085205A" w:rsidRPr="00FE35DE">
          <w:rPr>
            <w:rStyle w:val="Hyperlink"/>
          </w:rPr>
          <w:t>Mobile Number Portability</w:t>
        </w:r>
        <w:r w:rsidR="0085205A">
          <w:rPr>
            <w:webHidden/>
          </w:rPr>
          <w:tab/>
        </w:r>
        <w:r w:rsidR="0085205A">
          <w:rPr>
            <w:webHidden/>
          </w:rPr>
          <w:fldChar w:fldCharType="begin"/>
        </w:r>
        <w:r w:rsidR="0085205A">
          <w:rPr>
            <w:webHidden/>
          </w:rPr>
          <w:instrText xml:space="preserve"> PAGEREF _Toc411545777 \h </w:instrText>
        </w:r>
        <w:r w:rsidR="0085205A">
          <w:rPr>
            <w:webHidden/>
          </w:rPr>
        </w:r>
        <w:r w:rsidR="0085205A">
          <w:rPr>
            <w:webHidden/>
          </w:rPr>
          <w:fldChar w:fldCharType="separate"/>
        </w:r>
        <w:r w:rsidR="0085205A">
          <w:rPr>
            <w:webHidden/>
          </w:rPr>
          <w:t>31</w:t>
        </w:r>
        <w:r w:rsidR="0085205A">
          <w:rPr>
            <w:webHidden/>
          </w:rPr>
          <w:fldChar w:fldCharType="end"/>
        </w:r>
      </w:hyperlink>
    </w:p>
    <w:p w14:paraId="2450BB6A" w14:textId="77777777" w:rsidR="0085205A" w:rsidRDefault="00FE52AE">
      <w:pPr>
        <w:pStyle w:val="TOC3"/>
        <w:rPr>
          <w:rFonts w:eastAsiaTheme="minorEastAsia" w:cstheme="minorBidi"/>
          <w:b w:val="0"/>
          <w:sz w:val="22"/>
          <w:szCs w:val="22"/>
          <w:lang w:val="en-IN" w:eastAsia="en-IN"/>
        </w:rPr>
      </w:pPr>
      <w:hyperlink w:anchor="_Toc411545778" w:history="1">
        <w:r w:rsidR="0085205A" w:rsidRPr="00FE35DE">
          <w:rPr>
            <w:rStyle w:val="Hyperlink"/>
          </w:rPr>
          <w:t>3.3.4</w:t>
        </w:r>
        <w:r w:rsidR="0085205A">
          <w:rPr>
            <w:rFonts w:eastAsiaTheme="minorEastAsia" w:cstheme="minorBidi"/>
            <w:b w:val="0"/>
            <w:sz w:val="22"/>
            <w:szCs w:val="22"/>
            <w:lang w:val="en-IN" w:eastAsia="en-IN"/>
          </w:rPr>
          <w:tab/>
        </w:r>
        <w:r w:rsidR="0085205A" w:rsidRPr="00FE35DE">
          <w:rPr>
            <w:rStyle w:val="Hyperlink"/>
          </w:rPr>
          <w:t>Maintainability and Extensibility Requirements</w:t>
        </w:r>
        <w:r w:rsidR="0085205A">
          <w:rPr>
            <w:webHidden/>
          </w:rPr>
          <w:tab/>
        </w:r>
        <w:r w:rsidR="0085205A">
          <w:rPr>
            <w:webHidden/>
          </w:rPr>
          <w:fldChar w:fldCharType="begin"/>
        </w:r>
        <w:r w:rsidR="0085205A">
          <w:rPr>
            <w:webHidden/>
          </w:rPr>
          <w:instrText xml:space="preserve"> PAGEREF _Toc411545778 \h </w:instrText>
        </w:r>
        <w:r w:rsidR="0085205A">
          <w:rPr>
            <w:webHidden/>
          </w:rPr>
        </w:r>
        <w:r w:rsidR="0085205A">
          <w:rPr>
            <w:webHidden/>
          </w:rPr>
          <w:fldChar w:fldCharType="separate"/>
        </w:r>
        <w:r w:rsidR="0085205A">
          <w:rPr>
            <w:webHidden/>
          </w:rPr>
          <w:t>31</w:t>
        </w:r>
        <w:r w:rsidR="0085205A">
          <w:rPr>
            <w:webHidden/>
          </w:rPr>
          <w:fldChar w:fldCharType="end"/>
        </w:r>
      </w:hyperlink>
    </w:p>
    <w:p w14:paraId="48329638" w14:textId="77777777" w:rsidR="0085205A" w:rsidRDefault="00FE52AE">
      <w:pPr>
        <w:pStyle w:val="TOC3"/>
        <w:rPr>
          <w:rFonts w:eastAsiaTheme="minorEastAsia" w:cstheme="minorBidi"/>
          <w:b w:val="0"/>
          <w:sz w:val="22"/>
          <w:szCs w:val="22"/>
          <w:lang w:val="en-IN" w:eastAsia="en-IN"/>
        </w:rPr>
      </w:pPr>
      <w:hyperlink w:anchor="_Toc411545779" w:history="1">
        <w:r w:rsidR="0085205A" w:rsidRPr="00FE35DE">
          <w:rPr>
            <w:rStyle w:val="Hyperlink"/>
          </w:rPr>
          <w:t>3.3.5</w:t>
        </w:r>
        <w:r w:rsidR="0085205A">
          <w:rPr>
            <w:rFonts w:eastAsiaTheme="minorEastAsia" w:cstheme="minorBidi"/>
            <w:b w:val="0"/>
            <w:sz w:val="22"/>
            <w:szCs w:val="22"/>
            <w:lang w:val="en-IN" w:eastAsia="en-IN"/>
          </w:rPr>
          <w:tab/>
        </w:r>
        <w:r w:rsidR="0085205A" w:rsidRPr="00FE35DE">
          <w:rPr>
            <w:rStyle w:val="Hyperlink"/>
          </w:rPr>
          <w:t>Logging and Debugging Requirements</w:t>
        </w:r>
        <w:r w:rsidR="0085205A">
          <w:rPr>
            <w:webHidden/>
          </w:rPr>
          <w:tab/>
        </w:r>
        <w:r w:rsidR="0085205A">
          <w:rPr>
            <w:webHidden/>
          </w:rPr>
          <w:fldChar w:fldCharType="begin"/>
        </w:r>
        <w:r w:rsidR="0085205A">
          <w:rPr>
            <w:webHidden/>
          </w:rPr>
          <w:instrText xml:space="preserve"> PAGEREF _Toc411545779 \h </w:instrText>
        </w:r>
        <w:r w:rsidR="0085205A">
          <w:rPr>
            <w:webHidden/>
          </w:rPr>
        </w:r>
        <w:r w:rsidR="0085205A">
          <w:rPr>
            <w:webHidden/>
          </w:rPr>
          <w:fldChar w:fldCharType="separate"/>
        </w:r>
        <w:r w:rsidR="0085205A">
          <w:rPr>
            <w:webHidden/>
          </w:rPr>
          <w:t>32</w:t>
        </w:r>
        <w:r w:rsidR="0085205A">
          <w:rPr>
            <w:webHidden/>
          </w:rPr>
          <w:fldChar w:fldCharType="end"/>
        </w:r>
      </w:hyperlink>
    </w:p>
    <w:p w14:paraId="57B9AB79" w14:textId="77777777" w:rsidR="0085205A" w:rsidRDefault="00FE52AE">
      <w:pPr>
        <w:pStyle w:val="TOC3"/>
        <w:rPr>
          <w:rFonts w:eastAsiaTheme="minorEastAsia" w:cstheme="minorBidi"/>
          <w:b w:val="0"/>
          <w:sz w:val="22"/>
          <w:szCs w:val="22"/>
          <w:lang w:val="en-IN" w:eastAsia="en-IN"/>
        </w:rPr>
      </w:pPr>
      <w:hyperlink w:anchor="_Toc411545780" w:history="1">
        <w:r w:rsidR="0085205A" w:rsidRPr="00FE35DE">
          <w:rPr>
            <w:rStyle w:val="Hyperlink"/>
          </w:rPr>
          <w:t>3.3.6</w:t>
        </w:r>
        <w:r w:rsidR="0085205A">
          <w:rPr>
            <w:rFonts w:eastAsiaTheme="minorEastAsia" w:cstheme="minorBidi"/>
            <w:b w:val="0"/>
            <w:sz w:val="22"/>
            <w:szCs w:val="22"/>
            <w:lang w:val="en-IN" w:eastAsia="en-IN"/>
          </w:rPr>
          <w:tab/>
        </w:r>
        <w:r w:rsidR="0085205A" w:rsidRPr="00FE35DE">
          <w:rPr>
            <w:rStyle w:val="Hyperlink"/>
          </w:rPr>
          <w:t>Availability Requirements</w:t>
        </w:r>
        <w:r w:rsidR="0085205A">
          <w:rPr>
            <w:webHidden/>
          </w:rPr>
          <w:tab/>
        </w:r>
        <w:r w:rsidR="0085205A">
          <w:rPr>
            <w:webHidden/>
          </w:rPr>
          <w:fldChar w:fldCharType="begin"/>
        </w:r>
        <w:r w:rsidR="0085205A">
          <w:rPr>
            <w:webHidden/>
          </w:rPr>
          <w:instrText xml:space="preserve"> PAGEREF _Toc411545780 \h </w:instrText>
        </w:r>
        <w:r w:rsidR="0085205A">
          <w:rPr>
            <w:webHidden/>
          </w:rPr>
        </w:r>
        <w:r w:rsidR="0085205A">
          <w:rPr>
            <w:webHidden/>
          </w:rPr>
          <w:fldChar w:fldCharType="separate"/>
        </w:r>
        <w:r w:rsidR="0085205A">
          <w:rPr>
            <w:webHidden/>
          </w:rPr>
          <w:t>33</w:t>
        </w:r>
        <w:r w:rsidR="0085205A">
          <w:rPr>
            <w:webHidden/>
          </w:rPr>
          <w:fldChar w:fldCharType="end"/>
        </w:r>
      </w:hyperlink>
    </w:p>
    <w:p w14:paraId="08F42597"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781" w:history="1">
        <w:r w:rsidR="0085205A" w:rsidRPr="00FE35DE">
          <w:rPr>
            <w:rStyle w:val="Hyperlink"/>
            <w:noProof/>
          </w:rPr>
          <w:t>4</w:t>
        </w:r>
        <w:r w:rsidR="0085205A">
          <w:rPr>
            <w:rFonts w:eastAsiaTheme="minorEastAsia" w:cstheme="minorBidi"/>
            <w:b w:val="0"/>
            <w:bCs w:val="0"/>
            <w:i w:val="0"/>
            <w:iCs w:val="0"/>
            <w:noProof/>
            <w:sz w:val="22"/>
            <w:szCs w:val="22"/>
            <w:lang w:val="en-IN" w:eastAsia="en-IN"/>
          </w:rPr>
          <w:tab/>
        </w:r>
        <w:r w:rsidR="0085205A" w:rsidRPr="00FE35DE">
          <w:rPr>
            <w:rStyle w:val="Hyperlink"/>
            <w:noProof/>
          </w:rPr>
          <w:t>Mobile Academy (MA): Overview and Requirements</w:t>
        </w:r>
        <w:r w:rsidR="0085205A">
          <w:rPr>
            <w:noProof/>
            <w:webHidden/>
          </w:rPr>
          <w:tab/>
        </w:r>
        <w:r w:rsidR="0085205A">
          <w:rPr>
            <w:noProof/>
            <w:webHidden/>
          </w:rPr>
          <w:fldChar w:fldCharType="begin"/>
        </w:r>
        <w:r w:rsidR="0085205A">
          <w:rPr>
            <w:noProof/>
            <w:webHidden/>
          </w:rPr>
          <w:instrText xml:space="preserve"> PAGEREF _Toc411545781 \h </w:instrText>
        </w:r>
        <w:r w:rsidR="0085205A">
          <w:rPr>
            <w:noProof/>
            <w:webHidden/>
          </w:rPr>
        </w:r>
        <w:r w:rsidR="0085205A">
          <w:rPr>
            <w:noProof/>
            <w:webHidden/>
          </w:rPr>
          <w:fldChar w:fldCharType="separate"/>
        </w:r>
        <w:r w:rsidR="0085205A">
          <w:rPr>
            <w:noProof/>
            <w:webHidden/>
          </w:rPr>
          <w:t>34</w:t>
        </w:r>
        <w:r w:rsidR="0085205A">
          <w:rPr>
            <w:noProof/>
            <w:webHidden/>
          </w:rPr>
          <w:fldChar w:fldCharType="end"/>
        </w:r>
      </w:hyperlink>
    </w:p>
    <w:p w14:paraId="1952C329"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82" w:history="1">
        <w:r w:rsidR="0085205A" w:rsidRPr="00FE35DE">
          <w:rPr>
            <w:rStyle w:val="Hyperlink"/>
            <w:noProof/>
          </w:rPr>
          <w:t>4.1</w:t>
        </w:r>
        <w:r w:rsidR="0085205A">
          <w:rPr>
            <w:rFonts w:eastAsiaTheme="minorEastAsia" w:cstheme="minorBidi"/>
            <w:b w:val="0"/>
            <w:bCs w:val="0"/>
            <w:noProof/>
            <w:lang w:val="en-IN" w:eastAsia="en-IN"/>
          </w:rPr>
          <w:tab/>
        </w:r>
        <w:r w:rsidR="0085205A" w:rsidRPr="00FE35DE">
          <w:rPr>
            <w:rStyle w:val="Hyperlink"/>
            <w:noProof/>
          </w:rPr>
          <w:t>Service Overview</w:t>
        </w:r>
        <w:r w:rsidR="0085205A">
          <w:rPr>
            <w:noProof/>
            <w:webHidden/>
          </w:rPr>
          <w:tab/>
        </w:r>
        <w:r w:rsidR="0085205A">
          <w:rPr>
            <w:noProof/>
            <w:webHidden/>
          </w:rPr>
          <w:fldChar w:fldCharType="begin"/>
        </w:r>
        <w:r w:rsidR="0085205A">
          <w:rPr>
            <w:noProof/>
            <w:webHidden/>
          </w:rPr>
          <w:instrText xml:space="preserve"> PAGEREF _Toc411545782 \h </w:instrText>
        </w:r>
        <w:r w:rsidR="0085205A">
          <w:rPr>
            <w:noProof/>
            <w:webHidden/>
          </w:rPr>
        </w:r>
        <w:r w:rsidR="0085205A">
          <w:rPr>
            <w:noProof/>
            <w:webHidden/>
          </w:rPr>
          <w:fldChar w:fldCharType="separate"/>
        </w:r>
        <w:r w:rsidR="0085205A">
          <w:rPr>
            <w:noProof/>
            <w:webHidden/>
          </w:rPr>
          <w:t>34</w:t>
        </w:r>
        <w:r w:rsidR="0085205A">
          <w:rPr>
            <w:noProof/>
            <w:webHidden/>
          </w:rPr>
          <w:fldChar w:fldCharType="end"/>
        </w:r>
      </w:hyperlink>
    </w:p>
    <w:p w14:paraId="1715C34E"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83" w:history="1">
        <w:r w:rsidR="0085205A" w:rsidRPr="00FE35DE">
          <w:rPr>
            <w:rStyle w:val="Hyperlink"/>
            <w:noProof/>
          </w:rPr>
          <w:t>4.2</w:t>
        </w:r>
        <w:r w:rsidR="0085205A">
          <w:rPr>
            <w:rFonts w:eastAsiaTheme="minorEastAsia" w:cstheme="minorBidi"/>
            <w:b w:val="0"/>
            <w:bCs w:val="0"/>
            <w:noProof/>
            <w:lang w:val="en-IN" w:eastAsia="en-IN"/>
          </w:rPr>
          <w:tab/>
        </w:r>
        <w:r w:rsidR="0085205A" w:rsidRPr="00FE35DE">
          <w:rPr>
            <w:rStyle w:val="Hyperlink"/>
            <w:noProof/>
          </w:rPr>
          <w:t>Functional Requirements</w:t>
        </w:r>
        <w:r w:rsidR="0085205A">
          <w:rPr>
            <w:noProof/>
            <w:webHidden/>
          </w:rPr>
          <w:tab/>
        </w:r>
        <w:r w:rsidR="0085205A">
          <w:rPr>
            <w:noProof/>
            <w:webHidden/>
          </w:rPr>
          <w:fldChar w:fldCharType="begin"/>
        </w:r>
        <w:r w:rsidR="0085205A">
          <w:rPr>
            <w:noProof/>
            <w:webHidden/>
          </w:rPr>
          <w:instrText xml:space="preserve"> PAGEREF _Toc411545783 \h </w:instrText>
        </w:r>
        <w:r w:rsidR="0085205A">
          <w:rPr>
            <w:noProof/>
            <w:webHidden/>
          </w:rPr>
        </w:r>
        <w:r w:rsidR="0085205A">
          <w:rPr>
            <w:noProof/>
            <w:webHidden/>
          </w:rPr>
          <w:fldChar w:fldCharType="separate"/>
        </w:r>
        <w:r w:rsidR="0085205A">
          <w:rPr>
            <w:noProof/>
            <w:webHidden/>
          </w:rPr>
          <w:t>34</w:t>
        </w:r>
        <w:r w:rsidR="0085205A">
          <w:rPr>
            <w:noProof/>
            <w:webHidden/>
          </w:rPr>
          <w:fldChar w:fldCharType="end"/>
        </w:r>
      </w:hyperlink>
    </w:p>
    <w:p w14:paraId="38F23EC9" w14:textId="77777777" w:rsidR="0085205A" w:rsidRDefault="00FE52AE">
      <w:pPr>
        <w:pStyle w:val="TOC3"/>
        <w:rPr>
          <w:rFonts w:eastAsiaTheme="minorEastAsia" w:cstheme="minorBidi"/>
          <w:b w:val="0"/>
          <w:sz w:val="22"/>
          <w:szCs w:val="22"/>
          <w:lang w:val="en-IN" w:eastAsia="en-IN"/>
        </w:rPr>
      </w:pPr>
      <w:hyperlink w:anchor="_Toc411545784" w:history="1">
        <w:r w:rsidR="0085205A" w:rsidRPr="00FE35DE">
          <w:rPr>
            <w:rStyle w:val="Hyperlink"/>
          </w:rPr>
          <w:t>4.2.1</w:t>
        </w:r>
        <w:r w:rsidR="0085205A">
          <w:rPr>
            <w:rFonts w:eastAsiaTheme="minorEastAsia" w:cstheme="minorBidi"/>
            <w:b w:val="0"/>
            <w:sz w:val="22"/>
            <w:szCs w:val="22"/>
            <w:lang w:val="en-IN" w:eastAsia="en-IN"/>
          </w:rPr>
          <w:tab/>
        </w:r>
        <w:r w:rsidR="0085205A" w:rsidRPr="00FE35DE">
          <w:rPr>
            <w:rStyle w:val="Hyperlink"/>
          </w:rPr>
          <w:t>Service Access</w:t>
        </w:r>
        <w:r w:rsidR="0085205A">
          <w:rPr>
            <w:webHidden/>
          </w:rPr>
          <w:tab/>
        </w:r>
        <w:r w:rsidR="0085205A">
          <w:rPr>
            <w:webHidden/>
          </w:rPr>
          <w:fldChar w:fldCharType="begin"/>
        </w:r>
        <w:r w:rsidR="0085205A">
          <w:rPr>
            <w:webHidden/>
          </w:rPr>
          <w:instrText xml:space="preserve"> PAGEREF _Toc411545784 \h </w:instrText>
        </w:r>
        <w:r w:rsidR="0085205A">
          <w:rPr>
            <w:webHidden/>
          </w:rPr>
        </w:r>
        <w:r w:rsidR="0085205A">
          <w:rPr>
            <w:webHidden/>
          </w:rPr>
          <w:fldChar w:fldCharType="separate"/>
        </w:r>
        <w:r w:rsidR="0085205A">
          <w:rPr>
            <w:webHidden/>
          </w:rPr>
          <w:t>34</w:t>
        </w:r>
        <w:r w:rsidR="0085205A">
          <w:rPr>
            <w:webHidden/>
          </w:rPr>
          <w:fldChar w:fldCharType="end"/>
        </w:r>
      </w:hyperlink>
    </w:p>
    <w:p w14:paraId="405F6861" w14:textId="77777777" w:rsidR="0085205A" w:rsidRDefault="00FE52AE">
      <w:pPr>
        <w:pStyle w:val="TOC3"/>
        <w:rPr>
          <w:rFonts w:eastAsiaTheme="minorEastAsia" w:cstheme="minorBidi"/>
          <w:b w:val="0"/>
          <w:sz w:val="22"/>
          <w:szCs w:val="22"/>
          <w:lang w:val="en-IN" w:eastAsia="en-IN"/>
        </w:rPr>
      </w:pPr>
      <w:hyperlink w:anchor="_Toc411545785" w:history="1">
        <w:r w:rsidR="0085205A" w:rsidRPr="00FE35DE">
          <w:rPr>
            <w:rStyle w:val="Hyperlink"/>
          </w:rPr>
          <w:t>4.2.2</w:t>
        </w:r>
        <w:r w:rsidR="0085205A">
          <w:rPr>
            <w:rFonts w:eastAsiaTheme="minorEastAsia" w:cstheme="minorBidi"/>
            <w:b w:val="0"/>
            <w:sz w:val="22"/>
            <w:szCs w:val="22"/>
            <w:lang w:val="en-IN" w:eastAsia="en-IN"/>
          </w:rPr>
          <w:tab/>
        </w:r>
        <w:r w:rsidR="0085205A" w:rsidRPr="00FE35DE">
          <w:rPr>
            <w:rStyle w:val="Hyperlink"/>
          </w:rPr>
          <w:t>Course Structure &amp; Certification</w:t>
        </w:r>
        <w:r w:rsidR="0085205A">
          <w:rPr>
            <w:webHidden/>
          </w:rPr>
          <w:tab/>
        </w:r>
        <w:r w:rsidR="0085205A">
          <w:rPr>
            <w:webHidden/>
          </w:rPr>
          <w:fldChar w:fldCharType="begin"/>
        </w:r>
        <w:r w:rsidR="0085205A">
          <w:rPr>
            <w:webHidden/>
          </w:rPr>
          <w:instrText xml:space="preserve"> PAGEREF _Toc411545785 \h </w:instrText>
        </w:r>
        <w:r w:rsidR="0085205A">
          <w:rPr>
            <w:webHidden/>
          </w:rPr>
        </w:r>
        <w:r w:rsidR="0085205A">
          <w:rPr>
            <w:webHidden/>
          </w:rPr>
          <w:fldChar w:fldCharType="separate"/>
        </w:r>
        <w:r w:rsidR="0085205A">
          <w:rPr>
            <w:webHidden/>
          </w:rPr>
          <w:t>34</w:t>
        </w:r>
        <w:r w:rsidR="0085205A">
          <w:rPr>
            <w:webHidden/>
          </w:rPr>
          <w:fldChar w:fldCharType="end"/>
        </w:r>
      </w:hyperlink>
    </w:p>
    <w:p w14:paraId="27343665" w14:textId="77777777" w:rsidR="0085205A" w:rsidRDefault="00FE52AE">
      <w:pPr>
        <w:pStyle w:val="TOC3"/>
        <w:rPr>
          <w:rFonts w:eastAsiaTheme="minorEastAsia" w:cstheme="minorBidi"/>
          <w:b w:val="0"/>
          <w:sz w:val="22"/>
          <w:szCs w:val="22"/>
          <w:lang w:val="en-IN" w:eastAsia="en-IN"/>
        </w:rPr>
      </w:pPr>
      <w:hyperlink w:anchor="_Toc411545786" w:history="1">
        <w:r w:rsidR="0085205A" w:rsidRPr="00FE35DE">
          <w:rPr>
            <w:rStyle w:val="Hyperlink"/>
          </w:rPr>
          <w:t>4.2.3</w:t>
        </w:r>
        <w:r w:rsidR="0085205A">
          <w:rPr>
            <w:rFonts w:eastAsiaTheme="minorEastAsia" w:cstheme="minorBidi"/>
            <w:b w:val="0"/>
            <w:sz w:val="22"/>
            <w:szCs w:val="22"/>
            <w:lang w:val="en-IN" w:eastAsia="en-IN"/>
          </w:rPr>
          <w:tab/>
        </w:r>
        <w:r w:rsidR="0085205A" w:rsidRPr="00FE35DE">
          <w:rPr>
            <w:rStyle w:val="Hyperlink"/>
          </w:rPr>
          <w:t>IVR Handling</w:t>
        </w:r>
        <w:r w:rsidR="0085205A">
          <w:rPr>
            <w:webHidden/>
          </w:rPr>
          <w:tab/>
        </w:r>
        <w:r w:rsidR="0085205A">
          <w:rPr>
            <w:webHidden/>
          </w:rPr>
          <w:fldChar w:fldCharType="begin"/>
        </w:r>
        <w:r w:rsidR="0085205A">
          <w:rPr>
            <w:webHidden/>
          </w:rPr>
          <w:instrText xml:space="preserve"> PAGEREF _Toc411545786 \h </w:instrText>
        </w:r>
        <w:r w:rsidR="0085205A">
          <w:rPr>
            <w:webHidden/>
          </w:rPr>
        </w:r>
        <w:r w:rsidR="0085205A">
          <w:rPr>
            <w:webHidden/>
          </w:rPr>
          <w:fldChar w:fldCharType="separate"/>
        </w:r>
        <w:r w:rsidR="0085205A">
          <w:rPr>
            <w:webHidden/>
          </w:rPr>
          <w:t>36</w:t>
        </w:r>
        <w:r w:rsidR="0085205A">
          <w:rPr>
            <w:webHidden/>
          </w:rPr>
          <w:fldChar w:fldCharType="end"/>
        </w:r>
      </w:hyperlink>
    </w:p>
    <w:p w14:paraId="19177C69" w14:textId="77777777" w:rsidR="0085205A" w:rsidRDefault="00FE52AE">
      <w:pPr>
        <w:pStyle w:val="TOC3"/>
        <w:rPr>
          <w:rFonts w:eastAsiaTheme="minorEastAsia" w:cstheme="minorBidi"/>
          <w:b w:val="0"/>
          <w:sz w:val="22"/>
          <w:szCs w:val="22"/>
          <w:lang w:val="en-IN" w:eastAsia="en-IN"/>
        </w:rPr>
      </w:pPr>
      <w:hyperlink w:anchor="_Toc411545787" w:history="1">
        <w:r w:rsidR="0085205A" w:rsidRPr="00FE35DE">
          <w:rPr>
            <w:rStyle w:val="Hyperlink"/>
          </w:rPr>
          <w:t>4.2.4</w:t>
        </w:r>
        <w:r w:rsidR="0085205A">
          <w:rPr>
            <w:rFonts w:eastAsiaTheme="minorEastAsia" w:cstheme="minorBidi"/>
            <w:b w:val="0"/>
            <w:sz w:val="22"/>
            <w:szCs w:val="22"/>
            <w:lang w:val="en-IN" w:eastAsia="en-IN"/>
          </w:rPr>
          <w:tab/>
        </w:r>
        <w:r w:rsidR="0085205A" w:rsidRPr="00FE35DE">
          <w:rPr>
            <w:rStyle w:val="Hyperlink"/>
          </w:rPr>
          <w:t>Bookmark Handling</w:t>
        </w:r>
        <w:r w:rsidR="0085205A">
          <w:rPr>
            <w:webHidden/>
          </w:rPr>
          <w:tab/>
        </w:r>
        <w:r w:rsidR="0085205A">
          <w:rPr>
            <w:webHidden/>
          </w:rPr>
          <w:fldChar w:fldCharType="begin"/>
        </w:r>
        <w:r w:rsidR="0085205A">
          <w:rPr>
            <w:webHidden/>
          </w:rPr>
          <w:instrText xml:space="preserve"> PAGEREF _Toc411545787 \h </w:instrText>
        </w:r>
        <w:r w:rsidR="0085205A">
          <w:rPr>
            <w:webHidden/>
          </w:rPr>
        </w:r>
        <w:r w:rsidR="0085205A">
          <w:rPr>
            <w:webHidden/>
          </w:rPr>
          <w:fldChar w:fldCharType="separate"/>
        </w:r>
        <w:r w:rsidR="0085205A">
          <w:rPr>
            <w:webHidden/>
          </w:rPr>
          <w:t>37</w:t>
        </w:r>
        <w:r w:rsidR="0085205A">
          <w:rPr>
            <w:webHidden/>
          </w:rPr>
          <w:fldChar w:fldCharType="end"/>
        </w:r>
      </w:hyperlink>
    </w:p>
    <w:p w14:paraId="350C9911" w14:textId="77777777" w:rsidR="0085205A" w:rsidRDefault="00FE52AE">
      <w:pPr>
        <w:pStyle w:val="TOC3"/>
        <w:rPr>
          <w:rFonts w:eastAsiaTheme="minorEastAsia" w:cstheme="minorBidi"/>
          <w:b w:val="0"/>
          <w:sz w:val="22"/>
          <w:szCs w:val="22"/>
          <w:lang w:val="en-IN" w:eastAsia="en-IN"/>
        </w:rPr>
      </w:pPr>
      <w:hyperlink w:anchor="_Toc411545788" w:history="1">
        <w:r w:rsidR="0085205A" w:rsidRPr="00FE35DE">
          <w:rPr>
            <w:rStyle w:val="Hyperlink"/>
          </w:rPr>
          <w:t>4.2.5</w:t>
        </w:r>
        <w:r w:rsidR="0085205A">
          <w:rPr>
            <w:rFonts w:eastAsiaTheme="minorEastAsia" w:cstheme="minorBidi"/>
            <w:b w:val="0"/>
            <w:sz w:val="22"/>
            <w:szCs w:val="22"/>
            <w:lang w:val="en-IN" w:eastAsia="en-IN"/>
          </w:rPr>
          <w:tab/>
        </w:r>
        <w:r w:rsidR="0085205A" w:rsidRPr="00FE35DE">
          <w:rPr>
            <w:rStyle w:val="Hyperlink"/>
          </w:rPr>
          <w:t>Reporting</w:t>
        </w:r>
        <w:r w:rsidR="0085205A">
          <w:rPr>
            <w:webHidden/>
          </w:rPr>
          <w:tab/>
        </w:r>
        <w:r w:rsidR="0085205A">
          <w:rPr>
            <w:webHidden/>
          </w:rPr>
          <w:fldChar w:fldCharType="begin"/>
        </w:r>
        <w:r w:rsidR="0085205A">
          <w:rPr>
            <w:webHidden/>
          </w:rPr>
          <w:instrText xml:space="preserve"> PAGEREF _Toc411545788 \h </w:instrText>
        </w:r>
        <w:r w:rsidR="0085205A">
          <w:rPr>
            <w:webHidden/>
          </w:rPr>
        </w:r>
        <w:r w:rsidR="0085205A">
          <w:rPr>
            <w:webHidden/>
          </w:rPr>
          <w:fldChar w:fldCharType="separate"/>
        </w:r>
        <w:r w:rsidR="0085205A">
          <w:rPr>
            <w:webHidden/>
          </w:rPr>
          <w:t>37</w:t>
        </w:r>
        <w:r w:rsidR="0085205A">
          <w:rPr>
            <w:webHidden/>
          </w:rPr>
          <w:fldChar w:fldCharType="end"/>
        </w:r>
      </w:hyperlink>
    </w:p>
    <w:p w14:paraId="3F59019C" w14:textId="77777777" w:rsidR="0085205A" w:rsidRDefault="00FE52AE">
      <w:pPr>
        <w:pStyle w:val="TOC3"/>
        <w:rPr>
          <w:rFonts w:eastAsiaTheme="minorEastAsia" w:cstheme="minorBidi"/>
          <w:b w:val="0"/>
          <w:sz w:val="22"/>
          <w:szCs w:val="22"/>
          <w:lang w:val="en-IN" w:eastAsia="en-IN"/>
        </w:rPr>
      </w:pPr>
      <w:hyperlink w:anchor="_Toc411545789" w:history="1">
        <w:r w:rsidR="0085205A" w:rsidRPr="00FE35DE">
          <w:rPr>
            <w:rStyle w:val="Hyperlink"/>
          </w:rPr>
          <w:t>4.2.6</w:t>
        </w:r>
        <w:r w:rsidR="0085205A">
          <w:rPr>
            <w:rFonts w:eastAsiaTheme="minorEastAsia" w:cstheme="minorBidi"/>
            <w:b w:val="0"/>
            <w:sz w:val="22"/>
            <w:szCs w:val="22"/>
            <w:lang w:val="en-IN" w:eastAsia="en-IN"/>
          </w:rPr>
          <w:tab/>
        </w:r>
        <w:r w:rsidR="0085205A" w:rsidRPr="00FE35DE">
          <w:rPr>
            <w:rStyle w:val="Hyperlink"/>
          </w:rPr>
          <w:t>Content Management and Upload</w:t>
        </w:r>
        <w:r w:rsidR="0085205A">
          <w:rPr>
            <w:webHidden/>
          </w:rPr>
          <w:tab/>
        </w:r>
        <w:r w:rsidR="0085205A">
          <w:rPr>
            <w:webHidden/>
          </w:rPr>
          <w:fldChar w:fldCharType="begin"/>
        </w:r>
        <w:r w:rsidR="0085205A">
          <w:rPr>
            <w:webHidden/>
          </w:rPr>
          <w:instrText xml:space="preserve"> PAGEREF _Toc411545789 \h </w:instrText>
        </w:r>
        <w:r w:rsidR="0085205A">
          <w:rPr>
            <w:webHidden/>
          </w:rPr>
        </w:r>
        <w:r w:rsidR="0085205A">
          <w:rPr>
            <w:webHidden/>
          </w:rPr>
          <w:fldChar w:fldCharType="separate"/>
        </w:r>
        <w:r w:rsidR="0085205A">
          <w:rPr>
            <w:webHidden/>
          </w:rPr>
          <w:t>38</w:t>
        </w:r>
        <w:r w:rsidR="0085205A">
          <w:rPr>
            <w:webHidden/>
          </w:rPr>
          <w:fldChar w:fldCharType="end"/>
        </w:r>
      </w:hyperlink>
    </w:p>
    <w:p w14:paraId="549F8EBE"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90" w:history="1">
        <w:r w:rsidR="0085205A" w:rsidRPr="00FE35DE">
          <w:rPr>
            <w:rStyle w:val="Hyperlink"/>
            <w:noProof/>
          </w:rPr>
          <w:t>4.3</w:t>
        </w:r>
        <w:r w:rsidR="0085205A">
          <w:rPr>
            <w:rFonts w:eastAsiaTheme="minorEastAsia" w:cstheme="minorBidi"/>
            <w:b w:val="0"/>
            <w:bCs w:val="0"/>
            <w:noProof/>
            <w:lang w:val="en-IN" w:eastAsia="en-IN"/>
          </w:rPr>
          <w:tab/>
        </w:r>
        <w:r w:rsidR="0085205A" w:rsidRPr="00FE35DE">
          <w:rPr>
            <w:rStyle w:val="Hyperlink"/>
            <w:noProof/>
          </w:rPr>
          <w:t>Non-Functional Requirements</w:t>
        </w:r>
        <w:r w:rsidR="0085205A">
          <w:rPr>
            <w:noProof/>
            <w:webHidden/>
          </w:rPr>
          <w:tab/>
        </w:r>
        <w:r w:rsidR="0085205A">
          <w:rPr>
            <w:noProof/>
            <w:webHidden/>
          </w:rPr>
          <w:fldChar w:fldCharType="begin"/>
        </w:r>
        <w:r w:rsidR="0085205A">
          <w:rPr>
            <w:noProof/>
            <w:webHidden/>
          </w:rPr>
          <w:instrText xml:space="preserve"> PAGEREF _Toc411545790 \h </w:instrText>
        </w:r>
        <w:r w:rsidR="0085205A">
          <w:rPr>
            <w:noProof/>
            <w:webHidden/>
          </w:rPr>
        </w:r>
        <w:r w:rsidR="0085205A">
          <w:rPr>
            <w:noProof/>
            <w:webHidden/>
          </w:rPr>
          <w:fldChar w:fldCharType="separate"/>
        </w:r>
        <w:r w:rsidR="0085205A">
          <w:rPr>
            <w:noProof/>
            <w:webHidden/>
          </w:rPr>
          <w:t>38</w:t>
        </w:r>
        <w:r w:rsidR="0085205A">
          <w:rPr>
            <w:noProof/>
            <w:webHidden/>
          </w:rPr>
          <w:fldChar w:fldCharType="end"/>
        </w:r>
      </w:hyperlink>
    </w:p>
    <w:p w14:paraId="0833FD66" w14:textId="77777777" w:rsidR="0085205A" w:rsidRDefault="00FE52AE">
      <w:pPr>
        <w:pStyle w:val="TOC3"/>
        <w:rPr>
          <w:rFonts w:eastAsiaTheme="minorEastAsia" w:cstheme="minorBidi"/>
          <w:b w:val="0"/>
          <w:sz w:val="22"/>
          <w:szCs w:val="22"/>
          <w:lang w:val="en-IN" w:eastAsia="en-IN"/>
        </w:rPr>
      </w:pPr>
      <w:hyperlink w:anchor="_Toc411545791" w:history="1">
        <w:r w:rsidR="0085205A" w:rsidRPr="00FE35DE">
          <w:rPr>
            <w:rStyle w:val="Hyperlink"/>
          </w:rPr>
          <w:t>4.3.1</w:t>
        </w:r>
        <w:r w:rsidR="0085205A">
          <w:rPr>
            <w:rFonts w:eastAsiaTheme="minorEastAsia" w:cstheme="minorBidi"/>
            <w:b w:val="0"/>
            <w:sz w:val="22"/>
            <w:szCs w:val="22"/>
            <w:lang w:val="en-IN" w:eastAsia="en-IN"/>
          </w:rPr>
          <w:tab/>
        </w:r>
        <w:r w:rsidR="0085205A" w:rsidRPr="00FE35DE">
          <w:rPr>
            <w:rStyle w:val="Hyperlink"/>
          </w:rPr>
          <w:t>Scalability Requirements</w:t>
        </w:r>
        <w:r w:rsidR="0085205A">
          <w:rPr>
            <w:webHidden/>
          </w:rPr>
          <w:tab/>
        </w:r>
        <w:r w:rsidR="0085205A">
          <w:rPr>
            <w:webHidden/>
          </w:rPr>
          <w:fldChar w:fldCharType="begin"/>
        </w:r>
        <w:r w:rsidR="0085205A">
          <w:rPr>
            <w:webHidden/>
          </w:rPr>
          <w:instrText xml:space="preserve"> PAGEREF _Toc411545791 \h </w:instrText>
        </w:r>
        <w:r w:rsidR="0085205A">
          <w:rPr>
            <w:webHidden/>
          </w:rPr>
        </w:r>
        <w:r w:rsidR="0085205A">
          <w:rPr>
            <w:webHidden/>
          </w:rPr>
          <w:fldChar w:fldCharType="separate"/>
        </w:r>
        <w:r w:rsidR="0085205A">
          <w:rPr>
            <w:webHidden/>
          </w:rPr>
          <w:t>38</w:t>
        </w:r>
        <w:r w:rsidR="0085205A">
          <w:rPr>
            <w:webHidden/>
          </w:rPr>
          <w:fldChar w:fldCharType="end"/>
        </w:r>
      </w:hyperlink>
    </w:p>
    <w:p w14:paraId="4D8CD485"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92" w:history="1">
        <w:r w:rsidR="0085205A" w:rsidRPr="00FE35DE">
          <w:rPr>
            <w:rStyle w:val="Hyperlink"/>
            <w:noProof/>
          </w:rPr>
          <w:t>4.4</w:t>
        </w:r>
        <w:r w:rsidR="0085205A">
          <w:rPr>
            <w:rFonts w:eastAsiaTheme="minorEastAsia" w:cstheme="minorBidi"/>
            <w:b w:val="0"/>
            <w:bCs w:val="0"/>
            <w:noProof/>
            <w:lang w:val="en-IN" w:eastAsia="en-IN"/>
          </w:rPr>
          <w:tab/>
        </w:r>
        <w:r w:rsidR="0085205A" w:rsidRPr="00FE35DE">
          <w:rPr>
            <w:rStyle w:val="Hyperlink"/>
            <w:noProof/>
          </w:rPr>
          <w:t>Call Flows</w:t>
        </w:r>
        <w:r w:rsidR="0085205A">
          <w:rPr>
            <w:noProof/>
            <w:webHidden/>
          </w:rPr>
          <w:tab/>
        </w:r>
        <w:r w:rsidR="0085205A">
          <w:rPr>
            <w:noProof/>
            <w:webHidden/>
          </w:rPr>
          <w:fldChar w:fldCharType="begin"/>
        </w:r>
        <w:r w:rsidR="0085205A">
          <w:rPr>
            <w:noProof/>
            <w:webHidden/>
          </w:rPr>
          <w:instrText xml:space="preserve"> PAGEREF _Toc411545792 \h </w:instrText>
        </w:r>
        <w:r w:rsidR="0085205A">
          <w:rPr>
            <w:noProof/>
            <w:webHidden/>
          </w:rPr>
        </w:r>
        <w:r w:rsidR="0085205A">
          <w:rPr>
            <w:noProof/>
            <w:webHidden/>
          </w:rPr>
          <w:fldChar w:fldCharType="separate"/>
        </w:r>
        <w:r w:rsidR="0085205A">
          <w:rPr>
            <w:noProof/>
            <w:webHidden/>
          </w:rPr>
          <w:t>39</w:t>
        </w:r>
        <w:r w:rsidR="0085205A">
          <w:rPr>
            <w:noProof/>
            <w:webHidden/>
          </w:rPr>
          <w:fldChar w:fldCharType="end"/>
        </w:r>
      </w:hyperlink>
    </w:p>
    <w:p w14:paraId="2EC1E170" w14:textId="77777777" w:rsidR="0085205A" w:rsidRDefault="00FE52AE">
      <w:pPr>
        <w:pStyle w:val="TOC3"/>
        <w:rPr>
          <w:rFonts w:eastAsiaTheme="minorEastAsia" w:cstheme="minorBidi"/>
          <w:b w:val="0"/>
          <w:sz w:val="22"/>
          <w:szCs w:val="22"/>
          <w:lang w:val="en-IN" w:eastAsia="en-IN"/>
        </w:rPr>
      </w:pPr>
      <w:hyperlink w:anchor="_Toc411545793" w:history="1">
        <w:r w:rsidR="0085205A" w:rsidRPr="00FE35DE">
          <w:rPr>
            <w:rStyle w:val="Hyperlink"/>
          </w:rPr>
          <w:t>4.4.1</w:t>
        </w:r>
        <w:r w:rsidR="0085205A">
          <w:rPr>
            <w:rFonts w:eastAsiaTheme="minorEastAsia" w:cstheme="minorBidi"/>
            <w:b w:val="0"/>
            <w:sz w:val="22"/>
            <w:szCs w:val="22"/>
            <w:lang w:val="en-IN" w:eastAsia="en-IN"/>
          </w:rPr>
          <w:tab/>
        </w:r>
        <w:r w:rsidR="0085205A" w:rsidRPr="00FE35DE">
          <w:rPr>
            <w:rStyle w:val="Hyperlink"/>
          </w:rPr>
          <w:t>Welcome Message and First Time Access Call Flow</w:t>
        </w:r>
        <w:r w:rsidR="0085205A">
          <w:rPr>
            <w:webHidden/>
          </w:rPr>
          <w:tab/>
        </w:r>
        <w:r w:rsidR="0085205A">
          <w:rPr>
            <w:webHidden/>
          </w:rPr>
          <w:fldChar w:fldCharType="begin"/>
        </w:r>
        <w:r w:rsidR="0085205A">
          <w:rPr>
            <w:webHidden/>
          </w:rPr>
          <w:instrText xml:space="preserve"> PAGEREF _Toc411545793 \h </w:instrText>
        </w:r>
        <w:r w:rsidR="0085205A">
          <w:rPr>
            <w:webHidden/>
          </w:rPr>
        </w:r>
        <w:r w:rsidR="0085205A">
          <w:rPr>
            <w:webHidden/>
          </w:rPr>
          <w:fldChar w:fldCharType="separate"/>
        </w:r>
        <w:r w:rsidR="0085205A">
          <w:rPr>
            <w:webHidden/>
          </w:rPr>
          <w:t>39</w:t>
        </w:r>
        <w:r w:rsidR="0085205A">
          <w:rPr>
            <w:webHidden/>
          </w:rPr>
          <w:fldChar w:fldCharType="end"/>
        </w:r>
      </w:hyperlink>
    </w:p>
    <w:p w14:paraId="5EF24779" w14:textId="77777777" w:rsidR="0085205A" w:rsidRDefault="00FE52AE">
      <w:pPr>
        <w:pStyle w:val="TOC3"/>
        <w:rPr>
          <w:rFonts w:eastAsiaTheme="minorEastAsia" w:cstheme="minorBidi"/>
          <w:b w:val="0"/>
          <w:sz w:val="22"/>
          <w:szCs w:val="22"/>
          <w:lang w:val="en-IN" w:eastAsia="en-IN"/>
        </w:rPr>
      </w:pPr>
      <w:hyperlink w:anchor="_Toc411545794" w:history="1">
        <w:r w:rsidR="0085205A" w:rsidRPr="00FE35DE">
          <w:rPr>
            <w:rStyle w:val="Hyperlink"/>
          </w:rPr>
          <w:t>4.4.2</w:t>
        </w:r>
        <w:r w:rsidR="0085205A">
          <w:rPr>
            <w:rFonts w:eastAsiaTheme="minorEastAsia" w:cstheme="minorBidi"/>
            <w:b w:val="0"/>
            <w:sz w:val="22"/>
            <w:szCs w:val="22"/>
            <w:lang w:val="en-IN" w:eastAsia="en-IN"/>
          </w:rPr>
          <w:tab/>
        </w:r>
        <w:r w:rsidR="0085205A" w:rsidRPr="00FE35DE">
          <w:rPr>
            <w:rStyle w:val="Hyperlink"/>
          </w:rPr>
          <w:t>Course and Bookmark Call Flow</w:t>
        </w:r>
        <w:r w:rsidR="0085205A">
          <w:rPr>
            <w:webHidden/>
          </w:rPr>
          <w:tab/>
        </w:r>
        <w:r w:rsidR="0085205A">
          <w:rPr>
            <w:webHidden/>
          </w:rPr>
          <w:fldChar w:fldCharType="begin"/>
        </w:r>
        <w:r w:rsidR="0085205A">
          <w:rPr>
            <w:webHidden/>
          </w:rPr>
          <w:instrText xml:space="preserve"> PAGEREF _Toc411545794 \h </w:instrText>
        </w:r>
        <w:r w:rsidR="0085205A">
          <w:rPr>
            <w:webHidden/>
          </w:rPr>
        </w:r>
        <w:r w:rsidR="0085205A">
          <w:rPr>
            <w:webHidden/>
          </w:rPr>
          <w:fldChar w:fldCharType="separate"/>
        </w:r>
        <w:r w:rsidR="0085205A">
          <w:rPr>
            <w:webHidden/>
          </w:rPr>
          <w:t>40</w:t>
        </w:r>
        <w:r w:rsidR="0085205A">
          <w:rPr>
            <w:webHidden/>
          </w:rPr>
          <w:fldChar w:fldCharType="end"/>
        </w:r>
      </w:hyperlink>
    </w:p>
    <w:p w14:paraId="0FACD93B" w14:textId="77777777" w:rsidR="0085205A" w:rsidRDefault="00FE52AE">
      <w:pPr>
        <w:pStyle w:val="TOC3"/>
        <w:rPr>
          <w:rFonts w:eastAsiaTheme="minorEastAsia" w:cstheme="minorBidi"/>
          <w:b w:val="0"/>
          <w:sz w:val="22"/>
          <w:szCs w:val="22"/>
          <w:lang w:val="en-IN" w:eastAsia="en-IN"/>
        </w:rPr>
      </w:pPr>
      <w:hyperlink w:anchor="_Toc411545795" w:history="1">
        <w:r w:rsidR="0085205A" w:rsidRPr="00FE35DE">
          <w:rPr>
            <w:rStyle w:val="Hyperlink"/>
          </w:rPr>
          <w:t>4.4.3</w:t>
        </w:r>
        <w:r w:rsidR="0085205A">
          <w:rPr>
            <w:rFonts w:eastAsiaTheme="minorEastAsia" w:cstheme="minorBidi"/>
            <w:b w:val="0"/>
            <w:sz w:val="22"/>
            <w:szCs w:val="22"/>
            <w:lang w:val="en-IN" w:eastAsia="en-IN"/>
          </w:rPr>
          <w:tab/>
        </w:r>
        <w:r w:rsidR="0085205A" w:rsidRPr="00FE35DE">
          <w:rPr>
            <w:rStyle w:val="Hyperlink"/>
          </w:rPr>
          <w:t>Course Completion and Certification Call Flow</w:t>
        </w:r>
        <w:r w:rsidR="0085205A">
          <w:rPr>
            <w:webHidden/>
          </w:rPr>
          <w:tab/>
        </w:r>
        <w:r w:rsidR="0085205A">
          <w:rPr>
            <w:webHidden/>
          </w:rPr>
          <w:fldChar w:fldCharType="begin"/>
        </w:r>
        <w:r w:rsidR="0085205A">
          <w:rPr>
            <w:webHidden/>
          </w:rPr>
          <w:instrText xml:space="preserve"> PAGEREF _Toc411545795 \h </w:instrText>
        </w:r>
        <w:r w:rsidR="0085205A">
          <w:rPr>
            <w:webHidden/>
          </w:rPr>
        </w:r>
        <w:r w:rsidR="0085205A">
          <w:rPr>
            <w:webHidden/>
          </w:rPr>
          <w:fldChar w:fldCharType="separate"/>
        </w:r>
        <w:r w:rsidR="0085205A">
          <w:rPr>
            <w:webHidden/>
          </w:rPr>
          <w:t>41</w:t>
        </w:r>
        <w:r w:rsidR="0085205A">
          <w:rPr>
            <w:webHidden/>
          </w:rPr>
          <w:fldChar w:fldCharType="end"/>
        </w:r>
      </w:hyperlink>
    </w:p>
    <w:p w14:paraId="751671F7"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796" w:history="1">
        <w:r w:rsidR="0085205A" w:rsidRPr="00FE35DE">
          <w:rPr>
            <w:rStyle w:val="Hyperlink"/>
            <w:noProof/>
          </w:rPr>
          <w:t>5</w:t>
        </w:r>
        <w:r w:rsidR="0085205A">
          <w:rPr>
            <w:rFonts w:eastAsiaTheme="minorEastAsia" w:cstheme="minorBidi"/>
            <w:b w:val="0"/>
            <w:bCs w:val="0"/>
            <w:i w:val="0"/>
            <w:iCs w:val="0"/>
            <w:noProof/>
            <w:sz w:val="22"/>
            <w:szCs w:val="22"/>
            <w:lang w:val="en-IN" w:eastAsia="en-IN"/>
          </w:rPr>
          <w:tab/>
        </w:r>
        <w:r w:rsidR="0085205A" w:rsidRPr="00FE35DE">
          <w:rPr>
            <w:rStyle w:val="Hyperlink"/>
            <w:noProof/>
          </w:rPr>
          <w:t>Mobile Kunji (MK): Overview and Requirements</w:t>
        </w:r>
        <w:r w:rsidR="0085205A">
          <w:rPr>
            <w:noProof/>
            <w:webHidden/>
          </w:rPr>
          <w:tab/>
        </w:r>
        <w:r w:rsidR="0085205A">
          <w:rPr>
            <w:noProof/>
            <w:webHidden/>
          </w:rPr>
          <w:fldChar w:fldCharType="begin"/>
        </w:r>
        <w:r w:rsidR="0085205A">
          <w:rPr>
            <w:noProof/>
            <w:webHidden/>
          </w:rPr>
          <w:instrText xml:space="preserve"> PAGEREF _Toc411545796 \h </w:instrText>
        </w:r>
        <w:r w:rsidR="0085205A">
          <w:rPr>
            <w:noProof/>
            <w:webHidden/>
          </w:rPr>
        </w:r>
        <w:r w:rsidR="0085205A">
          <w:rPr>
            <w:noProof/>
            <w:webHidden/>
          </w:rPr>
          <w:fldChar w:fldCharType="separate"/>
        </w:r>
        <w:r w:rsidR="0085205A">
          <w:rPr>
            <w:noProof/>
            <w:webHidden/>
          </w:rPr>
          <w:t>42</w:t>
        </w:r>
        <w:r w:rsidR="0085205A">
          <w:rPr>
            <w:noProof/>
            <w:webHidden/>
          </w:rPr>
          <w:fldChar w:fldCharType="end"/>
        </w:r>
      </w:hyperlink>
    </w:p>
    <w:p w14:paraId="791F0025"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797" w:history="1">
        <w:r w:rsidR="0085205A" w:rsidRPr="00FE35DE">
          <w:rPr>
            <w:rStyle w:val="Hyperlink"/>
            <w:noProof/>
          </w:rPr>
          <w:t>5.1</w:t>
        </w:r>
        <w:r w:rsidR="0085205A">
          <w:rPr>
            <w:rFonts w:eastAsiaTheme="minorEastAsia" w:cstheme="minorBidi"/>
            <w:b w:val="0"/>
            <w:bCs w:val="0"/>
            <w:noProof/>
            <w:lang w:val="en-IN" w:eastAsia="en-IN"/>
          </w:rPr>
          <w:tab/>
        </w:r>
        <w:r w:rsidR="0085205A" w:rsidRPr="00FE35DE">
          <w:rPr>
            <w:rStyle w:val="Hyperlink"/>
            <w:noProof/>
          </w:rPr>
          <w:t>Service Overview</w:t>
        </w:r>
        <w:r w:rsidR="0085205A">
          <w:rPr>
            <w:noProof/>
            <w:webHidden/>
          </w:rPr>
          <w:tab/>
        </w:r>
        <w:r w:rsidR="0085205A">
          <w:rPr>
            <w:noProof/>
            <w:webHidden/>
          </w:rPr>
          <w:fldChar w:fldCharType="begin"/>
        </w:r>
        <w:r w:rsidR="0085205A">
          <w:rPr>
            <w:noProof/>
            <w:webHidden/>
          </w:rPr>
          <w:instrText xml:space="preserve"> PAGEREF _Toc411545797 \h </w:instrText>
        </w:r>
        <w:r w:rsidR="0085205A">
          <w:rPr>
            <w:noProof/>
            <w:webHidden/>
          </w:rPr>
        </w:r>
        <w:r w:rsidR="0085205A">
          <w:rPr>
            <w:noProof/>
            <w:webHidden/>
          </w:rPr>
          <w:fldChar w:fldCharType="separate"/>
        </w:r>
        <w:r w:rsidR="0085205A">
          <w:rPr>
            <w:noProof/>
            <w:webHidden/>
          </w:rPr>
          <w:t>42</w:t>
        </w:r>
        <w:r w:rsidR="0085205A">
          <w:rPr>
            <w:noProof/>
            <w:webHidden/>
          </w:rPr>
          <w:fldChar w:fldCharType="end"/>
        </w:r>
      </w:hyperlink>
    </w:p>
    <w:p w14:paraId="35558F8A"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01" w:history="1">
        <w:r w:rsidR="0085205A" w:rsidRPr="00FE35DE">
          <w:rPr>
            <w:rStyle w:val="Hyperlink"/>
            <w:noProof/>
          </w:rPr>
          <w:t>5.2</w:t>
        </w:r>
        <w:r w:rsidR="0085205A">
          <w:rPr>
            <w:rFonts w:eastAsiaTheme="minorEastAsia" w:cstheme="minorBidi"/>
            <w:b w:val="0"/>
            <w:bCs w:val="0"/>
            <w:noProof/>
            <w:lang w:val="en-IN" w:eastAsia="en-IN"/>
          </w:rPr>
          <w:tab/>
        </w:r>
        <w:r w:rsidR="0085205A" w:rsidRPr="00FE35DE">
          <w:rPr>
            <w:rStyle w:val="Hyperlink"/>
            <w:noProof/>
          </w:rPr>
          <w:t>Functional Requirements</w:t>
        </w:r>
        <w:r w:rsidR="0085205A">
          <w:rPr>
            <w:noProof/>
            <w:webHidden/>
          </w:rPr>
          <w:tab/>
        </w:r>
        <w:r w:rsidR="0085205A">
          <w:rPr>
            <w:noProof/>
            <w:webHidden/>
          </w:rPr>
          <w:fldChar w:fldCharType="begin"/>
        </w:r>
        <w:r w:rsidR="0085205A">
          <w:rPr>
            <w:noProof/>
            <w:webHidden/>
          </w:rPr>
          <w:instrText xml:space="preserve"> PAGEREF _Toc411545801 \h </w:instrText>
        </w:r>
        <w:r w:rsidR="0085205A">
          <w:rPr>
            <w:noProof/>
            <w:webHidden/>
          </w:rPr>
        </w:r>
        <w:r w:rsidR="0085205A">
          <w:rPr>
            <w:noProof/>
            <w:webHidden/>
          </w:rPr>
          <w:fldChar w:fldCharType="separate"/>
        </w:r>
        <w:r w:rsidR="0085205A">
          <w:rPr>
            <w:noProof/>
            <w:webHidden/>
          </w:rPr>
          <w:t>42</w:t>
        </w:r>
        <w:r w:rsidR="0085205A">
          <w:rPr>
            <w:noProof/>
            <w:webHidden/>
          </w:rPr>
          <w:fldChar w:fldCharType="end"/>
        </w:r>
      </w:hyperlink>
    </w:p>
    <w:p w14:paraId="2E7083F7" w14:textId="77777777" w:rsidR="0085205A" w:rsidRDefault="00FE52AE">
      <w:pPr>
        <w:pStyle w:val="TOC3"/>
        <w:rPr>
          <w:rFonts w:eastAsiaTheme="minorEastAsia" w:cstheme="minorBidi"/>
          <w:b w:val="0"/>
          <w:sz w:val="22"/>
          <w:szCs w:val="22"/>
          <w:lang w:val="en-IN" w:eastAsia="en-IN"/>
        </w:rPr>
      </w:pPr>
      <w:hyperlink w:anchor="_Toc411545802" w:history="1">
        <w:r w:rsidR="0085205A" w:rsidRPr="00FE35DE">
          <w:rPr>
            <w:rStyle w:val="Hyperlink"/>
          </w:rPr>
          <w:t>5.2.1</w:t>
        </w:r>
        <w:r w:rsidR="0085205A">
          <w:rPr>
            <w:rFonts w:eastAsiaTheme="minorEastAsia" w:cstheme="minorBidi"/>
            <w:b w:val="0"/>
            <w:sz w:val="22"/>
            <w:szCs w:val="22"/>
            <w:lang w:val="en-IN" w:eastAsia="en-IN"/>
          </w:rPr>
          <w:tab/>
        </w:r>
        <w:r w:rsidR="0085205A" w:rsidRPr="00FE35DE">
          <w:rPr>
            <w:rStyle w:val="Hyperlink"/>
          </w:rPr>
          <w:t>Service Access</w:t>
        </w:r>
        <w:r w:rsidR="0085205A">
          <w:rPr>
            <w:webHidden/>
          </w:rPr>
          <w:tab/>
        </w:r>
        <w:r w:rsidR="0085205A">
          <w:rPr>
            <w:webHidden/>
          </w:rPr>
          <w:fldChar w:fldCharType="begin"/>
        </w:r>
        <w:r w:rsidR="0085205A">
          <w:rPr>
            <w:webHidden/>
          </w:rPr>
          <w:instrText xml:space="preserve"> PAGEREF _Toc411545802 \h </w:instrText>
        </w:r>
        <w:r w:rsidR="0085205A">
          <w:rPr>
            <w:webHidden/>
          </w:rPr>
        </w:r>
        <w:r w:rsidR="0085205A">
          <w:rPr>
            <w:webHidden/>
          </w:rPr>
          <w:fldChar w:fldCharType="separate"/>
        </w:r>
        <w:r w:rsidR="0085205A">
          <w:rPr>
            <w:webHidden/>
          </w:rPr>
          <w:t>42</w:t>
        </w:r>
        <w:r w:rsidR="0085205A">
          <w:rPr>
            <w:webHidden/>
          </w:rPr>
          <w:fldChar w:fldCharType="end"/>
        </w:r>
      </w:hyperlink>
    </w:p>
    <w:p w14:paraId="2D83649C" w14:textId="77777777" w:rsidR="0085205A" w:rsidRDefault="00FE52AE">
      <w:pPr>
        <w:pStyle w:val="TOC3"/>
        <w:rPr>
          <w:rFonts w:eastAsiaTheme="minorEastAsia" w:cstheme="minorBidi"/>
          <w:b w:val="0"/>
          <w:sz w:val="22"/>
          <w:szCs w:val="22"/>
          <w:lang w:val="en-IN" w:eastAsia="en-IN"/>
        </w:rPr>
      </w:pPr>
      <w:hyperlink w:anchor="_Toc411545803" w:history="1">
        <w:r w:rsidR="0085205A" w:rsidRPr="00FE35DE">
          <w:rPr>
            <w:rStyle w:val="Hyperlink"/>
          </w:rPr>
          <w:t>5.2.2</w:t>
        </w:r>
        <w:r w:rsidR="0085205A">
          <w:rPr>
            <w:rFonts w:eastAsiaTheme="minorEastAsia" w:cstheme="minorBidi"/>
            <w:b w:val="0"/>
            <w:sz w:val="22"/>
            <w:szCs w:val="22"/>
            <w:lang w:val="en-IN" w:eastAsia="en-IN"/>
          </w:rPr>
          <w:tab/>
        </w:r>
        <w:r w:rsidR="0085205A" w:rsidRPr="00FE35DE">
          <w:rPr>
            <w:rStyle w:val="Hyperlink"/>
          </w:rPr>
          <w:t>Job Aid</w:t>
        </w:r>
        <w:r w:rsidR="0085205A">
          <w:rPr>
            <w:webHidden/>
          </w:rPr>
          <w:tab/>
        </w:r>
        <w:r w:rsidR="0085205A">
          <w:rPr>
            <w:webHidden/>
          </w:rPr>
          <w:fldChar w:fldCharType="begin"/>
        </w:r>
        <w:r w:rsidR="0085205A">
          <w:rPr>
            <w:webHidden/>
          </w:rPr>
          <w:instrText xml:space="preserve"> PAGEREF _Toc411545803 \h </w:instrText>
        </w:r>
        <w:r w:rsidR="0085205A">
          <w:rPr>
            <w:webHidden/>
          </w:rPr>
        </w:r>
        <w:r w:rsidR="0085205A">
          <w:rPr>
            <w:webHidden/>
          </w:rPr>
          <w:fldChar w:fldCharType="separate"/>
        </w:r>
        <w:r w:rsidR="0085205A">
          <w:rPr>
            <w:webHidden/>
          </w:rPr>
          <w:t>43</w:t>
        </w:r>
        <w:r w:rsidR="0085205A">
          <w:rPr>
            <w:webHidden/>
          </w:rPr>
          <w:fldChar w:fldCharType="end"/>
        </w:r>
      </w:hyperlink>
    </w:p>
    <w:p w14:paraId="24B79242" w14:textId="77777777" w:rsidR="0085205A" w:rsidRDefault="00FE52AE">
      <w:pPr>
        <w:pStyle w:val="TOC3"/>
        <w:rPr>
          <w:rFonts w:eastAsiaTheme="minorEastAsia" w:cstheme="minorBidi"/>
          <w:b w:val="0"/>
          <w:sz w:val="22"/>
          <w:szCs w:val="22"/>
          <w:lang w:val="en-IN" w:eastAsia="en-IN"/>
        </w:rPr>
      </w:pPr>
      <w:hyperlink w:anchor="_Toc411545804" w:history="1">
        <w:r w:rsidR="0085205A" w:rsidRPr="00FE35DE">
          <w:rPr>
            <w:rStyle w:val="Hyperlink"/>
          </w:rPr>
          <w:t>5.2.3</w:t>
        </w:r>
        <w:r w:rsidR="0085205A">
          <w:rPr>
            <w:rFonts w:eastAsiaTheme="minorEastAsia" w:cstheme="minorBidi"/>
            <w:b w:val="0"/>
            <w:sz w:val="22"/>
            <w:szCs w:val="22"/>
            <w:lang w:val="en-IN" w:eastAsia="en-IN"/>
          </w:rPr>
          <w:tab/>
        </w:r>
        <w:r w:rsidR="0085205A" w:rsidRPr="00FE35DE">
          <w:rPr>
            <w:rStyle w:val="Hyperlink"/>
          </w:rPr>
          <w:t>IVR Handling</w:t>
        </w:r>
        <w:r w:rsidR="0085205A">
          <w:rPr>
            <w:webHidden/>
          </w:rPr>
          <w:tab/>
        </w:r>
        <w:r w:rsidR="0085205A">
          <w:rPr>
            <w:webHidden/>
          </w:rPr>
          <w:fldChar w:fldCharType="begin"/>
        </w:r>
        <w:r w:rsidR="0085205A">
          <w:rPr>
            <w:webHidden/>
          </w:rPr>
          <w:instrText xml:space="preserve"> PAGEREF _Toc411545804 \h </w:instrText>
        </w:r>
        <w:r w:rsidR="0085205A">
          <w:rPr>
            <w:webHidden/>
          </w:rPr>
        </w:r>
        <w:r w:rsidR="0085205A">
          <w:rPr>
            <w:webHidden/>
          </w:rPr>
          <w:fldChar w:fldCharType="separate"/>
        </w:r>
        <w:r w:rsidR="0085205A">
          <w:rPr>
            <w:webHidden/>
          </w:rPr>
          <w:t>43</w:t>
        </w:r>
        <w:r w:rsidR="0085205A">
          <w:rPr>
            <w:webHidden/>
          </w:rPr>
          <w:fldChar w:fldCharType="end"/>
        </w:r>
      </w:hyperlink>
    </w:p>
    <w:p w14:paraId="3172C2CC" w14:textId="77777777" w:rsidR="0085205A" w:rsidRDefault="00FE52AE">
      <w:pPr>
        <w:pStyle w:val="TOC3"/>
        <w:rPr>
          <w:rFonts w:eastAsiaTheme="minorEastAsia" w:cstheme="minorBidi"/>
          <w:b w:val="0"/>
          <w:sz w:val="22"/>
          <w:szCs w:val="22"/>
          <w:lang w:val="en-IN" w:eastAsia="en-IN"/>
        </w:rPr>
      </w:pPr>
      <w:hyperlink w:anchor="_Toc411545805" w:history="1">
        <w:r w:rsidR="0085205A" w:rsidRPr="00FE35DE">
          <w:rPr>
            <w:rStyle w:val="Hyperlink"/>
          </w:rPr>
          <w:t>5.2.4</w:t>
        </w:r>
        <w:r w:rsidR="0085205A">
          <w:rPr>
            <w:rFonts w:eastAsiaTheme="minorEastAsia" w:cstheme="minorBidi"/>
            <w:b w:val="0"/>
            <w:sz w:val="22"/>
            <w:szCs w:val="22"/>
            <w:lang w:val="en-IN" w:eastAsia="en-IN"/>
          </w:rPr>
          <w:tab/>
        </w:r>
        <w:r w:rsidR="0085205A" w:rsidRPr="00FE35DE">
          <w:rPr>
            <w:rStyle w:val="Hyperlink"/>
          </w:rPr>
          <w:t>Reporting</w:t>
        </w:r>
        <w:r w:rsidR="0085205A">
          <w:rPr>
            <w:webHidden/>
          </w:rPr>
          <w:tab/>
        </w:r>
        <w:r w:rsidR="0085205A">
          <w:rPr>
            <w:webHidden/>
          </w:rPr>
          <w:fldChar w:fldCharType="begin"/>
        </w:r>
        <w:r w:rsidR="0085205A">
          <w:rPr>
            <w:webHidden/>
          </w:rPr>
          <w:instrText xml:space="preserve"> PAGEREF _Toc411545805 \h </w:instrText>
        </w:r>
        <w:r w:rsidR="0085205A">
          <w:rPr>
            <w:webHidden/>
          </w:rPr>
        </w:r>
        <w:r w:rsidR="0085205A">
          <w:rPr>
            <w:webHidden/>
          </w:rPr>
          <w:fldChar w:fldCharType="separate"/>
        </w:r>
        <w:r w:rsidR="0085205A">
          <w:rPr>
            <w:webHidden/>
          </w:rPr>
          <w:t>44</w:t>
        </w:r>
        <w:r w:rsidR="0085205A">
          <w:rPr>
            <w:webHidden/>
          </w:rPr>
          <w:fldChar w:fldCharType="end"/>
        </w:r>
      </w:hyperlink>
    </w:p>
    <w:p w14:paraId="1AA7D744" w14:textId="77777777" w:rsidR="0085205A" w:rsidRDefault="00FE52AE">
      <w:pPr>
        <w:pStyle w:val="TOC3"/>
        <w:rPr>
          <w:rFonts w:eastAsiaTheme="minorEastAsia" w:cstheme="minorBidi"/>
          <w:b w:val="0"/>
          <w:sz w:val="22"/>
          <w:szCs w:val="22"/>
          <w:lang w:val="en-IN" w:eastAsia="en-IN"/>
        </w:rPr>
      </w:pPr>
      <w:hyperlink w:anchor="_Toc411545806" w:history="1">
        <w:r w:rsidR="0085205A" w:rsidRPr="00FE35DE">
          <w:rPr>
            <w:rStyle w:val="Hyperlink"/>
          </w:rPr>
          <w:t>5.2.5</w:t>
        </w:r>
        <w:r w:rsidR="0085205A">
          <w:rPr>
            <w:rFonts w:eastAsiaTheme="minorEastAsia" w:cstheme="minorBidi"/>
            <w:b w:val="0"/>
            <w:sz w:val="22"/>
            <w:szCs w:val="22"/>
            <w:lang w:val="en-IN" w:eastAsia="en-IN"/>
          </w:rPr>
          <w:tab/>
        </w:r>
        <w:r w:rsidR="0085205A" w:rsidRPr="00FE35DE">
          <w:rPr>
            <w:rStyle w:val="Hyperlink"/>
          </w:rPr>
          <w:t>Content Management and Upload</w:t>
        </w:r>
        <w:r w:rsidR="0085205A">
          <w:rPr>
            <w:webHidden/>
          </w:rPr>
          <w:tab/>
        </w:r>
        <w:r w:rsidR="0085205A">
          <w:rPr>
            <w:webHidden/>
          </w:rPr>
          <w:fldChar w:fldCharType="begin"/>
        </w:r>
        <w:r w:rsidR="0085205A">
          <w:rPr>
            <w:webHidden/>
          </w:rPr>
          <w:instrText xml:space="preserve"> PAGEREF _Toc411545806 \h </w:instrText>
        </w:r>
        <w:r w:rsidR="0085205A">
          <w:rPr>
            <w:webHidden/>
          </w:rPr>
        </w:r>
        <w:r w:rsidR="0085205A">
          <w:rPr>
            <w:webHidden/>
          </w:rPr>
          <w:fldChar w:fldCharType="separate"/>
        </w:r>
        <w:r w:rsidR="0085205A">
          <w:rPr>
            <w:webHidden/>
          </w:rPr>
          <w:t>44</w:t>
        </w:r>
        <w:r w:rsidR="0085205A">
          <w:rPr>
            <w:webHidden/>
          </w:rPr>
          <w:fldChar w:fldCharType="end"/>
        </w:r>
      </w:hyperlink>
    </w:p>
    <w:p w14:paraId="33FA064C"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07" w:history="1">
        <w:r w:rsidR="0085205A" w:rsidRPr="00FE35DE">
          <w:rPr>
            <w:rStyle w:val="Hyperlink"/>
            <w:noProof/>
          </w:rPr>
          <w:t>5.3</w:t>
        </w:r>
        <w:r w:rsidR="0085205A">
          <w:rPr>
            <w:rFonts w:eastAsiaTheme="minorEastAsia" w:cstheme="minorBidi"/>
            <w:b w:val="0"/>
            <w:bCs w:val="0"/>
            <w:noProof/>
            <w:lang w:val="en-IN" w:eastAsia="en-IN"/>
          </w:rPr>
          <w:tab/>
        </w:r>
        <w:r w:rsidR="0085205A" w:rsidRPr="00FE35DE">
          <w:rPr>
            <w:rStyle w:val="Hyperlink"/>
            <w:noProof/>
          </w:rPr>
          <w:t>Non-Functional Requirements</w:t>
        </w:r>
        <w:r w:rsidR="0085205A">
          <w:rPr>
            <w:noProof/>
            <w:webHidden/>
          </w:rPr>
          <w:tab/>
        </w:r>
        <w:r w:rsidR="0085205A">
          <w:rPr>
            <w:noProof/>
            <w:webHidden/>
          </w:rPr>
          <w:fldChar w:fldCharType="begin"/>
        </w:r>
        <w:r w:rsidR="0085205A">
          <w:rPr>
            <w:noProof/>
            <w:webHidden/>
          </w:rPr>
          <w:instrText xml:space="preserve"> PAGEREF _Toc411545807 \h </w:instrText>
        </w:r>
        <w:r w:rsidR="0085205A">
          <w:rPr>
            <w:noProof/>
            <w:webHidden/>
          </w:rPr>
        </w:r>
        <w:r w:rsidR="0085205A">
          <w:rPr>
            <w:noProof/>
            <w:webHidden/>
          </w:rPr>
          <w:fldChar w:fldCharType="separate"/>
        </w:r>
        <w:r w:rsidR="0085205A">
          <w:rPr>
            <w:noProof/>
            <w:webHidden/>
          </w:rPr>
          <w:t>44</w:t>
        </w:r>
        <w:r w:rsidR="0085205A">
          <w:rPr>
            <w:noProof/>
            <w:webHidden/>
          </w:rPr>
          <w:fldChar w:fldCharType="end"/>
        </w:r>
      </w:hyperlink>
    </w:p>
    <w:p w14:paraId="19D06D19" w14:textId="77777777" w:rsidR="0085205A" w:rsidRDefault="00FE52AE">
      <w:pPr>
        <w:pStyle w:val="TOC3"/>
        <w:rPr>
          <w:rFonts w:eastAsiaTheme="minorEastAsia" w:cstheme="minorBidi"/>
          <w:b w:val="0"/>
          <w:sz w:val="22"/>
          <w:szCs w:val="22"/>
          <w:lang w:val="en-IN" w:eastAsia="en-IN"/>
        </w:rPr>
      </w:pPr>
      <w:hyperlink w:anchor="_Toc411545808" w:history="1">
        <w:r w:rsidR="0085205A" w:rsidRPr="00FE35DE">
          <w:rPr>
            <w:rStyle w:val="Hyperlink"/>
          </w:rPr>
          <w:t>5.3.1</w:t>
        </w:r>
        <w:r w:rsidR="0085205A">
          <w:rPr>
            <w:rFonts w:eastAsiaTheme="minorEastAsia" w:cstheme="minorBidi"/>
            <w:b w:val="0"/>
            <w:sz w:val="22"/>
            <w:szCs w:val="22"/>
            <w:lang w:val="en-IN" w:eastAsia="en-IN"/>
          </w:rPr>
          <w:tab/>
        </w:r>
        <w:r w:rsidR="0085205A" w:rsidRPr="00FE35DE">
          <w:rPr>
            <w:rStyle w:val="Hyperlink"/>
          </w:rPr>
          <w:t>Scalability Requirements</w:t>
        </w:r>
        <w:r w:rsidR="0085205A">
          <w:rPr>
            <w:webHidden/>
          </w:rPr>
          <w:tab/>
        </w:r>
        <w:r w:rsidR="0085205A">
          <w:rPr>
            <w:webHidden/>
          </w:rPr>
          <w:fldChar w:fldCharType="begin"/>
        </w:r>
        <w:r w:rsidR="0085205A">
          <w:rPr>
            <w:webHidden/>
          </w:rPr>
          <w:instrText xml:space="preserve"> PAGEREF _Toc411545808 \h </w:instrText>
        </w:r>
        <w:r w:rsidR="0085205A">
          <w:rPr>
            <w:webHidden/>
          </w:rPr>
        </w:r>
        <w:r w:rsidR="0085205A">
          <w:rPr>
            <w:webHidden/>
          </w:rPr>
          <w:fldChar w:fldCharType="separate"/>
        </w:r>
        <w:r w:rsidR="0085205A">
          <w:rPr>
            <w:webHidden/>
          </w:rPr>
          <w:t>44</w:t>
        </w:r>
        <w:r w:rsidR="0085205A">
          <w:rPr>
            <w:webHidden/>
          </w:rPr>
          <w:fldChar w:fldCharType="end"/>
        </w:r>
      </w:hyperlink>
    </w:p>
    <w:p w14:paraId="6BF6299A"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09" w:history="1">
        <w:r w:rsidR="0085205A" w:rsidRPr="00FE35DE">
          <w:rPr>
            <w:rStyle w:val="Hyperlink"/>
            <w:noProof/>
          </w:rPr>
          <w:t>5.4</w:t>
        </w:r>
        <w:r w:rsidR="0085205A">
          <w:rPr>
            <w:rFonts w:eastAsiaTheme="minorEastAsia" w:cstheme="minorBidi"/>
            <w:b w:val="0"/>
            <w:bCs w:val="0"/>
            <w:noProof/>
            <w:lang w:val="en-IN" w:eastAsia="en-IN"/>
          </w:rPr>
          <w:tab/>
        </w:r>
        <w:r w:rsidR="0085205A" w:rsidRPr="00FE35DE">
          <w:rPr>
            <w:rStyle w:val="Hyperlink"/>
            <w:noProof/>
          </w:rPr>
          <w:t>Call Flows</w:t>
        </w:r>
        <w:r w:rsidR="0085205A">
          <w:rPr>
            <w:noProof/>
            <w:webHidden/>
          </w:rPr>
          <w:tab/>
        </w:r>
        <w:r w:rsidR="0085205A">
          <w:rPr>
            <w:noProof/>
            <w:webHidden/>
          </w:rPr>
          <w:fldChar w:fldCharType="begin"/>
        </w:r>
        <w:r w:rsidR="0085205A">
          <w:rPr>
            <w:noProof/>
            <w:webHidden/>
          </w:rPr>
          <w:instrText xml:space="preserve"> PAGEREF _Toc411545809 \h </w:instrText>
        </w:r>
        <w:r w:rsidR="0085205A">
          <w:rPr>
            <w:noProof/>
            <w:webHidden/>
          </w:rPr>
        </w:r>
        <w:r w:rsidR="0085205A">
          <w:rPr>
            <w:noProof/>
            <w:webHidden/>
          </w:rPr>
          <w:fldChar w:fldCharType="separate"/>
        </w:r>
        <w:r w:rsidR="0085205A">
          <w:rPr>
            <w:noProof/>
            <w:webHidden/>
          </w:rPr>
          <w:t>44</w:t>
        </w:r>
        <w:r w:rsidR="0085205A">
          <w:rPr>
            <w:noProof/>
            <w:webHidden/>
          </w:rPr>
          <w:fldChar w:fldCharType="end"/>
        </w:r>
      </w:hyperlink>
    </w:p>
    <w:p w14:paraId="5DA6EAC3" w14:textId="77777777" w:rsidR="0085205A" w:rsidRDefault="00FE52AE">
      <w:pPr>
        <w:pStyle w:val="TOC3"/>
        <w:rPr>
          <w:rFonts w:eastAsiaTheme="minorEastAsia" w:cstheme="minorBidi"/>
          <w:b w:val="0"/>
          <w:sz w:val="22"/>
          <w:szCs w:val="22"/>
          <w:lang w:val="en-IN" w:eastAsia="en-IN"/>
        </w:rPr>
      </w:pPr>
      <w:hyperlink w:anchor="_Toc411545810" w:history="1">
        <w:r w:rsidR="0085205A" w:rsidRPr="00FE35DE">
          <w:rPr>
            <w:rStyle w:val="Hyperlink"/>
          </w:rPr>
          <w:t>5.4.1</w:t>
        </w:r>
        <w:r w:rsidR="0085205A">
          <w:rPr>
            <w:rFonts w:eastAsiaTheme="minorEastAsia" w:cstheme="minorBidi"/>
            <w:b w:val="0"/>
            <w:sz w:val="22"/>
            <w:szCs w:val="22"/>
            <w:lang w:val="en-IN" w:eastAsia="en-IN"/>
          </w:rPr>
          <w:tab/>
        </w:r>
        <w:r w:rsidR="0085205A" w:rsidRPr="00FE35DE">
          <w:rPr>
            <w:rStyle w:val="Hyperlink"/>
          </w:rPr>
          <w:t>Mobile Kunji Access</w:t>
        </w:r>
        <w:r w:rsidR="0085205A">
          <w:rPr>
            <w:webHidden/>
          </w:rPr>
          <w:tab/>
        </w:r>
        <w:r w:rsidR="0085205A">
          <w:rPr>
            <w:webHidden/>
          </w:rPr>
          <w:fldChar w:fldCharType="begin"/>
        </w:r>
        <w:r w:rsidR="0085205A">
          <w:rPr>
            <w:webHidden/>
          </w:rPr>
          <w:instrText xml:space="preserve"> PAGEREF _Toc411545810 \h </w:instrText>
        </w:r>
        <w:r w:rsidR="0085205A">
          <w:rPr>
            <w:webHidden/>
          </w:rPr>
        </w:r>
        <w:r w:rsidR="0085205A">
          <w:rPr>
            <w:webHidden/>
          </w:rPr>
          <w:fldChar w:fldCharType="separate"/>
        </w:r>
        <w:r w:rsidR="0085205A">
          <w:rPr>
            <w:webHidden/>
          </w:rPr>
          <w:t>45</w:t>
        </w:r>
        <w:r w:rsidR="0085205A">
          <w:rPr>
            <w:webHidden/>
          </w:rPr>
          <w:fldChar w:fldCharType="end"/>
        </w:r>
      </w:hyperlink>
    </w:p>
    <w:p w14:paraId="67891161"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811" w:history="1">
        <w:r w:rsidR="0085205A" w:rsidRPr="00FE35DE">
          <w:rPr>
            <w:rStyle w:val="Hyperlink"/>
            <w:noProof/>
          </w:rPr>
          <w:t>6</w:t>
        </w:r>
        <w:r w:rsidR="0085205A">
          <w:rPr>
            <w:rFonts w:eastAsiaTheme="minorEastAsia" w:cstheme="minorBidi"/>
            <w:b w:val="0"/>
            <w:bCs w:val="0"/>
            <w:i w:val="0"/>
            <w:iCs w:val="0"/>
            <w:noProof/>
            <w:sz w:val="22"/>
            <w:szCs w:val="22"/>
            <w:lang w:val="en-IN" w:eastAsia="en-IN"/>
          </w:rPr>
          <w:tab/>
        </w:r>
        <w:r w:rsidR="0085205A" w:rsidRPr="00FE35DE">
          <w:rPr>
            <w:rStyle w:val="Hyperlink"/>
            <w:noProof/>
          </w:rPr>
          <w:t>Kilkari (KK): Overview and Requirements</w:t>
        </w:r>
        <w:r w:rsidR="0085205A">
          <w:rPr>
            <w:noProof/>
            <w:webHidden/>
          </w:rPr>
          <w:tab/>
        </w:r>
        <w:r w:rsidR="0085205A">
          <w:rPr>
            <w:noProof/>
            <w:webHidden/>
          </w:rPr>
          <w:fldChar w:fldCharType="begin"/>
        </w:r>
        <w:r w:rsidR="0085205A">
          <w:rPr>
            <w:noProof/>
            <w:webHidden/>
          </w:rPr>
          <w:instrText xml:space="preserve"> PAGEREF _Toc411545811 \h </w:instrText>
        </w:r>
        <w:r w:rsidR="0085205A">
          <w:rPr>
            <w:noProof/>
            <w:webHidden/>
          </w:rPr>
        </w:r>
        <w:r w:rsidR="0085205A">
          <w:rPr>
            <w:noProof/>
            <w:webHidden/>
          </w:rPr>
          <w:fldChar w:fldCharType="separate"/>
        </w:r>
        <w:r w:rsidR="0085205A">
          <w:rPr>
            <w:noProof/>
            <w:webHidden/>
          </w:rPr>
          <w:t>46</w:t>
        </w:r>
        <w:r w:rsidR="0085205A">
          <w:rPr>
            <w:noProof/>
            <w:webHidden/>
          </w:rPr>
          <w:fldChar w:fldCharType="end"/>
        </w:r>
      </w:hyperlink>
    </w:p>
    <w:p w14:paraId="106CAE94"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12" w:history="1">
        <w:r w:rsidR="0085205A" w:rsidRPr="00FE35DE">
          <w:rPr>
            <w:rStyle w:val="Hyperlink"/>
            <w:noProof/>
          </w:rPr>
          <w:t>6.1</w:t>
        </w:r>
        <w:r w:rsidR="0085205A">
          <w:rPr>
            <w:rFonts w:eastAsiaTheme="minorEastAsia" w:cstheme="minorBidi"/>
            <w:b w:val="0"/>
            <w:bCs w:val="0"/>
            <w:noProof/>
            <w:lang w:val="en-IN" w:eastAsia="en-IN"/>
          </w:rPr>
          <w:tab/>
        </w:r>
        <w:r w:rsidR="0085205A" w:rsidRPr="00FE35DE">
          <w:rPr>
            <w:rStyle w:val="Hyperlink"/>
            <w:noProof/>
          </w:rPr>
          <w:t>Service Overview</w:t>
        </w:r>
        <w:r w:rsidR="0085205A">
          <w:rPr>
            <w:noProof/>
            <w:webHidden/>
          </w:rPr>
          <w:tab/>
        </w:r>
        <w:r w:rsidR="0085205A">
          <w:rPr>
            <w:noProof/>
            <w:webHidden/>
          </w:rPr>
          <w:fldChar w:fldCharType="begin"/>
        </w:r>
        <w:r w:rsidR="0085205A">
          <w:rPr>
            <w:noProof/>
            <w:webHidden/>
          </w:rPr>
          <w:instrText xml:space="preserve"> PAGEREF _Toc411545812 \h </w:instrText>
        </w:r>
        <w:r w:rsidR="0085205A">
          <w:rPr>
            <w:noProof/>
            <w:webHidden/>
          </w:rPr>
        </w:r>
        <w:r w:rsidR="0085205A">
          <w:rPr>
            <w:noProof/>
            <w:webHidden/>
          </w:rPr>
          <w:fldChar w:fldCharType="separate"/>
        </w:r>
        <w:r w:rsidR="0085205A">
          <w:rPr>
            <w:noProof/>
            <w:webHidden/>
          </w:rPr>
          <w:t>46</w:t>
        </w:r>
        <w:r w:rsidR="0085205A">
          <w:rPr>
            <w:noProof/>
            <w:webHidden/>
          </w:rPr>
          <w:fldChar w:fldCharType="end"/>
        </w:r>
      </w:hyperlink>
    </w:p>
    <w:p w14:paraId="34720C4E"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13" w:history="1">
        <w:r w:rsidR="0085205A" w:rsidRPr="00FE35DE">
          <w:rPr>
            <w:rStyle w:val="Hyperlink"/>
            <w:noProof/>
          </w:rPr>
          <w:t>6.2</w:t>
        </w:r>
        <w:r w:rsidR="0085205A">
          <w:rPr>
            <w:rFonts w:eastAsiaTheme="minorEastAsia" w:cstheme="minorBidi"/>
            <w:b w:val="0"/>
            <w:bCs w:val="0"/>
            <w:noProof/>
            <w:lang w:val="en-IN" w:eastAsia="en-IN"/>
          </w:rPr>
          <w:tab/>
        </w:r>
        <w:r w:rsidR="0085205A" w:rsidRPr="00FE35DE">
          <w:rPr>
            <w:rStyle w:val="Hyperlink"/>
            <w:noProof/>
          </w:rPr>
          <w:t>Functional Requirements</w:t>
        </w:r>
        <w:r w:rsidR="0085205A">
          <w:rPr>
            <w:noProof/>
            <w:webHidden/>
          </w:rPr>
          <w:tab/>
        </w:r>
        <w:r w:rsidR="0085205A">
          <w:rPr>
            <w:noProof/>
            <w:webHidden/>
          </w:rPr>
          <w:fldChar w:fldCharType="begin"/>
        </w:r>
        <w:r w:rsidR="0085205A">
          <w:rPr>
            <w:noProof/>
            <w:webHidden/>
          </w:rPr>
          <w:instrText xml:space="preserve"> PAGEREF _Toc411545813 \h </w:instrText>
        </w:r>
        <w:r w:rsidR="0085205A">
          <w:rPr>
            <w:noProof/>
            <w:webHidden/>
          </w:rPr>
        </w:r>
        <w:r w:rsidR="0085205A">
          <w:rPr>
            <w:noProof/>
            <w:webHidden/>
          </w:rPr>
          <w:fldChar w:fldCharType="separate"/>
        </w:r>
        <w:r w:rsidR="0085205A">
          <w:rPr>
            <w:noProof/>
            <w:webHidden/>
          </w:rPr>
          <w:t>47</w:t>
        </w:r>
        <w:r w:rsidR="0085205A">
          <w:rPr>
            <w:noProof/>
            <w:webHidden/>
          </w:rPr>
          <w:fldChar w:fldCharType="end"/>
        </w:r>
      </w:hyperlink>
    </w:p>
    <w:p w14:paraId="164ECA14" w14:textId="77777777" w:rsidR="0085205A" w:rsidRDefault="00FE52AE">
      <w:pPr>
        <w:pStyle w:val="TOC3"/>
        <w:rPr>
          <w:rFonts w:eastAsiaTheme="minorEastAsia" w:cstheme="minorBidi"/>
          <w:b w:val="0"/>
          <w:sz w:val="22"/>
          <w:szCs w:val="22"/>
          <w:lang w:val="en-IN" w:eastAsia="en-IN"/>
        </w:rPr>
      </w:pPr>
      <w:hyperlink w:anchor="_Toc411545814" w:history="1">
        <w:r w:rsidR="0085205A" w:rsidRPr="00FE35DE">
          <w:rPr>
            <w:rStyle w:val="Hyperlink"/>
          </w:rPr>
          <w:t>6.2.1</w:t>
        </w:r>
        <w:r w:rsidR="0085205A">
          <w:rPr>
            <w:rFonts w:eastAsiaTheme="minorEastAsia" w:cstheme="minorBidi"/>
            <w:b w:val="0"/>
            <w:sz w:val="22"/>
            <w:szCs w:val="22"/>
            <w:lang w:val="en-IN" w:eastAsia="en-IN"/>
          </w:rPr>
          <w:tab/>
        </w:r>
        <w:r w:rsidR="0085205A" w:rsidRPr="00FE35DE">
          <w:rPr>
            <w:rStyle w:val="Hyperlink"/>
          </w:rPr>
          <w:t>Service Access &amp; Subscription</w:t>
        </w:r>
        <w:r w:rsidR="0085205A">
          <w:rPr>
            <w:webHidden/>
          </w:rPr>
          <w:tab/>
        </w:r>
        <w:r w:rsidR="0085205A">
          <w:rPr>
            <w:webHidden/>
          </w:rPr>
          <w:fldChar w:fldCharType="begin"/>
        </w:r>
        <w:r w:rsidR="0085205A">
          <w:rPr>
            <w:webHidden/>
          </w:rPr>
          <w:instrText xml:space="preserve"> PAGEREF _Toc411545814 \h </w:instrText>
        </w:r>
        <w:r w:rsidR="0085205A">
          <w:rPr>
            <w:webHidden/>
          </w:rPr>
        </w:r>
        <w:r w:rsidR="0085205A">
          <w:rPr>
            <w:webHidden/>
          </w:rPr>
          <w:fldChar w:fldCharType="separate"/>
        </w:r>
        <w:r w:rsidR="0085205A">
          <w:rPr>
            <w:webHidden/>
          </w:rPr>
          <w:t>47</w:t>
        </w:r>
        <w:r w:rsidR="0085205A">
          <w:rPr>
            <w:webHidden/>
          </w:rPr>
          <w:fldChar w:fldCharType="end"/>
        </w:r>
      </w:hyperlink>
    </w:p>
    <w:p w14:paraId="67AB2E84" w14:textId="77777777" w:rsidR="0085205A" w:rsidRDefault="00FE52AE">
      <w:pPr>
        <w:pStyle w:val="TOC3"/>
        <w:rPr>
          <w:rFonts w:eastAsiaTheme="minorEastAsia" w:cstheme="minorBidi"/>
          <w:b w:val="0"/>
          <w:sz w:val="22"/>
          <w:szCs w:val="22"/>
          <w:lang w:val="en-IN" w:eastAsia="en-IN"/>
        </w:rPr>
      </w:pPr>
      <w:hyperlink w:anchor="_Toc411545815" w:history="1">
        <w:r w:rsidR="0085205A" w:rsidRPr="00FE35DE">
          <w:rPr>
            <w:rStyle w:val="Hyperlink"/>
          </w:rPr>
          <w:t>6.2.2</w:t>
        </w:r>
        <w:r w:rsidR="0085205A">
          <w:rPr>
            <w:rFonts w:eastAsiaTheme="minorEastAsia" w:cstheme="minorBidi"/>
            <w:b w:val="0"/>
            <w:sz w:val="22"/>
            <w:szCs w:val="22"/>
            <w:lang w:val="en-IN" w:eastAsia="en-IN"/>
          </w:rPr>
          <w:tab/>
        </w:r>
        <w:r w:rsidR="0085205A" w:rsidRPr="00FE35DE">
          <w:rPr>
            <w:rStyle w:val="Hyperlink"/>
          </w:rPr>
          <w:t>Outbound Dialling (OBD)</w:t>
        </w:r>
        <w:r w:rsidR="0085205A">
          <w:rPr>
            <w:webHidden/>
          </w:rPr>
          <w:tab/>
        </w:r>
        <w:r w:rsidR="0085205A">
          <w:rPr>
            <w:webHidden/>
          </w:rPr>
          <w:fldChar w:fldCharType="begin"/>
        </w:r>
        <w:r w:rsidR="0085205A">
          <w:rPr>
            <w:webHidden/>
          </w:rPr>
          <w:instrText xml:space="preserve"> PAGEREF _Toc411545815 \h </w:instrText>
        </w:r>
        <w:r w:rsidR="0085205A">
          <w:rPr>
            <w:webHidden/>
          </w:rPr>
        </w:r>
        <w:r w:rsidR="0085205A">
          <w:rPr>
            <w:webHidden/>
          </w:rPr>
          <w:fldChar w:fldCharType="separate"/>
        </w:r>
        <w:r w:rsidR="0085205A">
          <w:rPr>
            <w:webHidden/>
          </w:rPr>
          <w:t>50</w:t>
        </w:r>
        <w:r w:rsidR="0085205A">
          <w:rPr>
            <w:webHidden/>
          </w:rPr>
          <w:fldChar w:fldCharType="end"/>
        </w:r>
      </w:hyperlink>
    </w:p>
    <w:p w14:paraId="2D246235" w14:textId="77777777" w:rsidR="0085205A" w:rsidRDefault="00FE52AE">
      <w:pPr>
        <w:pStyle w:val="TOC3"/>
        <w:rPr>
          <w:rFonts w:eastAsiaTheme="minorEastAsia" w:cstheme="minorBidi"/>
          <w:b w:val="0"/>
          <w:sz w:val="22"/>
          <w:szCs w:val="22"/>
          <w:lang w:val="en-IN" w:eastAsia="en-IN"/>
        </w:rPr>
      </w:pPr>
      <w:hyperlink w:anchor="_Toc411545816" w:history="1">
        <w:r w:rsidR="0085205A" w:rsidRPr="00FE35DE">
          <w:rPr>
            <w:rStyle w:val="Hyperlink"/>
          </w:rPr>
          <w:t>6.2.3</w:t>
        </w:r>
        <w:r w:rsidR="0085205A">
          <w:rPr>
            <w:rFonts w:eastAsiaTheme="minorEastAsia" w:cstheme="minorBidi"/>
            <w:b w:val="0"/>
            <w:sz w:val="22"/>
            <w:szCs w:val="22"/>
            <w:lang w:val="en-IN" w:eastAsia="en-IN"/>
          </w:rPr>
          <w:tab/>
        </w:r>
        <w:r w:rsidR="0085205A" w:rsidRPr="00FE35DE">
          <w:rPr>
            <w:rStyle w:val="Hyperlink"/>
          </w:rPr>
          <w:t>IVR Handling for Incoming Call</w:t>
        </w:r>
        <w:r w:rsidR="0085205A">
          <w:rPr>
            <w:webHidden/>
          </w:rPr>
          <w:tab/>
        </w:r>
        <w:r w:rsidR="0085205A">
          <w:rPr>
            <w:webHidden/>
          </w:rPr>
          <w:fldChar w:fldCharType="begin"/>
        </w:r>
        <w:r w:rsidR="0085205A">
          <w:rPr>
            <w:webHidden/>
          </w:rPr>
          <w:instrText xml:space="preserve"> PAGEREF _Toc411545816 \h </w:instrText>
        </w:r>
        <w:r w:rsidR="0085205A">
          <w:rPr>
            <w:webHidden/>
          </w:rPr>
        </w:r>
        <w:r w:rsidR="0085205A">
          <w:rPr>
            <w:webHidden/>
          </w:rPr>
          <w:fldChar w:fldCharType="separate"/>
        </w:r>
        <w:r w:rsidR="0085205A">
          <w:rPr>
            <w:webHidden/>
          </w:rPr>
          <w:t>52</w:t>
        </w:r>
        <w:r w:rsidR="0085205A">
          <w:rPr>
            <w:webHidden/>
          </w:rPr>
          <w:fldChar w:fldCharType="end"/>
        </w:r>
      </w:hyperlink>
    </w:p>
    <w:p w14:paraId="67D86671" w14:textId="77777777" w:rsidR="0085205A" w:rsidRDefault="00FE52AE">
      <w:pPr>
        <w:pStyle w:val="TOC3"/>
        <w:rPr>
          <w:rFonts w:eastAsiaTheme="minorEastAsia" w:cstheme="minorBidi"/>
          <w:b w:val="0"/>
          <w:sz w:val="22"/>
          <w:szCs w:val="22"/>
          <w:lang w:val="en-IN" w:eastAsia="en-IN"/>
        </w:rPr>
      </w:pPr>
      <w:hyperlink w:anchor="_Toc411545817" w:history="1">
        <w:r w:rsidR="0085205A" w:rsidRPr="00FE35DE">
          <w:rPr>
            <w:rStyle w:val="Hyperlink"/>
          </w:rPr>
          <w:t>6.2.4</w:t>
        </w:r>
        <w:r w:rsidR="0085205A">
          <w:rPr>
            <w:rFonts w:eastAsiaTheme="minorEastAsia" w:cstheme="minorBidi"/>
            <w:b w:val="0"/>
            <w:sz w:val="22"/>
            <w:szCs w:val="22"/>
            <w:lang w:val="en-IN" w:eastAsia="en-IN"/>
          </w:rPr>
          <w:tab/>
        </w:r>
        <w:r w:rsidR="0085205A" w:rsidRPr="00FE35DE">
          <w:rPr>
            <w:rStyle w:val="Hyperlink"/>
          </w:rPr>
          <w:t>Inbox Handling</w:t>
        </w:r>
        <w:r w:rsidR="0085205A">
          <w:rPr>
            <w:webHidden/>
          </w:rPr>
          <w:tab/>
        </w:r>
        <w:r w:rsidR="0085205A">
          <w:rPr>
            <w:webHidden/>
          </w:rPr>
          <w:fldChar w:fldCharType="begin"/>
        </w:r>
        <w:r w:rsidR="0085205A">
          <w:rPr>
            <w:webHidden/>
          </w:rPr>
          <w:instrText xml:space="preserve"> PAGEREF _Toc411545817 \h </w:instrText>
        </w:r>
        <w:r w:rsidR="0085205A">
          <w:rPr>
            <w:webHidden/>
          </w:rPr>
        </w:r>
        <w:r w:rsidR="0085205A">
          <w:rPr>
            <w:webHidden/>
          </w:rPr>
          <w:fldChar w:fldCharType="separate"/>
        </w:r>
        <w:r w:rsidR="0085205A">
          <w:rPr>
            <w:webHidden/>
          </w:rPr>
          <w:t>53</w:t>
        </w:r>
        <w:r w:rsidR="0085205A">
          <w:rPr>
            <w:webHidden/>
          </w:rPr>
          <w:fldChar w:fldCharType="end"/>
        </w:r>
      </w:hyperlink>
    </w:p>
    <w:p w14:paraId="73DED90F" w14:textId="77777777" w:rsidR="0085205A" w:rsidRDefault="00FE52AE">
      <w:pPr>
        <w:pStyle w:val="TOC3"/>
        <w:rPr>
          <w:rFonts w:eastAsiaTheme="minorEastAsia" w:cstheme="minorBidi"/>
          <w:b w:val="0"/>
          <w:sz w:val="22"/>
          <w:szCs w:val="22"/>
          <w:lang w:val="en-IN" w:eastAsia="en-IN"/>
        </w:rPr>
      </w:pPr>
      <w:hyperlink w:anchor="_Toc411545818" w:history="1">
        <w:r w:rsidR="0085205A" w:rsidRPr="00FE35DE">
          <w:rPr>
            <w:rStyle w:val="Hyperlink"/>
          </w:rPr>
          <w:t>6.2.5</w:t>
        </w:r>
        <w:r w:rsidR="0085205A">
          <w:rPr>
            <w:rFonts w:eastAsiaTheme="minorEastAsia" w:cstheme="minorBidi"/>
            <w:b w:val="0"/>
            <w:sz w:val="22"/>
            <w:szCs w:val="22"/>
            <w:lang w:val="en-IN" w:eastAsia="en-IN"/>
          </w:rPr>
          <w:tab/>
        </w:r>
        <w:r w:rsidR="0085205A" w:rsidRPr="00FE35DE">
          <w:rPr>
            <w:rStyle w:val="Hyperlink"/>
          </w:rPr>
          <w:t>Reporting</w:t>
        </w:r>
        <w:r w:rsidR="0085205A">
          <w:rPr>
            <w:webHidden/>
          </w:rPr>
          <w:tab/>
        </w:r>
        <w:r w:rsidR="0085205A">
          <w:rPr>
            <w:webHidden/>
          </w:rPr>
          <w:fldChar w:fldCharType="begin"/>
        </w:r>
        <w:r w:rsidR="0085205A">
          <w:rPr>
            <w:webHidden/>
          </w:rPr>
          <w:instrText xml:space="preserve"> PAGEREF _Toc411545818 \h </w:instrText>
        </w:r>
        <w:r w:rsidR="0085205A">
          <w:rPr>
            <w:webHidden/>
          </w:rPr>
        </w:r>
        <w:r w:rsidR="0085205A">
          <w:rPr>
            <w:webHidden/>
          </w:rPr>
          <w:fldChar w:fldCharType="separate"/>
        </w:r>
        <w:r w:rsidR="0085205A">
          <w:rPr>
            <w:webHidden/>
          </w:rPr>
          <w:t>54</w:t>
        </w:r>
        <w:r w:rsidR="0085205A">
          <w:rPr>
            <w:webHidden/>
          </w:rPr>
          <w:fldChar w:fldCharType="end"/>
        </w:r>
      </w:hyperlink>
    </w:p>
    <w:p w14:paraId="473A16C0" w14:textId="77777777" w:rsidR="0085205A" w:rsidRDefault="00FE52AE">
      <w:pPr>
        <w:pStyle w:val="TOC3"/>
        <w:rPr>
          <w:rFonts w:eastAsiaTheme="minorEastAsia" w:cstheme="minorBidi"/>
          <w:b w:val="0"/>
          <w:sz w:val="22"/>
          <w:szCs w:val="22"/>
          <w:lang w:val="en-IN" w:eastAsia="en-IN"/>
        </w:rPr>
      </w:pPr>
      <w:hyperlink w:anchor="_Toc411545819" w:history="1">
        <w:r w:rsidR="0085205A" w:rsidRPr="00FE35DE">
          <w:rPr>
            <w:rStyle w:val="Hyperlink"/>
          </w:rPr>
          <w:t>6.2.6</w:t>
        </w:r>
        <w:r w:rsidR="0085205A">
          <w:rPr>
            <w:rFonts w:eastAsiaTheme="minorEastAsia" w:cstheme="minorBidi"/>
            <w:b w:val="0"/>
            <w:sz w:val="22"/>
            <w:szCs w:val="22"/>
            <w:lang w:val="en-IN" w:eastAsia="en-IN"/>
          </w:rPr>
          <w:tab/>
        </w:r>
        <w:r w:rsidR="0085205A" w:rsidRPr="00FE35DE">
          <w:rPr>
            <w:rStyle w:val="Hyperlink"/>
          </w:rPr>
          <w:t>Content Management and Upload</w:t>
        </w:r>
        <w:r w:rsidR="0085205A">
          <w:rPr>
            <w:webHidden/>
          </w:rPr>
          <w:tab/>
        </w:r>
        <w:r w:rsidR="0085205A">
          <w:rPr>
            <w:webHidden/>
          </w:rPr>
          <w:fldChar w:fldCharType="begin"/>
        </w:r>
        <w:r w:rsidR="0085205A">
          <w:rPr>
            <w:webHidden/>
          </w:rPr>
          <w:instrText xml:space="preserve"> PAGEREF _Toc411545819 \h </w:instrText>
        </w:r>
        <w:r w:rsidR="0085205A">
          <w:rPr>
            <w:webHidden/>
          </w:rPr>
        </w:r>
        <w:r w:rsidR="0085205A">
          <w:rPr>
            <w:webHidden/>
          </w:rPr>
          <w:fldChar w:fldCharType="separate"/>
        </w:r>
        <w:r w:rsidR="0085205A">
          <w:rPr>
            <w:webHidden/>
          </w:rPr>
          <w:t>55</w:t>
        </w:r>
        <w:r w:rsidR="0085205A">
          <w:rPr>
            <w:webHidden/>
          </w:rPr>
          <w:fldChar w:fldCharType="end"/>
        </w:r>
      </w:hyperlink>
    </w:p>
    <w:p w14:paraId="1A8798CC" w14:textId="77777777" w:rsidR="0085205A" w:rsidRDefault="00FE52AE">
      <w:pPr>
        <w:pStyle w:val="TOC3"/>
        <w:rPr>
          <w:rFonts w:eastAsiaTheme="minorEastAsia" w:cstheme="minorBidi"/>
          <w:b w:val="0"/>
          <w:sz w:val="22"/>
          <w:szCs w:val="22"/>
          <w:lang w:val="en-IN" w:eastAsia="en-IN"/>
        </w:rPr>
      </w:pPr>
      <w:hyperlink w:anchor="_Toc411545820" w:history="1">
        <w:r w:rsidR="0085205A" w:rsidRPr="00FE35DE">
          <w:rPr>
            <w:rStyle w:val="Hyperlink"/>
          </w:rPr>
          <w:t>6.2.7</w:t>
        </w:r>
        <w:r w:rsidR="0085205A">
          <w:rPr>
            <w:rFonts w:eastAsiaTheme="minorEastAsia" w:cstheme="minorBidi"/>
            <w:b w:val="0"/>
            <w:sz w:val="22"/>
            <w:szCs w:val="22"/>
            <w:lang w:val="en-IN" w:eastAsia="en-IN"/>
          </w:rPr>
          <w:tab/>
        </w:r>
        <w:r w:rsidR="0085205A" w:rsidRPr="00FE35DE">
          <w:rPr>
            <w:rStyle w:val="Hyperlink"/>
          </w:rPr>
          <w:t>Do Not Disturb (DND) Handling</w:t>
        </w:r>
        <w:r w:rsidR="0085205A">
          <w:rPr>
            <w:webHidden/>
          </w:rPr>
          <w:tab/>
        </w:r>
        <w:r w:rsidR="0085205A">
          <w:rPr>
            <w:webHidden/>
          </w:rPr>
          <w:fldChar w:fldCharType="begin"/>
        </w:r>
        <w:r w:rsidR="0085205A">
          <w:rPr>
            <w:webHidden/>
          </w:rPr>
          <w:instrText xml:space="preserve"> PAGEREF _Toc411545820 \h </w:instrText>
        </w:r>
        <w:r w:rsidR="0085205A">
          <w:rPr>
            <w:webHidden/>
          </w:rPr>
        </w:r>
        <w:r w:rsidR="0085205A">
          <w:rPr>
            <w:webHidden/>
          </w:rPr>
          <w:fldChar w:fldCharType="separate"/>
        </w:r>
        <w:r w:rsidR="0085205A">
          <w:rPr>
            <w:webHidden/>
          </w:rPr>
          <w:t>55</w:t>
        </w:r>
        <w:r w:rsidR="0085205A">
          <w:rPr>
            <w:webHidden/>
          </w:rPr>
          <w:fldChar w:fldCharType="end"/>
        </w:r>
      </w:hyperlink>
    </w:p>
    <w:p w14:paraId="5EFD83C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21" w:history="1">
        <w:r w:rsidR="0085205A" w:rsidRPr="00FE35DE">
          <w:rPr>
            <w:rStyle w:val="Hyperlink"/>
            <w:noProof/>
          </w:rPr>
          <w:t>6.3</w:t>
        </w:r>
        <w:r w:rsidR="0085205A">
          <w:rPr>
            <w:rFonts w:eastAsiaTheme="minorEastAsia" w:cstheme="minorBidi"/>
            <w:b w:val="0"/>
            <w:bCs w:val="0"/>
            <w:noProof/>
            <w:lang w:val="en-IN" w:eastAsia="en-IN"/>
          </w:rPr>
          <w:tab/>
        </w:r>
        <w:r w:rsidR="0085205A" w:rsidRPr="00FE35DE">
          <w:rPr>
            <w:rStyle w:val="Hyperlink"/>
            <w:noProof/>
          </w:rPr>
          <w:t>Non-Functional Requirements</w:t>
        </w:r>
        <w:r w:rsidR="0085205A">
          <w:rPr>
            <w:noProof/>
            <w:webHidden/>
          </w:rPr>
          <w:tab/>
        </w:r>
        <w:r w:rsidR="0085205A">
          <w:rPr>
            <w:noProof/>
            <w:webHidden/>
          </w:rPr>
          <w:fldChar w:fldCharType="begin"/>
        </w:r>
        <w:r w:rsidR="0085205A">
          <w:rPr>
            <w:noProof/>
            <w:webHidden/>
          </w:rPr>
          <w:instrText xml:space="preserve"> PAGEREF _Toc411545821 \h </w:instrText>
        </w:r>
        <w:r w:rsidR="0085205A">
          <w:rPr>
            <w:noProof/>
            <w:webHidden/>
          </w:rPr>
        </w:r>
        <w:r w:rsidR="0085205A">
          <w:rPr>
            <w:noProof/>
            <w:webHidden/>
          </w:rPr>
          <w:fldChar w:fldCharType="separate"/>
        </w:r>
        <w:r w:rsidR="0085205A">
          <w:rPr>
            <w:noProof/>
            <w:webHidden/>
          </w:rPr>
          <w:t>55</w:t>
        </w:r>
        <w:r w:rsidR="0085205A">
          <w:rPr>
            <w:noProof/>
            <w:webHidden/>
          </w:rPr>
          <w:fldChar w:fldCharType="end"/>
        </w:r>
      </w:hyperlink>
    </w:p>
    <w:p w14:paraId="3EB64A6E" w14:textId="77777777" w:rsidR="0085205A" w:rsidRDefault="00FE52AE">
      <w:pPr>
        <w:pStyle w:val="TOC3"/>
        <w:rPr>
          <w:rFonts w:eastAsiaTheme="minorEastAsia" w:cstheme="minorBidi"/>
          <w:b w:val="0"/>
          <w:sz w:val="22"/>
          <w:szCs w:val="22"/>
          <w:lang w:val="en-IN" w:eastAsia="en-IN"/>
        </w:rPr>
      </w:pPr>
      <w:hyperlink w:anchor="_Toc411545822" w:history="1">
        <w:r w:rsidR="0085205A" w:rsidRPr="00FE35DE">
          <w:rPr>
            <w:rStyle w:val="Hyperlink"/>
          </w:rPr>
          <w:t>6.3.1</w:t>
        </w:r>
        <w:r w:rsidR="0085205A">
          <w:rPr>
            <w:rFonts w:eastAsiaTheme="minorEastAsia" w:cstheme="minorBidi"/>
            <w:b w:val="0"/>
            <w:sz w:val="22"/>
            <w:szCs w:val="22"/>
            <w:lang w:val="en-IN" w:eastAsia="en-IN"/>
          </w:rPr>
          <w:tab/>
        </w:r>
        <w:r w:rsidR="0085205A" w:rsidRPr="00FE35DE">
          <w:rPr>
            <w:rStyle w:val="Hyperlink"/>
          </w:rPr>
          <w:t>Scalability Requirements</w:t>
        </w:r>
        <w:r w:rsidR="0085205A">
          <w:rPr>
            <w:webHidden/>
          </w:rPr>
          <w:tab/>
        </w:r>
        <w:r w:rsidR="0085205A">
          <w:rPr>
            <w:webHidden/>
          </w:rPr>
          <w:fldChar w:fldCharType="begin"/>
        </w:r>
        <w:r w:rsidR="0085205A">
          <w:rPr>
            <w:webHidden/>
          </w:rPr>
          <w:instrText xml:space="preserve"> PAGEREF _Toc411545822 \h </w:instrText>
        </w:r>
        <w:r w:rsidR="0085205A">
          <w:rPr>
            <w:webHidden/>
          </w:rPr>
        </w:r>
        <w:r w:rsidR="0085205A">
          <w:rPr>
            <w:webHidden/>
          </w:rPr>
          <w:fldChar w:fldCharType="separate"/>
        </w:r>
        <w:r w:rsidR="0085205A">
          <w:rPr>
            <w:webHidden/>
          </w:rPr>
          <w:t>55</w:t>
        </w:r>
        <w:r w:rsidR="0085205A">
          <w:rPr>
            <w:webHidden/>
          </w:rPr>
          <w:fldChar w:fldCharType="end"/>
        </w:r>
      </w:hyperlink>
    </w:p>
    <w:p w14:paraId="72523A92"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23" w:history="1">
        <w:r w:rsidR="0085205A" w:rsidRPr="00FE35DE">
          <w:rPr>
            <w:rStyle w:val="Hyperlink"/>
            <w:noProof/>
          </w:rPr>
          <w:t>6.4</w:t>
        </w:r>
        <w:r w:rsidR="0085205A">
          <w:rPr>
            <w:rFonts w:eastAsiaTheme="minorEastAsia" w:cstheme="minorBidi"/>
            <w:b w:val="0"/>
            <w:bCs w:val="0"/>
            <w:noProof/>
            <w:lang w:val="en-IN" w:eastAsia="en-IN"/>
          </w:rPr>
          <w:tab/>
        </w:r>
        <w:r w:rsidR="0085205A" w:rsidRPr="00FE35DE">
          <w:rPr>
            <w:rStyle w:val="Hyperlink"/>
            <w:noProof/>
          </w:rPr>
          <w:t>Call Flows</w:t>
        </w:r>
        <w:r w:rsidR="0085205A">
          <w:rPr>
            <w:noProof/>
            <w:webHidden/>
          </w:rPr>
          <w:tab/>
        </w:r>
        <w:r w:rsidR="0085205A">
          <w:rPr>
            <w:noProof/>
            <w:webHidden/>
          </w:rPr>
          <w:fldChar w:fldCharType="begin"/>
        </w:r>
        <w:r w:rsidR="0085205A">
          <w:rPr>
            <w:noProof/>
            <w:webHidden/>
          </w:rPr>
          <w:instrText xml:space="preserve"> PAGEREF _Toc411545823 \h </w:instrText>
        </w:r>
        <w:r w:rsidR="0085205A">
          <w:rPr>
            <w:noProof/>
            <w:webHidden/>
          </w:rPr>
        </w:r>
        <w:r w:rsidR="0085205A">
          <w:rPr>
            <w:noProof/>
            <w:webHidden/>
          </w:rPr>
          <w:fldChar w:fldCharType="separate"/>
        </w:r>
        <w:r w:rsidR="0085205A">
          <w:rPr>
            <w:noProof/>
            <w:webHidden/>
          </w:rPr>
          <w:t>56</w:t>
        </w:r>
        <w:r w:rsidR="0085205A">
          <w:rPr>
            <w:noProof/>
            <w:webHidden/>
          </w:rPr>
          <w:fldChar w:fldCharType="end"/>
        </w:r>
      </w:hyperlink>
    </w:p>
    <w:p w14:paraId="579DE05C" w14:textId="77777777" w:rsidR="0085205A" w:rsidRDefault="00FE52AE">
      <w:pPr>
        <w:pStyle w:val="TOC3"/>
        <w:rPr>
          <w:rFonts w:eastAsiaTheme="minorEastAsia" w:cstheme="minorBidi"/>
          <w:b w:val="0"/>
          <w:sz w:val="22"/>
          <w:szCs w:val="22"/>
          <w:lang w:val="en-IN" w:eastAsia="en-IN"/>
        </w:rPr>
      </w:pPr>
      <w:hyperlink w:anchor="_Toc411545824" w:history="1">
        <w:r w:rsidR="0085205A" w:rsidRPr="00FE35DE">
          <w:rPr>
            <w:rStyle w:val="Hyperlink"/>
          </w:rPr>
          <w:t>6.4.1</w:t>
        </w:r>
        <w:r w:rsidR="0085205A">
          <w:rPr>
            <w:rFonts w:eastAsiaTheme="minorEastAsia" w:cstheme="minorBidi"/>
            <w:b w:val="0"/>
            <w:sz w:val="22"/>
            <w:szCs w:val="22"/>
            <w:lang w:val="en-IN" w:eastAsia="en-IN"/>
          </w:rPr>
          <w:tab/>
        </w:r>
        <w:r w:rsidR="0085205A" w:rsidRPr="00FE35DE">
          <w:rPr>
            <w:rStyle w:val="Hyperlink"/>
          </w:rPr>
          <w:t>Welcome Message and Kilakri Subscription via IVR</w:t>
        </w:r>
        <w:r w:rsidR="0085205A">
          <w:rPr>
            <w:webHidden/>
          </w:rPr>
          <w:tab/>
        </w:r>
        <w:r w:rsidR="0085205A">
          <w:rPr>
            <w:webHidden/>
          </w:rPr>
          <w:fldChar w:fldCharType="begin"/>
        </w:r>
        <w:r w:rsidR="0085205A">
          <w:rPr>
            <w:webHidden/>
          </w:rPr>
          <w:instrText xml:space="preserve"> PAGEREF _Toc411545824 \h </w:instrText>
        </w:r>
        <w:r w:rsidR="0085205A">
          <w:rPr>
            <w:webHidden/>
          </w:rPr>
        </w:r>
        <w:r w:rsidR="0085205A">
          <w:rPr>
            <w:webHidden/>
          </w:rPr>
          <w:fldChar w:fldCharType="separate"/>
        </w:r>
        <w:r w:rsidR="0085205A">
          <w:rPr>
            <w:webHidden/>
          </w:rPr>
          <w:t>57</w:t>
        </w:r>
        <w:r w:rsidR="0085205A">
          <w:rPr>
            <w:webHidden/>
          </w:rPr>
          <w:fldChar w:fldCharType="end"/>
        </w:r>
      </w:hyperlink>
    </w:p>
    <w:p w14:paraId="5EB503DC" w14:textId="77777777" w:rsidR="0085205A" w:rsidRDefault="00FE52AE">
      <w:pPr>
        <w:pStyle w:val="TOC3"/>
        <w:rPr>
          <w:rFonts w:eastAsiaTheme="minorEastAsia" w:cstheme="minorBidi"/>
          <w:b w:val="0"/>
          <w:sz w:val="22"/>
          <w:szCs w:val="22"/>
          <w:lang w:val="en-IN" w:eastAsia="en-IN"/>
        </w:rPr>
      </w:pPr>
      <w:hyperlink w:anchor="_Toc411545825" w:history="1">
        <w:r w:rsidR="0085205A" w:rsidRPr="00FE35DE">
          <w:rPr>
            <w:rStyle w:val="Hyperlink"/>
          </w:rPr>
          <w:t>6.4.2</w:t>
        </w:r>
        <w:r w:rsidR="0085205A">
          <w:rPr>
            <w:rFonts w:eastAsiaTheme="minorEastAsia" w:cstheme="minorBidi"/>
            <w:b w:val="0"/>
            <w:sz w:val="22"/>
            <w:szCs w:val="22"/>
            <w:lang w:val="en-IN" w:eastAsia="en-IN"/>
          </w:rPr>
          <w:tab/>
        </w:r>
        <w:r w:rsidR="0085205A" w:rsidRPr="00FE35DE">
          <w:rPr>
            <w:rStyle w:val="Hyperlink"/>
          </w:rPr>
          <w:t>Inbox Access</w:t>
        </w:r>
        <w:r w:rsidR="0085205A">
          <w:rPr>
            <w:webHidden/>
          </w:rPr>
          <w:tab/>
        </w:r>
        <w:r w:rsidR="0085205A">
          <w:rPr>
            <w:webHidden/>
          </w:rPr>
          <w:fldChar w:fldCharType="begin"/>
        </w:r>
        <w:r w:rsidR="0085205A">
          <w:rPr>
            <w:webHidden/>
          </w:rPr>
          <w:instrText xml:space="preserve"> PAGEREF _Toc411545825 \h </w:instrText>
        </w:r>
        <w:r w:rsidR="0085205A">
          <w:rPr>
            <w:webHidden/>
          </w:rPr>
        </w:r>
        <w:r w:rsidR="0085205A">
          <w:rPr>
            <w:webHidden/>
          </w:rPr>
          <w:fldChar w:fldCharType="separate"/>
        </w:r>
        <w:r w:rsidR="0085205A">
          <w:rPr>
            <w:webHidden/>
          </w:rPr>
          <w:t>57</w:t>
        </w:r>
        <w:r w:rsidR="0085205A">
          <w:rPr>
            <w:webHidden/>
          </w:rPr>
          <w:fldChar w:fldCharType="end"/>
        </w:r>
      </w:hyperlink>
    </w:p>
    <w:p w14:paraId="6161F1FA" w14:textId="77777777" w:rsidR="0085205A" w:rsidRDefault="00FE52AE">
      <w:pPr>
        <w:pStyle w:val="TOC3"/>
        <w:rPr>
          <w:rFonts w:eastAsiaTheme="minorEastAsia" w:cstheme="minorBidi"/>
          <w:b w:val="0"/>
          <w:sz w:val="22"/>
          <w:szCs w:val="22"/>
          <w:lang w:val="en-IN" w:eastAsia="en-IN"/>
        </w:rPr>
      </w:pPr>
      <w:hyperlink w:anchor="_Toc411545826" w:history="1">
        <w:r w:rsidR="0085205A" w:rsidRPr="00FE35DE">
          <w:rPr>
            <w:rStyle w:val="Hyperlink"/>
          </w:rPr>
          <w:t>6.4.3</w:t>
        </w:r>
        <w:r w:rsidR="0085205A">
          <w:rPr>
            <w:rFonts w:eastAsiaTheme="minorEastAsia" w:cstheme="minorBidi"/>
            <w:b w:val="0"/>
            <w:sz w:val="22"/>
            <w:szCs w:val="22"/>
            <w:lang w:val="en-IN" w:eastAsia="en-IN"/>
          </w:rPr>
          <w:tab/>
        </w:r>
        <w:r w:rsidR="0085205A" w:rsidRPr="00FE35DE">
          <w:rPr>
            <w:rStyle w:val="Hyperlink"/>
          </w:rPr>
          <w:t>OBD Call Flow</w:t>
        </w:r>
        <w:r w:rsidR="0085205A">
          <w:rPr>
            <w:webHidden/>
          </w:rPr>
          <w:tab/>
        </w:r>
        <w:r w:rsidR="0085205A">
          <w:rPr>
            <w:webHidden/>
          </w:rPr>
          <w:fldChar w:fldCharType="begin"/>
        </w:r>
        <w:r w:rsidR="0085205A">
          <w:rPr>
            <w:webHidden/>
          </w:rPr>
          <w:instrText xml:space="preserve"> PAGEREF _Toc411545826 \h </w:instrText>
        </w:r>
        <w:r w:rsidR="0085205A">
          <w:rPr>
            <w:webHidden/>
          </w:rPr>
        </w:r>
        <w:r w:rsidR="0085205A">
          <w:rPr>
            <w:webHidden/>
          </w:rPr>
          <w:fldChar w:fldCharType="separate"/>
        </w:r>
        <w:r w:rsidR="0085205A">
          <w:rPr>
            <w:webHidden/>
          </w:rPr>
          <w:t>58</w:t>
        </w:r>
        <w:r w:rsidR="0085205A">
          <w:rPr>
            <w:webHidden/>
          </w:rPr>
          <w:fldChar w:fldCharType="end"/>
        </w:r>
      </w:hyperlink>
    </w:p>
    <w:p w14:paraId="058CE29C"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827" w:history="1">
        <w:r w:rsidR="0085205A" w:rsidRPr="00FE35DE">
          <w:rPr>
            <w:rStyle w:val="Hyperlink"/>
            <w:noProof/>
          </w:rPr>
          <w:t>7</w:t>
        </w:r>
        <w:r w:rsidR="0085205A">
          <w:rPr>
            <w:rFonts w:eastAsiaTheme="minorEastAsia" w:cstheme="minorBidi"/>
            <w:b w:val="0"/>
            <w:bCs w:val="0"/>
            <w:i w:val="0"/>
            <w:iCs w:val="0"/>
            <w:noProof/>
            <w:sz w:val="22"/>
            <w:szCs w:val="22"/>
            <w:lang w:val="en-IN" w:eastAsia="en-IN"/>
          </w:rPr>
          <w:tab/>
        </w:r>
        <w:r w:rsidR="0085205A" w:rsidRPr="00FE35DE">
          <w:rPr>
            <w:rStyle w:val="Hyperlink"/>
            <w:noProof/>
          </w:rPr>
          <w:t>Appendix A: Input Parameter Elements and Definitions</w:t>
        </w:r>
        <w:r w:rsidR="0085205A">
          <w:rPr>
            <w:noProof/>
            <w:webHidden/>
          </w:rPr>
          <w:tab/>
        </w:r>
        <w:r w:rsidR="0085205A">
          <w:rPr>
            <w:noProof/>
            <w:webHidden/>
          </w:rPr>
          <w:fldChar w:fldCharType="begin"/>
        </w:r>
        <w:r w:rsidR="0085205A">
          <w:rPr>
            <w:noProof/>
            <w:webHidden/>
          </w:rPr>
          <w:instrText xml:space="preserve"> PAGEREF _Toc411545827 \h </w:instrText>
        </w:r>
        <w:r w:rsidR="0085205A">
          <w:rPr>
            <w:noProof/>
            <w:webHidden/>
          </w:rPr>
        </w:r>
        <w:r w:rsidR="0085205A">
          <w:rPr>
            <w:noProof/>
            <w:webHidden/>
          </w:rPr>
          <w:fldChar w:fldCharType="separate"/>
        </w:r>
        <w:r w:rsidR="0085205A">
          <w:rPr>
            <w:noProof/>
            <w:webHidden/>
          </w:rPr>
          <w:t>59</w:t>
        </w:r>
        <w:r w:rsidR="0085205A">
          <w:rPr>
            <w:noProof/>
            <w:webHidden/>
          </w:rPr>
          <w:fldChar w:fldCharType="end"/>
        </w:r>
      </w:hyperlink>
    </w:p>
    <w:p w14:paraId="08DE2589"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28" w:history="1">
        <w:r w:rsidR="0085205A" w:rsidRPr="00FE35DE">
          <w:rPr>
            <w:rStyle w:val="Hyperlink"/>
            <w:noProof/>
          </w:rPr>
          <w:t>7.1</w:t>
        </w:r>
        <w:r w:rsidR="0085205A">
          <w:rPr>
            <w:rFonts w:eastAsiaTheme="minorEastAsia" w:cstheme="minorBidi"/>
            <w:b w:val="0"/>
            <w:bCs w:val="0"/>
            <w:noProof/>
            <w:lang w:val="en-IN" w:eastAsia="en-IN"/>
          </w:rPr>
          <w:tab/>
        </w:r>
        <w:r w:rsidR="0085205A" w:rsidRPr="00FE35DE">
          <w:rPr>
            <w:rStyle w:val="Hyperlink"/>
            <w:noProof/>
          </w:rPr>
          <w:t>Location Data</w:t>
        </w:r>
        <w:r w:rsidR="0085205A">
          <w:rPr>
            <w:noProof/>
            <w:webHidden/>
          </w:rPr>
          <w:tab/>
        </w:r>
        <w:r w:rsidR="0085205A">
          <w:rPr>
            <w:noProof/>
            <w:webHidden/>
          </w:rPr>
          <w:fldChar w:fldCharType="begin"/>
        </w:r>
        <w:r w:rsidR="0085205A">
          <w:rPr>
            <w:noProof/>
            <w:webHidden/>
          </w:rPr>
          <w:instrText xml:space="preserve"> PAGEREF _Toc411545828 \h </w:instrText>
        </w:r>
        <w:r w:rsidR="0085205A">
          <w:rPr>
            <w:noProof/>
            <w:webHidden/>
          </w:rPr>
        </w:r>
        <w:r w:rsidR="0085205A">
          <w:rPr>
            <w:noProof/>
            <w:webHidden/>
          </w:rPr>
          <w:fldChar w:fldCharType="separate"/>
        </w:r>
        <w:r w:rsidR="0085205A">
          <w:rPr>
            <w:noProof/>
            <w:webHidden/>
          </w:rPr>
          <w:t>59</w:t>
        </w:r>
        <w:r w:rsidR="0085205A">
          <w:rPr>
            <w:noProof/>
            <w:webHidden/>
          </w:rPr>
          <w:fldChar w:fldCharType="end"/>
        </w:r>
      </w:hyperlink>
    </w:p>
    <w:p w14:paraId="4D52A859"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29" w:history="1">
        <w:r w:rsidR="0085205A" w:rsidRPr="00FE35DE">
          <w:rPr>
            <w:rStyle w:val="Hyperlink"/>
            <w:noProof/>
          </w:rPr>
          <w:t>7.2</w:t>
        </w:r>
        <w:r w:rsidR="0085205A">
          <w:rPr>
            <w:rFonts w:eastAsiaTheme="minorEastAsia" w:cstheme="minorBidi"/>
            <w:b w:val="0"/>
            <w:bCs w:val="0"/>
            <w:noProof/>
            <w:lang w:val="en-IN" w:eastAsia="en-IN"/>
          </w:rPr>
          <w:tab/>
        </w:r>
        <w:r w:rsidR="0085205A" w:rsidRPr="00FE35DE">
          <w:rPr>
            <w:rStyle w:val="Hyperlink"/>
            <w:noProof/>
          </w:rPr>
          <w:t>FLW Data</w:t>
        </w:r>
        <w:r w:rsidR="0085205A">
          <w:rPr>
            <w:noProof/>
            <w:webHidden/>
          </w:rPr>
          <w:tab/>
        </w:r>
        <w:r w:rsidR="0085205A">
          <w:rPr>
            <w:noProof/>
            <w:webHidden/>
          </w:rPr>
          <w:fldChar w:fldCharType="begin"/>
        </w:r>
        <w:r w:rsidR="0085205A">
          <w:rPr>
            <w:noProof/>
            <w:webHidden/>
          </w:rPr>
          <w:instrText xml:space="preserve"> PAGEREF _Toc411545829 \h </w:instrText>
        </w:r>
        <w:r w:rsidR="0085205A">
          <w:rPr>
            <w:noProof/>
            <w:webHidden/>
          </w:rPr>
        </w:r>
        <w:r w:rsidR="0085205A">
          <w:rPr>
            <w:noProof/>
            <w:webHidden/>
          </w:rPr>
          <w:fldChar w:fldCharType="separate"/>
        </w:r>
        <w:r w:rsidR="0085205A">
          <w:rPr>
            <w:noProof/>
            <w:webHidden/>
          </w:rPr>
          <w:t>59</w:t>
        </w:r>
        <w:r w:rsidR="0085205A">
          <w:rPr>
            <w:noProof/>
            <w:webHidden/>
          </w:rPr>
          <w:fldChar w:fldCharType="end"/>
        </w:r>
      </w:hyperlink>
    </w:p>
    <w:p w14:paraId="77114548" w14:textId="77777777" w:rsidR="0085205A" w:rsidRDefault="00FE52AE">
      <w:pPr>
        <w:pStyle w:val="TOC3"/>
        <w:rPr>
          <w:rFonts w:eastAsiaTheme="minorEastAsia" w:cstheme="minorBidi"/>
          <w:b w:val="0"/>
          <w:sz w:val="22"/>
          <w:szCs w:val="22"/>
          <w:lang w:val="en-IN" w:eastAsia="en-IN"/>
        </w:rPr>
      </w:pPr>
      <w:hyperlink w:anchor="_Toc411545830" w:history="1">
        <w:r w:rsidR="0085205A" w:rsidRPr="00FE35DE">
          <w:rPr>
            <w:rStyle w:val="Hyperlink"/>
          </w:rPr>
          <w:t>7.2.1</w:t>
        </w:r>
        <w:r w:rsidR="0085205A">
          <w:rPr>
            <w:rFonts w:eastAsiaTheme="minorEastAsia" w:cstheme="minorBidi"/>
            <w:b w:val="0"/>
            <w:sz w:val="22"/>
            <w:szCs w:val="22"/>
            <w:lang w:val="en-IN" w:eastAsia="en-IN"/>
          </w:rPr>
          <w:tab/>
        </w:r>
        <w:r w:rsidR="0085205A" w:rsidRPr="00FE35DE">
          <w:rPr>
            <w:rStyle w:val="Hyperlink"/>
          </w:rPr>
          <w:t>FLW Id</w:t>
        </w:r>
        <w:r w:rsidR="0085205A">
          <w:rPr>
            <w:webHidden/>
          </w:rPr>
          <w:tab/>
        </w:r>
        <w:r w:rsidR="0085205A">
          <w:rPr>
            <w:webHidden/>
          </w:rPr>
          <w:fldChar w:fldCharType="begin"/>
        </w:r>
        <w:r w:rsidR="0085205A">
          <w:rPr>
            <w:webHidden/>
          </w:rPr>
          <w:instrText xml:space="preserve"> PAGEREF _Toc411545830 \h </w:instrText>
        </w:r>
        <w:r w:rsidR="0085205A">
          <w:rPr>
            <w:webHidden/>
          </w:rPr>
        </w:r>
        <w:r w:rsidR="0085205A">
          <w:rPr>
            <w:webHidden/>
          </w:rPr>
          <w:fldChar w:fldCharType="separate"/>
        </w:r>
        <w:r w:rsidR="0085205A">
          <w:rPr>
            <w:webHidden/>
          </w:rPr>
          <w:t>59</w:t>
        </w:r>
        <w:r w:rsidR="0085205A">
          <w:rPr>
            <w:webHidden/>
          </w:rPr>
          <w:fldChar w:fldCharType="end"/>
        </w:r>
      </w:hyperlink>
    </w:p>
    <w:p w14:paraId="6C9BCB06" w14:textId="77777777" w:rsidR="0085205A" w:rsidRDefault="00FE52AE">
      <w:pPr>
        <w:pStyle w:val="TOC3"/>
        <w:rPr>
          <w:rFonts w:eastAsiaTheme="minorEastAsia" w:cstheme="minorBidi"/>
          <w:b w:val="0"/>
          <w:sz w:val="22"/>
          <w:szCs w:val="22"/>
          <w:lang w:val="en-IN" w:eastAsia="en-IN"/>
        </w:rPr>
      </w:pPr>
      <w:hyperlink w:anchor="_Toc411545831" w:history="1">
        <w:r w:rsidR="0085205A" w:rsidRPr="00FE35DE">
          <w:rPr>
            <w:rStyle w:val="Hyperlink"/>
          </w:rPr>
          <w:t>7.2.2</w:t>
        </w:r>
        <w:r w:rsidR="0085205A">
          <w:rPr>
            <w:rFonts w:eastAsiaTheme="minorEastAsia" w:cstheme="minorBidi"/>
            <w:b w:val="0"/>
            <w:sz w:val="22"/>
            <w:szCs w:val="22"/>
            <w:lang w:val="en-IN" w:eastAsia="en-IN"/>
          </w:rPr>
          <w:tab/>
        </w:r>
        <w:r w:rsidR="0085205A" w:rsidRPr="00FE35DE">
          <w:rPr>
            <w:rStyle w:val="Hyperlink"/>
          </w:rPr>
          <w:t>FLW Parameters</w:t>
        </w:r>
        <w:r w:rsidR="0085205A">
          <w:rPr>
            <w:webHidden/>
          </w:rPr>
          <w:tab/>
        </w:r>
        <w:r w:rsidR="0085205A">
          <w:rPr>
            <w:webHidden/>
          </w:rPr>
          <w:fldChar w:fldCharType="begin"/>
        </w:r>
        <w:r w:rsidR="0085205A">
          <w:rPr>
            <w:webHidden/>
          </w:rPr>
          <w:instrText xml:space="preserve"> PAGEREF _Toc411545831 \h </w:instrText>
        </w:r>
        <w:r w:rsidR="0085205A">
          <w:rPr>
            <w:webHidden/>
          </w:rPr>
        </w:r>
        <w:r w:rsidR="0085205A">
          <w:rPr>
            <w:webHidden/>
          </w:rPr>
          <w:fldChar w:fldCharType="separate"/>
        </w:r>
        <w:r w:rsidR="0085205A">
          <w:rPr>
            <w:webHidden/>
          </w:rPr>
          <w:t>59</w:t>
        </w:r>
        <w:r w:rsidR="0085205A">
          <w:rPr>
            <w:webHidden/>
          </w:rPr>
          <w:fldChar w:fldCharType="end"/>
        </w:r>
      </w:hyperlink>
    </w:p>
    <w:p w14:paraId="2FC8865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32" w:history="1">
        <w:r w:rsidR="0085205A" w:rsidRPr="00FE35DE">
          <w:rPr>
            <w:rStyle w:val="Hyperlink"/>
            <w:noProof/>
          </w:rPr>
          <w:t>7.3</w:t>
        </w:r>
        <w:r w:rsidR="0085205A">
          <w:rPr>
            <w:rFonts w:eastAsiaTheme="minorEastAsia" w:cstheme="minorBidi"/>
            <w:b w:val="0"/>
            <w:bCs w:val="0"/>
            <w:noProof/>
            <w:lang w:val="en-IN" w:eastAsia="en-IN"/>
          </w:rPr>
          <w:tab/>
        </w:r>
        <w:r w:rsidR="0085205A" w:rsidRPr="00FE35DE">
          <w:rPr>
            <w:rStyle w:val="Hyperlink"/>
            <w:noProof/>
          </w:rPr>
          <w:t>MCTS Data</w:t>
        </w:r>
        <w:r w:rsidR="0085205A">
          <w:rPr>
            <w:noProof/>
            <w:webHidden/>
          </w:rPr>
          <w:tab/>
        </w:r>
        <w:r w:rsidR="0085205A">
          <w:rPr>
            <w:noProof/>
            <w:webHidden/>
          </w:rPr>
          <w:fldChar w:fldCharType="begin"/>
        </w:r>
        <w:r w:rsidR="0085205A">
          <w:rPr>
            <w:noProof/>
            <w:webHidden/>
          </w:rPr>
          <w:instrText xml:space="preserve"> PAGEREF _Toc411545832 \h </w:instrText>
        </w:r>
        <w:r w:rsidR="0085205A">
          <w:rPr>
            <w:noProof/>
            <w:webHidden/>
          </w:rPr>
        </w:r>
        <w:r w:rsidR="0085205A">
          <w:rPr>
            <w:noProof/>
            <w:webHidden/>
          </w:rPr>
          <w:fldChar w:fldCharType="separate"/>
        </w:r>
        <w:r w:rsidR="0085205A">
          <w:rPr>
            <w:noProof/>
            <w:webHidden/>
          </w:rPr>
          <w:t>59</w:t>
        </w:r>
        <w:r w:rsidR="0085205A">
          <w:rPr>
            <w:noProof/>
            <w:webHidden/>
          </w:rPr>
          <w:fldChar w:fldCharType="end"/>
        </w:r>
      </w:hyperlink>
    </w:p>
    <w:p w14:paraId="3AD767E4" w14:textId="77777777" w:rsidR="0085205A" w:rsidRDefault="00FE52AE">
      <w:pPr>
        <w:pStyle w:val="TOC3"/>
        <w:rPr>
          <w:rFonts w:eastAsiaTheme="minorEastAsia" w:cstheme="minorBidi"/>
          <w:b w:val="0"/>
          <w:sz w:val="22"/>
          <w:szCs w:val="22"/>
          <w:lang w:val="en-IN" w:eastAsia="en-IN"/>
        </w:rPr>
      </w:pPr>
      <w:hyperlink w:anchor="_Toc411545833" w:history="1">
        <w:r w:rsidR="0085205A" w:rsidRPr="00FE35DE">
          <w:rPr>
            <w:rStyle w:val="Hyperlink"/>
          </w:rPr>
          <w:t>7.3.1</w:t>
        </w:r>
        <w:r w:rsidR="0085205A">
          <w:rPr>
            <w:rFonts w:eastAsiaTheme="minorEastAsia" w:cstheme="minorBidi"/>
            <w:b w:val="0"/>
            <w:sz w:val="22"/>
            <w:szCs w:val="22"/>
            <w:lang w:val="en-IN" w:eastAsia="en-IN"/>
          </w:rPr>
          <w:tab/>
        </w:r>
        <w:r w:rsidR="0085205A" w:rsidRPr="00FE35DE">
          <w:rPr>
            <w:rStyle w:val="Hyperlink"/>
          </w:rPr>
          <w:t>MCTS ID</w:t>
        </w:r>
        <w:r w:rsidR="0085205A">
          <w:rPr>
            <w:webHidden/>
          </w:rPr>
          <w:tab/>
        </w:r>
        <w:r w:rsidR="0085205A">
          <w:rPr>
            <w:webHidden/>
          </w:rPr>
          <w:fldChar w:fldCharType="begin"/>
        </w:r>
        <w:r w:rsidR="0085205A">
          <w:rPr>
            <w:webHidden/>
          </w:rPr>
          <w:instrText xml:space="preserve"> PAGEREF _Toc411545833 \h </w:instrText>
        </w:r>
        <w:r w:rsidR="0085205A">
          <w:rPr>
            <w:webHidden/>
          </w:rPr>
        </w:r>
        <w:r w:rsidR="0085205A">
          <w:rPr>
            <w:webHidden/>
          </w:rPr>
          <w:fldChar w:fldCharType="separate"/>
        </w:r>
        <w:r w:rsidR="0085205A">
          <w:rPr>
            <w:webHidden/>
          </w:rPr>
          <w:t>59</w:t>
        </w:r>
        <w:r w:rsidR="0085205A">
          <w:rPr>
            <w:webHidden/>
          </w:rPr>
          <w:fldChar w:fldCharType="end"/>
        </w:r>
      </w:hyperlink>
    </w:p>
    <w:p w14:paraId="74B961F4" w14:textId="77777777" w:rsidR="0085205A" w:rsidRDefault="00FE52AE">
      <w:pPr>
        <w:pStyle w:val="TOC3"/>
        <w:rPr>
          <w:rFonts w:eastAsiaTheme="minorEastAsia" w:cstheme="minorBidi"/>
          <w:b w:val="0"/>
          <w:sz w:val="22"/>
          <w:szCs w:val="22"/>
          <w:lang w:val="en-IN" w:eastAsia="en-IN"/>
        </w:rPr>
      </w:pPr>
      <w:hyperlink w:anchor="_Toc411545834" w:history="1">
        <w:r w:rsidR="0085205A" w:rsidRPr="00FE35DE">
          <w:rPr>
            <w:rStyle w:val="Hyperlink"/>
          </w:rPr>
          <w:t>7.3.2</w:t>
        </w:r>
        <w:r w:rsidR="0085205A">
          <w:rPr>
            <w:rFonts w:eastAsiaTheme="minorEastAsia" w:cstheme="minorBidi"/>
            <w:b w:val="0"/>
            <w:sz w:val="22"/>
            <w:szCs w:val="22"/>
            <w:lang w:val="en-IN" w:eastAsia="en-IN"/>
          </w:rPr>
          <w:tab/>
        </w:r>
        <w:r w:rsidR="0085205A" w:rsidRPr="00FE35DE">
          <w:rPr>
            <w:rStyle w:val="Hyperlink"/>
          </w:rPr>
          <w:t>Format</w:t>
        </w:r>
        <w:r w:rsidR="0085205A">
          <w:rPr>
            <w:webHidden/>
          </w:rPr>
          <w:tab/>
        </w:r>
        <w:r w:rsidR="0085205A">
          <w:rPr>
            <w:webHidden/>
          </w:rPr>
          <w:fldChar w:fldCharType="begin"/>
        </w:r>
        <w:r w:rsidR="0085205A">
          <w:rPr>
            <w:webHidden/>
          </w:rPr>
          <w:instrText xml:space="preserve"> PAGEREF _Toc411545834 \h </w:instrText>
        </w:r>
        <w:r w:rsidR="0085205A">
          <w:rPr>
            <w:webHidden/>
          </w:rPr>
        </w:r>
        <w:r w:rsidR="0085205A">
          <w:rPr>
            <w:webHidden/>
          </w:rPr>
          <w:fldChar w:fldCharType="separate"/>
        </w:r>
        <w:r w:rsidR="0085205A">
          <w:rPr>
            <w:webHidden/>
          </w:rPr>
          <w:t>60</w:t>
        </w:r>
        <w:r w:rsidR="0085205A">
          <w:rPr>
            <w:webHidden/>
          </w:rPr>
          <w:fldChar w:fldCharType="end"/>
        </w:r>
      </w:hyperlink>
    </w:p>
    <w:p w14:paraId="06EFBC77" w14:textId="77777777" w:rsidR="0085205A" w:rsidRDefault="00FE52AE">
      <w:pPr>
        <w:pStyle w:val="TOC3"/>
        <w:rPr>
          <w:rFonts w:eastAsiaTheme="minorEastAsia" w:cstheme="minorBidi"/>
          <w:b w:val="0"/>
          <w:sz w:val="22"/>
          <w:szCs w:val="22"/>
          <w:lang w:val="en-IN" w:eastAsia="en-IN"/>
        </w:rPr>
      </w:pPr>
      <w:hyperlink w:anchor="_Toc411545835" w:history="1">
        <w:r w:rsidR="0085205A" w:rsidRPr="00FE35DE">
          <w:rPr>
            <w:rStyle w:val="Hyperlink"/>
          </w:rPr>
          <w:t>7.3.3</w:t>
        </w:r>
        <w:r w:rsidR="0085205A">
          <w:rPr>
            <w:rFonts w:eastAsiaTheme="minorEastAsia" w:cstheme="minorBidi"/>
            <w:b w:val="0"/>
            <w:sz w:val="22"/>
            <w:szCs w:val="22"/>
            <w:lang w:val="en-IN" w:eastAsia="en-IN"/>
          </w:rPr>
          <w:tab/>
        </w:r>
        <w:r w:rsidR="0085205A" w:rsidRPr="00FE35DE">
          <w:rPr>
            <w:rStyle w:val="Hyperlink"/>
          </w:rPr>
          <w:t>MCTS Parameters</w:t>
        </w:r>
        <w:r w:rsidR="0085205A">
          <w:rPr>
            <w:webHidden/>
          </w:rPr>
          <w:tab/>
        </w:r>
        <w:r w:rsidR="0085205A">
          <w:rPr>
            <w:webHidden/>
          </w:rPr>
          <w:fldChar w:fldCharType="begin"/>
        </w:r>
        <w:r w:rsidR="0085205A">
          <w:rPr>
            <w:webHidden/>
          </w:rPr>
          <w:instrText xml:space="preserve"> PAGEREF _Toc411545835 \h </w:instrText>
        </w:r>
        <w:r w:rsidR="0085205A">
          <w:rPr>
            <w:webHidden/>
          </w:rPr>
        </w:r>
        <w:r w:rsidR="0085205A">
          <w:rPr>
            <w:webHidden/>
          </w:rPr>
          <w:fldChar w:fldCharType="separate"/>
        </w:r>
        <w:r w:rsidR="0085205A">
          <w:rPr>
            <w:webHidden/>
          </w:rPr>
          <w:t>61</w:t>
        </w:r>
        <w:r w:rsidR="0085205A">
          <w:rPr>
            <w:webHidden/>
          </w:rPr>
          <w:fldChar w:fldCharType="end"/>
        </w:r>
      </w:hyperlink>
    </w:p>
    <w:p w14:paraId="361DC738"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36" w:history="1">
        <w:r w:rsidR="0085205A" w:rsidRPr="00FE35DE">
          <w:rPr>
            <w:rStyle w:val="Hyperlink"/>
            <w:noProof/>
          </w:rPr>
          <w:t>7.4</w:t>
        </w:r>
        <w:r w:rsidR="0085205A">
          <w:rPr>
            <w:rFonts w:eastAsiaTheme="minorEastAsia" w:cstheme="minorBidi"/>
            <w:b w:val="0"/>
            <w:bCs w:val="0"/>
            <w:noProof/>
            <w:lang w:val="en-IN" w:eastAsia="en-IN"/>
          </w:rPr>
          <w:tab/>
        </w:r>
        <w:r w:rsidR="0085205A" w:rsidRPr="00FE35DE">
          <w:rPr>
            <w:rStyle w:val="Hyperlink"/>
            <w:noProof/>
          </w:rPr>
          <w:t>Configuration Parameters</w:t>
        </w:r>
        <w:r w:rsidR="0085205A">
          <w:rPr>
            <w:noProof/>
            <w:webHidden/>
          </w:rPr>
          <w:tab/>
        </w:r>
        <w:r w:rsidR="0085205A">
          <w:rPr>
            <w:noProof/>
            <w:webHidden/>
          </w:rPr>
          <w:fldChar w:fldCharType="begin"/>
        </w:r>
        <w:r w:rsidR="0085205A">
          <w:rPr>
            <w:noProof/>
            <w:webHidden/>
          </w:rPr>
          <w:instrText xml:space="preserve"> PAGEREF _Toc411545836 \h </w:instrText>
        </w:r>
        <w:r w:rsidR="0085205A">
          <w:rPr>
            <w:noProof/>
            <w:webHidden/>
          </w:rPr>
        </w:r>
        <w:r w:rsidR="0085205A">
          <w:rPr>
            <w:noProof/>
            <w:webHidden/>
          </w:rPr>
          <w:fldChar w:fldCharType="separate"/>
        </w:r>
        <w:r w:rsidR="0085205A">
          <w:rPr>
            <w:noProof/>
            <w:webHidden/>
          </w:rPr>
          <w:t>61</w:t>
        </w:r>
        <w:r w:rsidR="0085205A">
          <w:rPr>
            <w:noProof/>
            <w:webHidden/>
          </w:rPr>
          <w:fldChar w:fldCharType="end"/>
        </w:r>
      </w:hyperlink>
    </w:p>
    <w:p w14:paraId="2F708CB5"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837" w:history="1">
        <w:r w:rsidR="0085205A" w:rsidRPr="00FE35DE">
          <w:rPr>
            <w:rStyle w:val="Hyperlink"/>
            <w:noProof/>
          </w:rPr>
          <w:t>8</w:t>
        </w:r>
        <w:r w:rsidR="0085205A">
          <w:rPr>
            <w:rFonts w:eastAsiaTheme="minorEastAsia" w:cstheme="minorBidi"/>
            <w:b w:val="0"/>
            <w:bCs w:val="0"/>
            <w:i w:val="0"/>
            <w:iCs w:val="0"/>
            <w:noProof/>
            <w:sz w:val="22"/>
            <w:szCs w:val="22"/>
            <w:lang w:val="en-IN" w:eastAsia="en-IN"/>
          </w:rPr>
          <w:tab/>
        </w:r>
        <w:r w:rsidR="0085205A" w:rsidRPr="00FE35DE">
          <w:rPr>
            <w:rStyle w:val="Hyperlink"/>
            <w:noProof/>
          </w:rPr>
          <w:t>Appendix B: NMS Reporting Types and Parameters</w:t>
        </w:r>
        <w:r w:rsidR="0085205A">
          <w:rPr>
            <w:noProof/>
            <w:webHidden/>
          </w:rPr>
          <w:tab/>
        </w:r>
        <w:r w:rsidR="0085205A">
          <w:rPr>
            <w:noProof/>
            <w:webHidden/>
          </w:rPr>
          <w:fldChar w:fldCharType="begin"/>
        </w:r>
        <w:r w:rsidR="0085205A">
          <w:rPr>
            <w:noProof/>
            <w:webHidden/>
          </w:rPr>
          <w:instrText xml:space="preserve"> PAGEREF _Toc411545837 \h </w:instrText>
        </w:r>
        <w:r w:rsidR="0085205A">
          <w:rPr>
            <w:noProof/>
            <w:webHidden/>
          </w:rPr>
        </w:r>
        <w:r w:rsidR="0085205A">
          <w:rPr>
            <w:noProof/>
            <w:webHidden/>
          </w:rPr>
          <w:fldChar w:fldCharType="separate"/>
        </w:r>
        <w:r w:rsidR="0085205A">
          <w:rPr>
            <w:noProof/>
            <w:webHidden/>
          </w:rPr>
          <w:t>62</w:t>
        </w:r>
        <w:r w:rsidR="0085205A">
          <w:rPr>
            <w:noProof/>
            <w:webHidden/>
          </w:rPr>
          <w:fldChar w:fldCharType="end"/>
        </w:r>
      </w:hyperlink>
    </w:p>
    <w:p w14:paraId="0BD2BBAC"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38" w:history="1">
        <w:r w:rsidR="0085205A" w:rsidRPr="00FE35DE">
          <w:rPr>
            <w:rStyle w:val="Hyperlink"/>
            <w:noProof/>
          </w:rPr>
          <w:t>8.1</w:t>
        </w:r>
        <w:r w:rsidR="0085205A">
          <w:rPr>
            <w:rFonts w:eastAsiaTheme="minorEastAsia" w:cstheme="minorBidi"/>
            <w:b w:val="0"/>
            <w:bCs w:val="0"/>
            <w:noProof/>
            <w:lang w:val="en-IN" w:eastAsia="en-IN"/>
          </w:rPr>
          <w:tab/>
        </w:r>
        <w:r w:rsidR="0085205A" w:rsidRPr="00FE35DE">
          <w:rPr>
            <w:rStyle w:val="Hyperlink"/>
            <w:noProof/>
          </w:rPr>
          <w:t>MA</w:t>
        </w:r>
        <w:r w:rsidR="0085205A">
          <w:rPr>
            <w:noProof/>
            <w:webHidden/>
          </w:rPr>
          <w:tab/>
        </w:r>
        <w:r w:rsidR="0085205A">
          <w:rPr>
            <w:noProof/>
            <w:webHidden/>
          </w:rPr>
          <w:fldChar w:fldCharType="begin"/>
        </w:r>
        <w:r w:rsidR="0085205A">
          <w:rPr>
            <w:noProof/>
            <w:webHidden/>
          </w:rPr>
          <w:instrText xml:space="preserve"> PAGEREF _Toc411545838 \h </w:instrText>
        </w:r>
        <w:r w:rsidR="0085205A">
          <w:rPr>
            <w:noProof/>
            <w:webHidden/>
          </w:rPr>
        </w:r>
        <w:r w:rsidR="0085205A">
          <w:rPr>
            <w:noProof/>
            <w:webHidden/>
          </w:rPr>
          <w:fldChar w:fldCharType="separate"/>
        </w:r>
        <w:r w:rsidR="0085205A">
          <w:rPr>
            <w:noProof/>
            <w:webHidden/>
          </w:rPr>
          <w:t>62</w:t>
        </w:r>
        <w:r w:rsidR="0085205A">
          <w:rPr>
            <w:noProof/>
            <w:webHidden/>
          </w:rPr>
          <w:fldChar w:fldCharType="end"/>
        </w:r>
      </w:hyperlink>
    </w:p>
    <w:p w14:paraId="2E7666A4"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39" w:history="1">
        <w:r w:rsidR="0085205A" w:rsidRPr="00FE35DE">
          <w:rPr>
            <w:rStyle w:val="Hyperlink"/>
            <w:noProof/>
          </w:rPr>
          <w:t>8.2</w:t>
        </w:r>
        <w:r w:rsidR="0085205A">
          <w:rPr>
            <w:rFonts w:eastAsiaTheme="minorEastAsia" w:cstheme="minorBidi"/>
            <w:b w:val="0"/>
            <w:bCs w:val="0"/>
            <w:noProof/>
            <w:lang w:val="en-IN" w:eastAsia="en-IN"/>
          </w:rPr>
          <w:tab/>
        </w:r>
        <w:r w:rsidR="0085205A" w:rsidRPr="00FE35DE">
          <w:rPr>
            <w:rStyle w:val="Hyperlink"/>
            <w:noProof/>
          </w:rPr>
          <w:t>MK</w:t>
        </w:r>
        <w:r w:rsidR="0085205A">
          <w:rPr>
            <w:noProof/>
            <w:webHidden/>
          </w:rPr>
          <w:tab/>
        </w:r>
        <w:r w:rsidR="0085205A">
          <w:rPr>
            <w:noProof/>
            <w:webHidden/>
          </w:rPr>
          <w:fldChar w:fldCharType="begin"/>
        </w:r>
        <w:r w:rsidR="0085205A">
          <w:rPr>
            <w:noProof/>
            <w:webHidden/>
          </w:rPr>
          <w:instrText xml:space="preserve"> PAGEREF _Toc411545839 \h </w:instrText>
        </w:r>
        <w:r w:rsidR="0085205A">
          <w:rPr>
            <w:noProof/>
            <w:webHidden/>
          </w:rPr>
        </w:r>
        <w:r w:rsidR="0085205A">
          <w:rPr>
            <w:noProof/>
            <w:webHidden/>
          </w:rPr>
          <w:fldChar w:fldCharType="separate"/>
        </w:r>
        <w:r w:rsidR="0085205A">
          <w:rPr>
            <w:noProof/>
            <w:webHidden/>
          </w:rPr>
          <w:t>63</w:t>
        </w:r>
        <w:r w:rsidR="0085205A">
          <w:rPr>
            <w:noProof/>
            <w:webHidden/>
          </w:rPr>
          <w:fldChar w:fldCharType="end"/>
        </w:r>
      </w:hyperlink>
    </w:p>
    <w:p w14:paraId="0F4C5B0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40" w:history="1">
        <w:r w:rsidR="0085205A" w:rsidRPr="00FE35DE">
          <w:rPr>
            <w:rStyle w:val="Hyperlink"/>
            <w:noProof/>
          </w:rPr>
          <w:t>8.3</w:t>
        </w:r>
        <w:r w:rsidR="0085205A">
          <w:rPr>
            <w:rFonts w:eastAsiaTheme="minorEastAsia" w:cstheme="minorBidi"/>
            <w:b w:val="0"/>
            <w:bCs w:val="0"/>
            <w:noProof/>
            <w:lang w:val="en-IN" w:eastAsia="en-IN"/>
          </w:rPr>
          <w:tab/>
        </w:r>
        <w:r w:rsidR="0085205A" w:rsidRPr="00FE35DE">
          <w:rPr>
            <w:rStyle w:val="Hyperlink"/>
            <w:noProof/>
          </w:rPr>
          <w:t>MA &amp; MK Common</w:t>
        </w:r>
        <w:r w:rsidR="0085205A">
          <w:rPr>
            <w:noProof/>
            <w:webHidden/>
          </w:rPr>
          <w:tab/>
        </w:r>
        <w:r w:rsidR="0085205A">
          <w:rPr>
            <w:noProof/>
            <w:webHidden/>
          </w:rPr>
          <w:fldChar w:fldCharType="begin"/>
        </w:r>
        <w:r w:rsidR="0085205A">
          <w:rPr>
            <w:noProof/>
            <w:webHidden/>
          </w:rPr>
          <w:instrText xml:space="preserve"> PAGEREF _Toc411545840 \h </w:instrText>
        </w:r>
        <w:r w:rsidR="0085205A">
          <w:rPr>
            <w:noProof/>
            <w:webHidden/>
          </w:rPr>
        </w:r>
        <w:r w:rsidR="0085205A">
          <w:rPr>
            <w:noProof/>
            <w:webHidden/>
          </w:rPr>
          <w:fldChar w:fldCharType="separate"/>
        </w:r>
        <w:r w:rsidR="0085205A">
          <w:rPr>
            <w:noProof/>
            <w:webHidden/>
          </w:rPr>
          <w:t>64</w:t>
        </w:r>
        <w:r w:rsidR="0085205A">
          <w:rPr>
            <w:noProof/>
            <w:webHidden/>
          </w:rPr>
          <w:fldChar w:fldCharType="end"/>
        </w:r>
      </w:hyperlink>
    </w:p>
    <w:p w14:paraId="7F4DC168"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41" w:history="1">
        <w:r w:rsidR="0085205A" w:rsidRPr="00FE35DE">
          <w:rPr>
            <w:rStyle w:val="Hyperlink"/>
            <w:noProof/>
          </w:rPr>
          <w:t>8.4</w:t>
        </w:r>
        <w:r w:rsidR="0085205A">
          <w:rPr>
            <w:rFonts w:eastAsiaTheme="minorEastAsia" w:cstheme="minorBidi"/>
            <w:b w:val="0"/>
            <w:bCs w:val="0"/>
            <w:noProof/>
            <w:lang w:val="en-IN" w:eastAsia="en-IN"/>
          </w:rPr>
          <w:tab/>
        </w:r>
        <w:r w:rsidR="0085205A" w:rsidRPr="00FE35DE">
          <w:rPr>
            <w:rStyle w:val="Hyperlink"/>
            <w:noProof/>
          </w:rPr>
          <w:t>Kilkari</w:t>
        </w:r>
        <w:r w:rsidR="0085205A">
          <w:rPr>
            <w:noProof/>
            <w:webHidden/>
          </w:rPr>
          <w:tab/>
        </w:r>
        <w:r w:rsidR="0085205A">
          <w:rPr>
            <w:noProof/>
            <w:webHidden/>
          </w:rPr>
          <w:fldChar w:fldCharType="begin"/>
        </w:r>
        <w:r w:rsidR="0085205A">
          <w:rPr>
            <w:noProof/>
            <w:webHidden/>
          </w:rPr>
          <w:instrText xml:space="preserve"> PAGEREF _Toc411545841 \h </w:instrText>
        </w:r>
        <w:r w:rsidR="0085205A">
          <w:rPr>
            <w:noProof/>
            <w:webHidden/>
          </w:rPr>
        </w:r>
        <w:r w:rsidR="0085205A">
          <w:rPr>
            <w:noProof/>
            <w:webHidden/>
          </w:rPr>
          <w:fldChar w:fldCharType="separate"/>
        </w:r>
        <w:r w:rsidR="0085205A">
          <w:rPr>
            <w:noProof/>
            <w:webHidden/>
          </w:rPr>
          <w:t>65</w:t>
        </w:r>
        <w:r w:rsidR="0085205A">
          <w:rPr>
            <w:noProof/>
            <w:webHidden/>
          </w:rPr>
          <w:fldChar w:fldCharType="end"/>
        </w:r>
      </w:hyperlink>
    </w:p>
    <w:p w14:paraId="6501C21E" w14:textId="77777777" w:rsidR="0085205A" w:rsidRDefault="00FE52AE">
      <w:pPr>
        <w:pStyle w:val="TOC3"/>
        <w:rPr>
          <w:rFonts w:eastAsiaTheme="minorEastAsia" w:cstheme="minorBidi"/>
          <w:b w:val="0"/>
          <w:sz w:val="22"/>
          <w:szCs w:val="22"/>
          <w:lang w:val="en-IN" w:eastAsia="en-IN"/>
        </w:rPr>
      </w:pPr>
      <w:hyperlink w:anchor="_Toc411545842" w:history="1">
        <w:r w:rsidR="0085205A" w:rsidRPr="00FE35DE">
          <w:rPr>
            <w:rStyle w:val="Hyperlink"/>
          </w:rPr>
          <w:t>8.4.1</w:t>
        </w:r>
        <w:r w:rsidR="0085205A">
          <w:rPr>
            <w:rFonts w:eastAsiaTheme="minorEastAsia" w:cstheme="minorBidi"/>
            <w:b w:val="0"/>
            <w:sz w:val="22"/>
            <w:szCs w:val="22"/>
            <w:lang w:val="en-IN" w:eastAsia="en-IN"/>
          </w:rPr>
          <w:tab/>
        </w:r>
        <w:r w:rsidR="0085205A" w:rsidRPr="00FE35DE">
          <w:rPr>
            <w:rStyle w:val="Hyperlink"/>
          </w:rPr>
          <w:t>Individual Reports</w:t>
        </w:r>
        <w:r w:rsidR="0085205A">
          <w:rPr>
            <w:webHidden/>
          </w:rPr>
          <w:tab/>
        </w:r>
        <w:r w:rsidR="0085205A">
          <w:rPr>
            <w:webHidden/>
          </w:rPr>
          <w:fldChar w:fldCharType="begin"/>
        </w:r>
        <w:r w:rsidR="0085205A">
          <w:rPr>
            <w:webHidden/>
          </w:rPr>
          <w:instrText xml:space="preserve"> PAGEREF _Toc411545842 \h </w:instrText>
        </w:r>
        <w:r w:rsidR="0085205A">
          <w:rPr>
            <w:webHidden/>
          </w:rPr>
        </w:r>
        <w:r w:rsidR="0085205A">
          <w:rPr>
            <w:webHidden/>
          </w:rPr>
          <w:fldChar w:fldCharType="separate"/>
        </w:r>
        <w:r w:rsidR="0085205A">
          <w:rPr>
            <w:webHidden/>
          </w:rPr>
          <w:t>65</w:t>
        </w:r>
        <w:r w:rsidR="0085205A">
          <w:rPr>
            <w:webHidden/>
          </w:rPr>
          <w:fldChar w:fldCharType="end"/>
        </w:r>
      </w:hyperlink>
    </w:p>
    <w:p w14:paraId="0F80E52C" w14:textId="77777777" w:rsidR="0085205A" w:rsidRDefault="00FE52AE">
      <w:pPr>
        <w:pStyle w:val="TOC3"/>
        <w:rPr>
          <w:rFonts w:eastAsiaTheme="minorEastAsia" w:cstheme="minorBidi"/>
          <w:b w:val="0"/>
          <w:sz w:val="22"/>
          <w:szCs w:val="22"/>
          <w:lang w:val="en-IN" w:eastAsia="en-IN"/>
        </w:rPr>
      </w:pPr>
      <w:hyperlink w:anchor="_Toc411545843" w:history="1">
        <w:r w:rsidR="0085205A" w:rsidRPr="00FE35DE">
          <w:rPr>
            <w:rStyle w:val="Hyperlink"/>
          </w:rPr>
          <w:t>8.4.2</w:t>
        </w:r>
        <w:r w:rsidR="0085205A">
          <w:rPr>
            <w:rFonts w:eastAsiaTheme="minorEastAsia" w:cstheme="minorBidi"/>
            <w:b w:val="0"/>
            <w:sz w:val="22"/>
            <w:szCs w:val="22"/>
            <w:lang w:val="en-IN" w:eastAsia="en-IN"/>
          </w:rPr>
          <w:tab/>
        </w:r>
        <w:r w:rsidR="0085205A" w:rsidRPr="00FE35DE">
          <w:rPr>
            <w:rStyle w:val="Hyperlink"/>
          </w:rPr>
          <w:t>Aggregate Reports</w:t>
        </w:r>
        <w:r w:rsidR="0085205A">
          <w:rPr>
            <w:webHidden/>
          </w:rPr>
          <w:tab/>
        </w:r>
        <w:r w:rsidR="0085205A">
          <w:rPr>
            <w:webHidden/>
          </w:rPr>
          <w:fldChar w:fldCharType="begin"/>
        </w:r>
        <w:r w:rsidR="0085205A">
          <w:rPr>
            <w:webHidden/>
          </w:rPr>
          <w:instrText xml:space="preserve"> PAGEREF _Toc411545843 \h </w:instrText>
        </w:r>
        <w:r w:rsidR="0085205A">
          <w:rPr>
            <w:webHidden/>
          </w:rPr>
        </w:r>
        <w:r w:rsidR="0085205A">
          <w:rPr>
            <w:webHidden/>
          </w:rPr>
          <w:fldChar w:fldCharType="separate"/>
        </w:r>
        <w:r w:rsidR="0085205A">
          <w:rPr>
            <w:webHidden/>
          </w:rPr>
          <w:t>66</w:t>
        </w:r>
        <w:r w:rsidR="0085205A">
          <w:rPr>
            <w:webHidden/>
          </w:rPr>
          <w:fldChar w:fldCharType="end"/>
        </w:r>
      </w:hyperlink>
    </w:p>
    <w:p w14:paraId="5EE48E84" w14:textId="77777777" w:rsidR="0085205A" w:rsidRDefault="00FE52AE">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1545844" w:history="1">
        <w:r w:rsidR="0085205A" w:rsidRPr="00FE35DE">
          <w:rPr>
            <w:rStyle w:val="Hyperlink"/>
            <w:noProof/>
          </w:rPr>
          <w:t>9</w:t>
        </w:r>
        <w:r w:rsidR="0085205A">
          <w:rPr>
            <w:rFonts w:eastAsiaTheme="minorEastAsia" w:cstheme="minorBidi"/>
            <w:b w:val="0"/>
            <w:bCs w:val="0"/>
            <w:i w:val="0"/>
            <w:iCs w:val="0"/>
            <w:noProof/>
            <w:sz w:val="22"/>
            <w:szCs w:val="22"/>
            <w:lang w:val="en-IN" w:eastAsia="en-IN"/>
          </w:rPr>
          <w:tab/>
        </w:r>
        <w:r w:rsidR="0085205A" w:rsidRPr="00FE35DE">
          <w:rPr>
            <w:rStyle w:val="Hyperlink"/>
            <w:noProof/>
          </w:rPr>
          <w:t>Appendix C: Mapping of Functional Requirements to Sub-systems</w:t>
        </w:r>
        <w:r w:rsidR="0085205A">
          <w:rPr>
            <w:noProof/>
            <w:webHidden/>
          </w:rPr>
          <w:tab/>
        </w:r>
        <w:r w:rsidR="0085205A">
          <w:rPr>
            <w:noProof/>
            <w:webHidden/>
          </w:rPr>
          <w:fldChar w:fldCharType="begin"/>
        </w:r>
        <w:r w:rsidR="0085205A">
          <w:rPr>
            <w:noProof/>
            <w:webHidden/>
          </w:rPr>
          <w:instrText xml:space="preserve"> PAGEREF _Toc411545844 \h </w:instrText>
        </w:r>
        <w:r w:rsidR="0085205A">
          <w:rPr>
            <w:noProof/>
            <w:webHidden/>
          </w:rPr>
        </w:r>
        <w:r w:rsidR="0085205A">
          <w:rPr>
            <w:noProof/>
            <w:webHidden/>
          </w:rPr>
          <w:fldChar w:fldCharType="separate"/>
        </w:r>
        <w:r w:rsidR="0085205A">
          <w:rPr>
            <w:noProof/>
            <w:webHidden/>
          </w:rPr>
          <w:t>72</w:t>
        </w:r>
        <w:r w:rsidR="0085205A">
          <w:rPr>
            <w:noProof/>
            <w:webHidden/>
          </w:rPr>
          <w:fldChar w:fldCharType="end"/>
        </w:r>
      </w:hyperlink>
    </w:p>
    <w:p w14:paraId="013C4D60" w14:textId="77777777" w:rsidR="0085205A" w:rsidRDefault="00FE52AE">
      <w:pPr>
        <w:pStyle w:val="TOC1"/>
        <w:tabs>
          <w:tab w:val="left" w:pos="660"/>
          <w:tab w:val="right" w:leader="underscore" w:pos="9350"/>
        </w:tabs>
        <w:rPr>
          <w:rFonts w:eastAsiaTheme="minorEastAsia" w:cstheme="minorBidi"/>
          <w:b w:val="0"/>
          <w:bCs w:val="0"/>
          <w:i w:val="0"/>
          <w:iCs w:val="0"/>
          <w:noProof/>
          <w:sz w:val="22"/>
          <w:szCs w:val="22"/>
          <w:lang w:val="en-IN" w:eastAsia="en-IN"/>
        </w:rPr>
      </w:pPr>
      <w:hyperlink w:anchor="_Toc411545845" w:history="1">
        <w:r w:rsidR="0085205A" w:rsidRPr="00FE35DE">
          <w:rPr>
            <w:rStyle w:val="Hyperlink"/>
            <w:noProof/>
          </w:rPr>
          <w:t>10</w:t>
        </w:r>
        <w:r w:rsidR="0085205A">
          <w:rPr>
            <w:rFonts w:eastAsiaTheme="minorEastAsia" w:cstheme="minorBidi"/>
            <w:b w:val="0"/>
            <w:bCs w:val="0"/>
            <w:i w:val="0"/>
            <w:iCs w:val="0"/>
            <w:noProof/>
            <w:sz w:val="22"/>
            <w:szCs w:val="22"/>
            <w:lang w:val="en-IN" w:eastAsia="en-IN"/>
          </w:rPr>
          <w:tab/>
        </w:r>
        <w:r w:rsidR="0085205A" w:rsidRPr="00FE35DE">
          <w:rPr>
            <w:rStyle w:val="Hyperlink"/>
            <w:noProof/>
          </w:rPr>
          <w:t>Appendix D: States, Union Territory and Circles in India</w:t>
        </w:r>
        <w:r w:rsidR="0085205A">
          <w:rPr>
            <w:noProof/>
            <w:webHidden/>
          </w:rPr>
          <w:tab/>
        </w:r>
        <w:r w:rsidR="0085205A">
          <w:rPr>
            <w:noProof/>
            <w:webHidden/>
          </w:rPr>
          <w:fldChar w:fldCharType="begin"/>
        </w:r>
        <w:r w:rsidR="0085205A">
          <w:rPr>
            <w:noProof/>
            <w:webHidden/>
          </w:rPr>
          <w:instrText xml:space="preserve"> PAGEREF _Toc411545845 \h </w:instrText>
        </w:r>
        <w:r w:rsidR="0085205A">
          <w:rPr>
            <w:noProof/>
            <w:webHidden/>
          </w:rPr>
        </w:r>
        <w:r w:rsidR="0085205A">
          <w:rPr>
            <w:noProof/>
            <w:webHidden/>
          </w:rPr>
          <w:fldChar w:fldCharType="separate"/>
        </w:r>
        <w:r w:rsidR="0085205A">
          <w:rPr>
            <w:noProof/>
            <w:webHidden/>
          </w:rPr>
          <w:t>72</w:t>
        </w:r>
        <w:r w:rsidR="0085205A">
          <w:rPr>
            <w:noProof/>
            <w:webHidden/>
          </w:rPr>
          <w:fldChar w:fldCharType="end"/>
        </w:r>
      </w:hyperlink>
    </w:p>
    <w:p w14:paraId="0171132D"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46" w:history="1">
        <w:r w:rsidR="0085205A" w:rsidRPr="00FE35DE">
          <w:rPr>
            <w:rStyle w:val="Hyperlink"/>
            <w:noProof/>
          </w:rPr>
          <w:t>10.1</w:t>
        </w:r>
        <w:r w:rsidR="0085205A">
          <w:rPr>
            <w:rFonts w:eastAsiaTheme="minorEastAsia" w:cstheme="minorBidi"/>
            <w:b w:val="0"/>
            <w:bCs w:val="0"/>
            <w:noProof/>
            <w:lang w:val="en-IN" w:eastAsia="en-IN"/>
          </w:rPr>
          <w:tab/>
        </w:r>
        <w:r w:rsidR="0085205A" w:rsidRPr="00FE35DE">
          <w:rPr>
            <w:rStyle w:val="Hyperlink"/>
            <w:noProof/>
          </w:rPr>
          <w:t>States and Union Territory of India</w:t>
        </w:r>
        <w:r w:rsidR="0085205A">
          <w:rPr>
            <w:noProof/>
            <w:webHidden/>
          </w:rPr>
          <w:tab/>
        </w:r>
        <w:r w:rsidR="0085205A">
          <w:rPr>
            <w:noProof/>
            <w:webHidden/>
          </w:rPr>
          <w:fldChar w:fldCharType="begin"/>
        </w:r>
        <w:r w:rsidR="0085205A">
          <w:rPr>
            <w:noProof/>
            <w:webHidden/>
          </w:rPr>
          <w:instrText xml:space="preserve"> PAGEREF _Toc411545846 \h </w:instrText>
        </w:r>
        <w:r w:rsidR="0085205A">
          <w:rPr>
            <w:noProof/>
            <w:webHidden/>
          </w:rPr>
        </w:r>
        <w:r w:rsidR="0085205A">
          <w:rPr>
            <w:noProof/>
            <w:webHidden/>
          </w:rPr>
          <w:fldChar w:fldCharType="separate"/>
        </w:r>
        <w:r w:rsidR="0085205A">
          <w:rPr>
            <w:noProof/>
            <w:webHidden/>
          </w:rPr>
          <w:t>72</w:t>
        </w:r>
        <w:r w:rsidR="0085205A">
          <w:rPr>
            <w:noProof/>
            <w:webHidden/>
          </w:rPr>
          <w:fldChar w:fldCharType="end"/>
        </w:r>
      </w:hyperlink>
    </w:p>
    <w:p w14:paraId="69F95AC5" w14:textId="77777777" w:rsidR="0085205A" w:rsidRDefault="00FE52AE">
      <w:pPr>
        <w:pStyle w:val="TOC3"/>
        <w:rPr>
          <w:rFonts w:eastAsiaTheme="minorEastAsia" w:cstheme="minorBidi"/>
          <w:b w:val="0"/>
          <w:sz w:val="22"/>
          <w:szCs w:val="22"/>
          <w:lang w:val="en-IN" w:eastAsia="en-IN"/>
        </w:rPr>
      </w:pPr>
      <w:hyperlink w:anchor="_Toc411545847" w:history="1">
        <w:r w:rsidR="0085205A" w:rsidRPr="00FE35DE">
          <w:rPr>
            <w:rStyle w:val="Hyperlink"/>
          </w:rPr>
          <w:t>10.1.1</w:t>
        </w:r>
        <w:r w:rsidR="0085205A">
          <w:rPr>
            <w:rFonts w:eastAsiaTheme="minorEastAsia" w:cstheme="minorBidi"/>
            <w:b w:val="0"/>
            <w:sz w:val="22"/>
            <w:szCs w:val="22"/>
            <w:lang w:val="en-IN" w:eastAsia="en-IN"/>
          </w:rPr>
          <w:tab/>
        </w:r>
        <w:r w:rsidR="0085205A" w:rsidRPr="00FE35DE">
          <w:rPr>
            <w:rStyle w:val="Hyperlink"/>
          </w:rPr>
          <w:t>List of States</w:t>
        </w:r>
        <w:r w:rsidR="0085205A">
          <w:rPr>
            <w:webHidden/>
          </w:rPr>
          <w:tab/>
        </w:r>
        <w:r w:rsidR="0085205A">
          <w:rPr>
            <w:webHidden/>
          </w:rPr>
          <w:fldChar w:fldCharType="begin"/>
        </w:r>
        <w:r w:rsidR="0085205A">
          <w:rPr>
            <w:webHidden/>
          </w:rPr>
          <w:instrText xml:space="preserve"> PAGEREF _Toc411545847 \h </w:instrText>
        </w:r>
        <w:r w:rsidR="0085205A">
          <w:rPr>
            <w:webHidden/>
          </w:rPr>
        </w:r>
        <w:r w:rsidR="0085205A">
          <w:rPr>
            <w:webHidden/>
          </w:rPr>
          <w:fldChar w:fldCharType="separate"/>
        </w:r>
        <w:r w:rsidR="0085205A">
          <w:rPr>
            <w:webHidden/>
          </w:rPr>
          <w:t>72</w:t>
        </w:r>
        <w:r w:rsidR="0085205A">
          <w:rPr>
            <w:webHidden/>
          </w:rPr>
          <w:fldChar w:fldCharType="end"/>
        </w:r>
      </w:hyperlink>
    </w:p>
    <w:p w14:paraId="1E1C3077" w14:textId="77777777" w:rsidR="0085205A" w:rsidRDefault="00FE52AE">
      <w:pPr>
        <w:pStyle w:val="TOC3"/>
        <w:rPr>
          <w:rFonts w:eastAsiaTheme="minorEastAsia" w:cstheme="minorBidi"/>
          <w:b w:val="0"/>
          <w:sz w:val="22"/>
          <w:szCs w:val="22"/>
          <w:lang w:val="en-IN" w:eastAsia="en-IN"/>
        </w:rPr>
      </w:pPr>
      <w:hyperlink w:anchor="_Toc411545848" w:history="1">
        <w:r w:rsidR="0085205A" w:rsidRPr="00FE35DE">
          <w:rPr>
            <w:rStyle w:val="Hyperlink"/>
          </w:rPr>
          <w:t>10.1.2</w:t>
        </w:r>
        <w:r w:rsidR="0085205A">
          <w:rPr>
            <w:rFonts w:eastAsiaTheme="minorEastAsia" w:cstheme="minorBidi"/>
            <w:b w:val="0"/>
            <w:sz w:val="22"/>
            <w:szCs w:val="22"/>
            <w:lang w:val="en-IN" w:eastAsia="en-IN"/>
          </w:rPr>
          <w:tab/>
        </w:r>
        <w:r w:rsidR="0085205A" w:rsidRPr="00FE35DE">
          <w:rPr>
            <w:rStyle w:val="Hyperlink"/>
          </w:rPr>
          <w:t>List of Union Territory</w:t>
        </w:r>
        <w:r w:rsidR="0085205A">
          <w:rPr>
            <w:webHidden/>
          </w:rPr>
          <w:tab/>
        </w:r>
        <w:r w:rsidR="0085205A">
          <w:rPr>
            <w:webHidden/>
          </w:rPr>
          <w:fldChar w:fldCharType="begin"/>
        </w:r>
        <w:r w:rsidR="0085205A">
          <w:rPr>
            <w:webHidden/>
          </w:rPr>
          <w:instrText xml:space="preserve"> PAGEREF _Toc411545848 \h </w:instrText>
        </w:r>
        <w:r w:rsidR="0085205A">
          <w:rPr>
            <w:webHidden/>
          </w:rPr>
        </w:r>
        <w:r w:rsidR="0085205A">
          <w:rPr>
            <w:webHidden/>
          </w:rPr>
          <w:fldChar w:fldCharType="separate"/>
        </w:r>
        <w:r w:rsidR="0085205A">
          <w:rPr>
            <w:webHidden/>
          </w:rPr>
          <w:t>74</w:t>
        </w:r>
        <w:r w:rsidR="0085205A">
          <w:rPr>
            <w:webHidden/>
          </w:rPr>
          <w:fldChar w:fldCharType="end"/>
        </w:r>
      </w:hyperlink>
    </w:p>
    <w:p w14:paraId="3A7BF7E2" w14:textId="77777777" w:rsidR="0085205A" w:rsidRDefault="00FE52AE">
      <w:pPr>
        <w:pStyle w:val="TOC2"/>
        <w:tabs>
          <w:tab w:val="left" w:pos="880"/>
          <w:tab w:val="right" w:leader="underscore" w:pos="9350"/>
        </w:tabs>
        <w:rPr>
          <w:rFonts w:eastAsiaTheme="minorEastAsia" w:cstheme="minorBidi"/>
          <w:b w:val="0"/>
          <w:bCs w:val="0"/>
          <w:noProof/>
          <w:lang w:val="en-IN" w:eastAsia="en-IN"/>
        </w:rPr>
      </w:pPr>
      <w:hyperlink w:anchor="_Toc411545849" w:history="1">
        <w:r w:rsidR="0085205A" w:rsidRPr="00FE35DE">
          <w:rPr>
            <w:rStyle w:val="Hyperlink"/>
            <w:noProof/>
          </w:rPr>
          <w:t>10.2</w:t>
        </w:r>
        <w:r w:rsidR="0085205A">
          <w:rPr>
            <w:rFonts w:eastAsiaTheme="minorEastAsia" w:cstheme="minorBidi"/>
            <w:b w:val="0"/>
            <w:bCs w:val="0"/>
            <w:noProof/>
            <w:lang w:val="en-IN" w:eastAsia="en-IN"/>
          </w:rPr>
          <w:tab/>
        </w:r>
        <w:r w:rsidR="0085205A" w:rsidRPr="00FE35DE">
          <w:rPr>
            <w:rStyle w:val="Hyperlink"/>
            <w:noProof/>
          </w:rPr>
          <w:t>Circle Information</w:t>
        </w:r>
        <w:r w:rsidR="0085205A">
          <w:rPr>
            <w:noProof/>
            <w:webHidden/>
          </w:rPr>
          <w:tab/>
        </w:r>
        <w:r w:rsidR="0085205A">
          <w:rPr>
            <w:noProof/>
            <w:webHidden/>
          </w:rPr>
          <w:fldChar w:fldCharType="begin"/>
        </w:r>
        <w:r w:rsidR="0085205A">
          <w:rPr>
            <w:noProof/>
            <w:webHidden/>
          </w:rPr>
          <w:instrText xml:space="preserve"> PAGEREF _Toc411545849 \h </w:instrText>
        </w:r>
        <w:r w:rsidR="0085205A">
          <w:rPr>
            <w:noProof/>
            <w:webHidden/>
          </w:rPr>
        </w:r>
        <w:r w:rsidR="0085205A">
          <w:rPr>
            <w:noProof/>
            <w:webHidden/>
          </w:rPr>
          <w:fldChar w:fldCharType="separate"/>
        </w:r>
        <w:r w:rsidR="0085205A">
          <w:rPr>
            <w:noProof/>
            <w:webHidden/>
          </w:rPr>
          <w:t>74</w:t>
        </w:r>
        <w:r w:rsidR="0085205A">
          <w:rPr>
            <w:noProof/>
            <w:webHidden/>
          </w:rPr>
          <w:fldChar w:fldCharType="end"/>
        </w:r>
      </w:hyperlink>
    </w:p>
    <w:p w14:paraId="40E16AD9" w14:textId="77777777" w:rsidR="00460A4E" w:rsidRPr="00D257D0" w:rsidRDefault="00A63707" w:rsidP="009B04B7">
      <w:r w:rsidRPr="00D257D0">
        <w:rPr>
          <w:rFonts w:asciiTheme="minorHAnsi" w:hAnsiTheme="minorHAnsi"/>
          <w:b/>
          <w:bCs/>
          <w:i/>
          <w:iCs/>
          <w:sz w:val="24"/>
          <w:szCs w:val="24"/>
        </w:rPr>
        <w:fldChar w:fldCharType="end"/>
      </w:r>
    </w:p>
    <w:p w14:paraId="22CCE731" w14:textId="77777777" w:rsidR="00097BDE" w:rsidRPr="00D257D0" w:rsidRDefault="00097BDE">
      <w:pPr>
        <w:pStyle w:val="TOC1"/>
        <w:tabs>
          <w:tab w:val="left" w:pos="880"/>
          <w:tab w:val="right" w:pos="9350"/>
        </w:tabs>
        <w:rPr>
          <w:caps/>
          <w:smallCaps/>
        </w:rPr>
      </w:pPr>
    </w:p>
    <w:p w14:paraId="29CE0CE8" w14:textId="77777777" w:rsidR="00893D56" w:rsidRPr="00D257D0" w:rsidRDefault="00A63707" w:rsidP="007D5A9F">
      <w:pPr>
        <w:pStyle w:val="TOC1"/>
        <w:tabs>
          <w:tab w:val="left" w:pos="1100"/>
          <w:tab w:val="right" w:pos="9350"/>
        </w:tabs>
        <w:rPr>
          <w:rFonts w:eastAsiaTheme="minorEastAsia" w:cstheme="minorBidi"/>
          <w:noProof/>
          <w:lang w:val="en-IN" w:eastAsia="en-IN"/>
        </w:rPr>
      </w:pPr>
      <w:r w:rsidRPr="00D257D0">
        <w:rPr>
          <w:caps/>
          <w:smallCaps/>
        </w:rPr>
        <w:fldChar w:fldCharType="begin"/>
      </w:r>
      <w:r w:rsidR="00097BDE" w:rsidRPr="00D257D0">
        <w:rPr>
          <w:caps/>
          <w:smallCaps/>
        </w:rPr>
        <w:instrText xml:space="preserve"> TOC \t "issue,1" </w:instrText>
      </w:r>
      <w:r w:rsidRPr="00D257D0">
        <w:rPr>
          <w:caps/>
          <w:smallCaps/>
        </w:rPr>
        <w:fldChar w:fldCharType="separate"/>
      </w:r>
    </w:p>
    <w:p w14:paraId="60D1EC68" w14:textId="77777777" w:rsidR="00460A4E" w:rsidRPr="00D257D0" w:rsidRDefault="00A63707" w:rsidP="00CF2C8A">
      <w:pPr>
        <w:rPr>
          <w:caps/>
          <w:smallCaps/>
        </w:rPr>
      </w:pPr>
      <w:r w:rsidRPr="00D257D0">
        <w:rPr>
          <w:caps/>
          <w:smallCaps/>
        </w:rPr>
        <w:fldChar w:fldCharType="end"/>
      </w:r>
    </w:p>
    <w:p w14:paraId="70674099" w14:textId="77777777" w:rsidR="00460A4E" w:rsidRPr="00D257D0" w:rsidRDefault="00460A4E">
      <w:pPr>
        <w:spacing w:after="0" w:line="240" w:lineRule="auto"/>
        <w:rPr>
          <w:caps/>
          <w:smallCaps/>
        </w:rPr>
      </w:pPr>
      <w:r w:rsidRPr="00D257D0">
        <w:rPr>
          <w:caps/>
          <w:smallCaps/>
        </w:rPr>
        <w:br w:type="page"/>
      </w:r>
    </w:p>
    <w:p w14:paraId="44262039" w14:textId="77777777" w:rsidR="003C78E7" w:rsidRPr="00D257D0" w:rsidRDefault="003C78E7" w:rsidP="003015D3">
      <w:pPr>
        <w:pStyle w:val="Heading1"/>
        <w:tabs>
          <w:tab w:val="left" w:pos="4678"/>
        </w:tabs>
      </w:pPr>
      <w:bookmarkStart w:id="9" w:name="_Toc411545748"/>
      <w:bookmarkStart w:id="10" w:name="_Toc265071563"/>
      <w:bookmarkStart w:id="11" w:name="_Toc267841324"/>
      <w:bookmarkStart w:id="12" w:name="_Toc267841605"/>
      <w:bookmarkStart w:id="13" w:name="_Toc267913011"/>
      <w:bookmarkStart w:id="14" w:name="_Toc267913533"/>
      <w:r w:rsidRPr="00D257D0">
        <w:t>Introduction &amp; Overview</w:t>
      </w:r>
      <w:bookmarkEnd w:id="9"/>
      <w:r w:rsidR="003015D3" w:rsidRPr="00D257D0">
        <w:t xml:space="preserve"> </w:t>
      </w:r>
    </w:p>
    <w:p w14:paraId="05AF0141" w14:textId="77777777" w:rsidR="00097BDE" w:rsidRPr="00D257D0" w:rsidRDefault="00097BDE" w:rsidP="003C78E7">
      <w:pPr>
        <w:pStyle w:val="Heading2"/>
      </w:pPr>
      <w:bookmarkStart w:id="15" w:name="_Toc411545749"/>
      <w:r w:rsidRPr="00D257D0">
        <w:t>Overview of Project</w:t>
      </w:r>
      <w:bookmarkEnd w:id="15"/>
      <w:r w:rsidRPr="00D257D0">
        <w:t xml:space="preserve"> </w:t>
      </w:r>
      <w:bookmarkEnd w:id="10"/>
      <w:bookmarkEnd w:id="11"/>
      <w:bookmarkEnd w:id="12"/>
      <w:bookmarkEnd w:id="13"/>
      <w:bookmarkEnd w:id="14"/>
    </w:p>
    <w:p w14:paraId="25CFC639" w14:textId="77777777" w:rsidR="00097BDE" w:rsidRPr="00D257D0" w:rsidRDefault="00097BDE" w:rsidP="000A5197">
      <w:pPr>
        <w:autoSpaceDE w:val="0"/>
        <w:autoSpaceDN w:val="0"/>
        <w:adjustRightInd w:val="0"/>
        <w:spacing w:after="0" w:line="240" w:lineRule="auto"/>
        <w:rPr>
          <w:rFonts w:ascii="Georgia" w:hAnsi="Georgia" w:cs="Georgia"/>
          <w:sz w:val="20"/>
          <w:szCs w:val="20"/>
        </w:rPr>
      </w:pPr>
    </w:p>
    <w:p w14:paraId="2EF4479C" w14:textId="77777777" w:rsidR="000966D7" w:rsidRPr="00D257D0" w:rsidRDefault="007D7B73" w:rsidP="001C2B76">
      <w:r w:rsidRPr="00D257D0">
        <w:t>The National MOTECH System (NMS) is being scaled to pan-</w:t>
      </w:r>
      <w:proofErr w:type="spellStart"/>
      <w:r w:rsidRPr="00D257D0">
        <w:t>india</w:t>
      </w:r>
      <w:proofErr w:type="spellEnd"/>
      <w:r w:rsidRPr="00D257D0">
        <w:t xml:space="preserve"> level. It is characterized by the following:</w:t>
      </w:r>
      <w:r w:rsidRPr="00D257D0">
        <w:tab/>
      </w:r>
    </w:p>
    <w:p w14:paraId="6C6BE969" w14:textId="0D51A118" w:rsidR="0076179B" w:rsidRPr="00D257D0" w:rsidRDefault="009A7C37" w:rsidP="007D7B73">
      <w:pPr>
        <w:pStyle w:val="ListParagraph"/>
        <w:numPr>
          <w:ilvl w:val="0"/>
          <w:numId w:val="21"/>
        </w:numPr>
        <w:tabs>
          <w:tab w:val="num" w:pos="720"/>
        </w:tabs>
      </w:pPr>
      <w:r w:rsidRPr="00D257D0">
        <w:t>Centralized</w:t>
      </w:r>
      <w:r w:rsidR="007D7B73" w:rsidRPr="00D257D0">
        <w:t xml:space="preserve"> deployment of Mobile </w:t>
      </w:r>
      <w:proofErr w:type="spellStart"/>
      <w:r w:rsidR="007D7B73" w:rsidRPr="00D257D0">
        <w:t>Kunji</w:t>
      </w:r>
      <w:proofErr w:type="spellEnd"/>
      <w:proofErr w:type="gramStart"/>
      <w:r w:rsidR="007D7B73" w:rsidRPr="00D257D0">
        <w:t>,  Academy</w:t>
      </w:r>
      <w:proofErr w:type="gramEnd"/>
      <w:r w:rsidR="007D7B73" w:rsidRPr="00D257D0">
        <w:t xml:space="preserve"> and Kilkari IVR applications</w:t>
      </w:r>
    </w:p>
    <w:p w14:paraId="02E654C3" w14:textId="77777777" w:rsidR="0076179B" w:rsidRPr="00D257D0" w:rsidRDefault="007D7B73" w:rsidP="007D7B73">
      <w:pPr>
        <w:pStyle w:val="ListParagraph"/>
        <w:numPr>
          <w:ilvl w:val="0"/>
          <w:numId w:val="21"/>
        </w:numPr>
        <w:tabs>
          <w:tab w:val="num" w:pos="720"/>
        </w:tabs>
      </w:pPr>
      <w:r w:rsidRPr="00D257D0">
        <w:t>Toll Free long code access</w:t>
      </w:r>
    </w:p>
    <w:p w14:paraId="594E7ACE" w14:textId="77777777" w:rsidR="0076179B" w:rsidRPr="00D257D0" w:rsidRDefault="007D7B73" w:rsidP="007D7B73">
      <w:pPr>
        <w:pStyle w:val="ListParagraph"/>
        <w:numPr>
          <w:ilvl w:val="0"/>
          <w:numId w:val="21"/>
        </w:numPr>
        <w:tabs>
          <w:tab w:val="num" w:pos="720"/>
        </w:tabs>
      </w:pPr>
      <w:r w:rsidRPr="00D257D0">
        <w:t>In-bound and out-bound IVRs</w:t>
      </w:r>
    </w:p>
    <w:p w14:paraId="32CA12FF" w14:textId="77777777" w:rsidR="0076179B" w:rsidRPr="00D257D0" w:rsidRDefault="007D7B73" w:rsidP="007D7B73">
      <w:pPr>
        <w:pStyle w:val="ListParagraph"/>
        <w:numPr>
          <w:ilvl w:val="0"/>
          <w:numId w:val="21"/>
        </w:numPr>
        <w:tabs>
          <w:tab w:val="num" w:pos="720"/>
        </w:tabs>
      </w:pPr>
      <w:r w:rsidRPr="00D257D0">
        <w:t>Integration with pan-India SMS gateway</w:t>
      </w:r>
    </w:p>
    <w:p w14:paraId="0D47892C" w14:textId="77777777" w:rsidR="0076179B" w:rsidRPr="00D257D0" w:rsidRDefault="007D7B73" w:rsidP="007D7B73">
      <w:pPr>
        <w:pStyle w:val="ListParagraph"/>
        <w:numPr>
          <w:ilvl w:val="0"/>
          <w:numId w:val="21"/>
        </w:numPr>
        <w:tabs>
          <w:tab w:val="num" w:pos="720"/>
        </w:tabs>
      </w:pPr>
      <w:r w:rsidRPr="00D257D0">
        <w:t xml:space="preserve">Powered by back-end </w:t>
      </w:r>
      <w:proofErr w:type="spellStart"/>
      <w:r w:rsidRPr="00D257D0">
        <w:t>MoTech</w:t>
      </w:r>
      <w:proofErr w:type="spellEnd"/>
      <w:r w:rsidRPr="00D257D0">
        <w:t xml:space="preserve"> platform</w:t>
      </w:r>
    </w:p>
    <w:p w14:paraId="0C6609DF" w14:textId="77777777" w:rsidR="007D7B73" w:rsidRPr="00D257D0" w:rsidRDefault="007D7B73" w:rsidP="001C2B76">
      <w:r w:rsidRPr="00D257D0">
        <w:t>This document captures the requirements for the pan-India NMS system.</w:t>
      </w:r>
    </w:p>
    <w:p w14:paraId="41955BEC" w14:textId="77777777" w:rsidR="00097BDE" w:rsidRPr="00D257D0" w:rsidRDefault="00097BDE" w:rsidP="003C78E7">
      <w:pPr>
        <w:pStyle w:val="Heading2"/>
      </w:pPr>
      <w:bookmarkStart w:id="16" w:name="_Toc265071564"/>
      <w:bookmarkStart w:id="17" w:name="_Toc267841325"/>
      <w:bookmarkStart w:id="18" w:name="_Toc267841606"/>
      <w:bookmarkStart w:id="19" w:name="_Toc267913012"/>
      <w:bookmarkStart w:id="20" w:name="_Toc267913534"/>
      <w:bookmarkStart w:id="21" w:name="_Toc411545750"/>
      <w:r w:rsidRPr="00D257D0">
        <w:t>Objective of this document</w:t>
      </w:r>
      <w:bookmarkEnd w:id="16"/>
      <w:bookmarkEnd w:id="17"/>
      <w:bookmarkEnd w:id="18"/>
      <w:bookmarkEnd w:id="19"/>
      <w:bookmarkEnd w:id="20"/>
      <w:bookmarkEnd w:id="21"/>
    </w:p>
    <w:p w14:paraId="19F43126" w14:textId="77777777" w:rsidR="00097BDE" w:rsidRPr="00D257D0" w:rsidRDefault="007D7B73" w:rsidP="007D7B73">
      <w:r w:rsidRPr="00D257D0">
        <w:t xml:space="preserve">The purpose of this document is to capture the system requirements of NMS system. This includes functional, non-functional, operability and other miscellaneous requirements. </w:t>
      </w:r>
    </w:p>
    <w:p w14:paraId="480E2C10" w14:textId="77777777" w:rsidR="00A822D6" w:rsidRPr="00D257D0" w:rsidRDefault="00A822D6" w:rsidP="00A822D6">
      <w:pPr>
        <w:pStyle w:val="Heading2"/>
      </w:pPr>
      <w:bookmarkStart w:id="22" w:name="_Toc411545751"/>
      <w:r w:rsidRPr="00D257D0">
        <w:t>Scope of this document</w:t>
      </w:r>
      <w:bookmarkEnd w:id="22"/>
    </w:p>
    <w:p w14:paraId="62BD308F" w14:textId="77777777" w:rsidR="009E163D" w:rsidRPr="00D257D0" w:rsidRDefault="007D6586" w:rsidP="009E163D">
      <w:r w:rsidRPr="00D257D0">
        <w:t xml:space="preserve">The document is being written in phases. </w:t>
      </w:r>
      <w:r w:rsidR="00696E5C" w:rsidRPr="00D257D0">
        <w:t xml:space="preserve">Pending work </w:t>
      </w:r>
      <w:r w:rsidR="009E163D" w:rsidRPr="00D257D0">
        <w:t>include</w:t>
      </w:r>
      <w:r w:rsidR="003C4F13" w:rsidRPr="00D257D0">
        <w:t>s</w:t>
      </w:r>
      <w:r w:rsidR="009E163D" w:rsidRPr="00D257D0">
        <w:t>:</w:t>
      </w:r>
    </w:p>
    <w:p w14:paraId="0EFCDA7C" w14:textId="77777777" w:rsidR="00696E5C" w:rsidRPr="00D257D0" w:rsidRDefault="00696E5C" w:rsidP="009E163D">
      <w:pPr>
        <w:pStyle w:val="ListParagraph"/>
        <w:numPr>
          <w:ilvl w:val="0"/>
          <w:numId w:val="33"/>
        </w:numPr>
      </w:pPr>
      <w:r w:rsidRPr="00D257D0">
        <w:t>Various open issues</w:t>
      </w:r>
      <w:r w:rsidR="00EA267D" w:rsidRPr="00D257D0">
        <w:t xml:space="preserve">  (mainly waiting for clarifications from Ministry)</w:t>
      </w:r>
    </w:p>
    <w:p w14:paraId="1556762E" w14:textId="77777777" w:rsidR="00696E5C" w:rsidRPr="00D257D0" w:rsidRDefault="00696E5C" w:rsidP="009E163D">
      <w:pPr>
        <w:pStyle w:val="ListParagraph"/>
        <w:numPr>
          <w:ilvl w:val="0"/>
          <w:numId w:val="33"/>
        </w:numPr>
      </w:pPr>
      <w:r w:rsidRPr="00D257D0">
        <w:t>Updates due to pending action items</w:t>
      </w:r>
      <w:r w:rsidR="00EA267D" w:rsidRPr="00D257D0">
        <w:t xml:space="preserve"> </w:t>
      </w:r>
    </w:p>
    <w:p w14:paraId="7B35B06C" w14:textId="77777777" w:rsidR="00696E5C" w:rsidRPr="00D257D0" w:rsidRDefault="00696E5C" w:rsidP="009E163D">
      <w:pPr>
        <w:pStyle w:val="ListParagraph"/>
        <w:numPr>
          <w:ilvl w:val="0"/>
          <w:numId w:val="33"/>
        </w:numPr>
      </w:pPr>
      <w:r w:rsidRPr="00D257D0">
        <w:t>Parts of Appendix A and B</w:t>
      </w:r>
      <w:r w:rsidR="00A67865" w:rsidRPr="00D257D0">
        <w:t xml:space="preserve"> (waiting for clarifications from Ministry)</w:t>
      </w:r>
    </w:p>
    <w:p w14:paraId="55BE2475" w14:textId="77777777" w:rsidR="00696E5C" w:rsidRPr="00D257D0" w:rsidRDefault="00696E5C" w:rsidP="009E163D">
      <w:pPr>
        <w:pStyle w:val="ListParagraph"/>
        <w:numPr>
          <w:ilvl w:val="0"/>
          <w:numId w:val="33"/>
        </w:numPr>
      </w:pPr>
      <w:r w:rsidRPr="00D257D0">
        <w:t>Appendix C</w:t>
      </w:r>
      <w:r w:rsidR="00A67865" w:rsidRPr="00D257D0">
        <w:t xml:space="preserve"> (to be updated document is approved)</w:t>
      </w:r>
    </w:p>
    <w:p w14:paraId="7A8974D7" w14:textId="77777777" w:rsidR="003C78E7" w:rsidRPr="00D257D0" w:rsidRDefault="003C78E7" w:rsidP="003C78E7">
      <w:pPr>
        <w:pStyle w:val="Heading2"/>
      </w:pPr>
      <w:bookmarkStart w:id="23" w:name="_Toc411545752"/>
      <w:r w:rsidRPr="00D257D0">
        <w:t>Key Assumptions</w:t>
      </w:r>
      <w:bookmarkEnd w:id="23"/>
    </w:p>
    <w:p w14:paraId="0654623B" w14:textId="77777777" w:rsidR="00553FC0" w:rsidRPr="00D257D0" w:rsidRDefault="00553FC0" w:rsidP="00D105C7">
      <w:pPr>
        <w:pStyle w:val="ListParagraph"/>
        <w:numPr>
          <w:ilvl w:val="0"/>
          <w:numId w:val="43"/>
        </w:numPr>
        <w:rPr>
          <w:sz w:val="20"/>
          <w:szCs w:val="20"/>
        </w:rPr>
      </w:pPr>
      <w:r w:rsidRPr="00D257D0">
        <w:rPr>
          <w:sz w:val="20"/>
          <w:szCs w:val="20"/>
        </w:rPr>
        <w:t>The exact mechanism to get data from MCTS is outside the scope of this document. Some options are below:</w:t>
      </w:r>
    </w:p>
    <w:p w14:paraId="6E492A4D" w14:textId="77777777" w:rsidR="00553FC0" w:rsidRPr="00D257D0" w:rsidRDefault="00D41CC2" w:rsidP="0059145A">
      <w:pPr>
        <w:pStyle w:val="ListParagraph"/>
        <w:numPr>
          <w:ilvl w:val="1"/>
          <w:numId w:val="43"/>
        </w:numPr>
        <w:rPr>
          <w:sz w:val="20"/>
          <w:szCs w:val="20"/>
        </w:rPr>
      </w:pPr>
      <w:r w:rsidRPr="00D257D0">
        <w:rPr>
          <w:sz w:val="20"/>
          <w:szCs w:val="20"/>
        </w:rPr>
        <w:t xml:space="preserve">MCTS provides web-service to get all the records from MCTS. Mechanism to realize an online </w:t>
      </w:r>
      <w:r w:rsidR="000E6667" w:rsidRPr="00D257D0">
        <w:rPr>
          <w:sz w:val="20"/>
          <w:szCs w:val="20"/>
        </w:rPr>
        <w:t>means</w:t>
      </w:r>
      <w:r w:rsidRPr="00D257D0">
        <w:rPr>
          <w:sz w:val="20"/>
          <w:szCs w:val="20"/>
        </w:rPr>
        <w:t xml:space="preserve"> to extract MCTS data via web-services is outside the scope of this document.</w:t>
      </w:r>
      <w:r w:rsidR="00553FC0" w:rsidRPr="00D257D0">
        <w:rPr>
          <w:sz w:val="20"/>
          <w:szCs w:val="20"/>
        </w:rPr>
        <w:t xml:space="preserve"> </w:t>
      </w:r>
    </w:p>
    <w:p w14:paraId="07E8C702" w14:textId="77777777" w:rsidR="007D7B73" w:rsidRPr="00D257D0" w:rsidRDefault="00553FC0" w:rsidP="0059145A">
      <w:pPr>
        <w:pStyle w:val="ListParagraph"/>
        <w:numPr>
          <w:ilvl w:val="1"/>
          <w:numId w:val="43"/>
        </w:numPr>
        <w:rPr>
          <w:sz w:val="20"/>
          <w:szCs w:val="20"/>
        </w:rPr>
      </w:pPr>
      <w:r w:rsidRPr="00D257D0">
        <w:rPr>
          <w:sz w:val="20"/>
          <w:szCs w:val="20"/>
        </w:rPr>
        <w:t>Another mechanism to get data from MCTS is to export the MCTS data into appropriate CSV formats and use offline mechanisms to bring the CSV files to NMS</w:t>
      </w:r>
      <w:r w:rsidR="00540138">
        <w:rPr>
          <w:sz w:val="20"/>
          <w:szCs w:val="20"/>
        </w:rPr>
        <w:t xml:space="preserve"> data center</w:t>
      </w:r>
      <w:r w:rsidRPr="00D257D0">
        <w:rPr>
          <w:sz w:val="20"/>
          <w:szCs w:val="20"/>
        </w:rPr>
        <w:t xml:space="preserve">. </w:t>
      </w:r>
    </w:p>
    <w:p w14:paraId="08275519" w14:textId="77777777" w:rsidR="005C04BC" w:rsidRPr="00D257D0" w:rsidRDefault="005C04BC" w:rsidP="00D105C7">
      <w:pPr>
        <w:pStyle w:val="ListParagraph"/>
        <w:numPr>
          <w:ilvl w:val="0"/>
          <w:numId w:val="43"/>
        </w:numPr>
        <w:rPr>
          <w:sz w:val="20"/>
          <w:szCs w:val="20"/>
        </w:rPr>
      </w:pPr>
      <w:r w:rsidRPr="00D257D0">
        <w:rPr>
          <w:sz w:val="20"/>
          <w:szCs w:val="20"/>
        </w:rPr>
        <w:t xml:space="preserve">General wait time for IVR </w:t>
      </w:r>
      <w:r w:rsidR="00DC5C21" w:rsidRPr="00D257D0">
        <w:rPr>
          <w:sz w:val="20"/>
          <w:szCs w:val="20"/>
        </w:rPr>
        <w:t xml:space="preserve">DTMF </w:t>
      </w:r>
      <w:r w:rsidRPr="00D257D0">
        <w:rPr>
          <w:sz w:val="20"/>
          <w:szCs w:val="20"/>
        </w:rPr>
        <w:t xml:space="preserve">responses </w:t>
      </w:r>
      <w:r w:rsidR="009A47AD" w:rsidRPr="00D257D0">
        <w:rPr>
          <w:sz w:val="20"/>
          <w:szCs w:val="20"/>
        </w:rPr>
        <w:t>is</w:t>
      </w:r>
      <w:r w:rsidRPr="00D257D0">
        <w:rPr>
          <w:sz w:val="20"/>
          <w:szCs w:val="20"/>
        </w:rPr>
        <w:t xml:space="preserve"> changed from 8s to 12s</w:t>
      </w:r>
    </w:p>
    <w:p w14:paraId="67F84A7D" w14:textId="77777777" w:rsidR="003C78E7" w:rsidRPr="00D257D0" w:rsidRDefault="003C78E7" w:rsidP="003C78E7">
      <w:pPr>
        <w:pStyle w:val="Heading2"/>
      </w:pPr>
      <w:bookmarkStart w:id="24" w:name="_Toc411545753"/>
      <w:r w:rsidRPr="00D257D0">
        <w:t>Open Issues</w:t>
      </w:r>
      <w:r w:rsidR="00D42949" w:rsidRPr="00D257D0">
        <w:t xml:space="preserve"> (OI)</w:t>
      </w:r>
      <w:bookmarkEnd w:id="24"/>
    </w:p>
    <w:tbl>
      <w:tblPr>
        <w:tblStyle w:val="TableGrid"/>
        <w:tblW w:w="9569" w:type="dxa"/>
        <w:tblLook w:val="04A0" w:firstRow="1" w:lastRow="0" w:firstColumn="1" w:lastColumn="0" w:noHBand="0" w:noVBand="1"/>
      </w:tblPr>
      <w:tblGrid>
        <w:gridCol w:w="865"/>
        <w:gridCol w:w="1154"/>
        <w:gridCol w:w="1277"/>
        <w:gridCol w:w="2470"/>
        <w:gridCol w:w="3803"/>
      </w:tblGrid>
      <w:tr w:rsidR="002512D9" w:rsidRPr="00D257D0" w14:paraId="47738E99" w14:textId="77777777" w:rsidTr="002512D9">
        <w:trPr>
          <w:trHeight w:val="68"/>
        </w:trPr>
        <w:tc>
          <w:tcPr>
            <w:tcW w:w="865" w:type="dxa"/>
            <w:shd w:val="clear" w:color="auto" w:fill="BFBFBF" w:themeFill="background1" w:themeFillShade="BF"/>
          </w:tcPr>
          <w:p w14:paraId="3B4E9645" w14:textId="77777777" w:rsidR="00D536CE" w:rsidRPr="00D257D0" w:rsidRDefault="00D536CE" w:rsidP="0031017E">
            <w:pPr>
              <w:spacing w:before="40" w:after="40" w:line="240" w:lineRule="auto"/>
              <w:rPr>
                <w:b/>
                <w:sz w:val="16"/>
              </w:rPr>
            </w:pPr>
            <w:r w:rsidRPr="00D257D0">
              <w:rPr>
                <w:b/>
                <w:sz w:val="16"/>
              </w:rPr>
              <w:t xml:space="preserve">Status </w:t>
            </w:r>
          </w:p>
        </w:tc>
        <w:tc>
          <w:tcPr>
            <w:tcW w:w="1154" w:type="dxa"/>
          </w:tcPr>
          <w:p w14:paraId="50E7AE61" w14:textId="77777777" w:rsidR="00D536CE" w:rsidRPr="00D257D0" w:rsidRDefault="00D536CE" w:rsidP="0031017E">
            <w:pPr>
              <w:spacing w:before="40" w:after="40" w:line="240" w:lineRule="auto"/>
              <w:rPr>
                <w:b/>
                <w:sz w:val="16"/>
              </w:rPr>
            </w:pPr>
            <w:r w:rsidRPr="00D257D0">
              <w:rPr>
                <w:b/>
                <w:sz w:val="16"/>
              </w:rPr>
              <w:t>Closed</w:t>
            </w:r>
          </w:p>
        </w:tc>
        <w:tc>
          <w:tcPr>
            <w:tcW w:w="1277" w:type="dxa"/>
          </w:tcPr>
          <w:p w14:paraId="6319ACDB" w14:textId="77777777" w:rsidR="00D536CE" w:rsidRPr="00D257D0" w:rsidRDefault="00D536CE" w:rsidP="0031017E">
            <w:pPr>
              <w:spacing w:before="40" w:after="40" w:line="240" w:lineRule="auto"/>
              <w:rPr>
                <w:b/>
                <w:sz w:val="16"/>
              </w:rPr>
            </w:pPr>
            <w:r w:rsidRPr="00D257D0">
              <w:rPr>
                <w:b/>
                <w:sz w:val="16"/>
              </w:rPr>
              <w:t>Open</w:t>
            </w:r>
          </w:p>
        </w:tc>
        <w:tc>
          <w:tcPr>
            <w:tcW w:w="2470" w:type="dxa"/>
          </w:tcPr>
          <w:p w14:paraId="6B0943CB" w14:textId="77777777" w:rsidR="00D536CE" w:rsidRPr="00D257D0" w:rsidRDefault="00D536CE" w:rsidP="0031017E">
            <w:pPr>
              <w:spacing w:before="40" w:after="40" w:line="240" w:lineRule="auto"/>
              <w:rPr>
                <w:b/>
                <w:sz w:val="16"/>
              </w:rPr>
            </w:pPr>
            <w:r w:rsidRPr="00D257D0">
              <w:rPr>
                <w:b/>
                <w:sz w:val="16"/>
              </w:rPr>
              <w:t>Working Assumption (WA)</w:t>
            </w:r>
          </w:p>
        </w:tc>
        <w:tc>
          <w:tcPr>
            <w:tcW w:w="3803" w:type="dxa"/>
          </w:tcPr>
          <w:p w14:paraId="5D7AB4B6" w14:textId="77777777" w:rsidR="00D536CE" w:rsidRPr="00D257D0" w:rsidRDefault="00D536CE" w:rsidP="0031017E">
            <w:pPr>
              <w:spacing w:before="40" w:after="40" w:line="240" w:lineRule="auto"/>
              <w:rPr>
                <w:b/>
                <w:sz w:val="16"/>
              </w:rPr>
            </w:pPr>
            <w:r w:rsidRPr="00D257D0">
              <w:rPr>
                <w:b/>
                <w:sz w:val="16"/>
              </w:rPr>
              <w:t>Future</w:t>
            </w:r>
          </w:p>
        </w:tc>
      </w:tr>
      <w:tr w:rsidR="002512D9" w:rsidRPr="00D257D0" w14:paraId="111D911C" w14:textId="77777777" w:rsidTr="002512D9">
        <w:trPr>
          <w:trHeight w:val="262"/>
        </w:trPr>
        <w:tc>
          <w:tcPr>
            <w:tcW w:w="865" w:type="dxa"/>
            <w:shd w:val="clear" w:color="auto" w:fill="BFBFBF" w:themeFill="background1" w:themeFillShade="BF"/>
          </w:tcPr>
          <w:p w14:paraId="37324D50" w14:textId="77777777" w:rsidR="00D536CE" w:rsidRPr="00D257D0" w:rsidRDefault="00D536CE" w:rsidP="0031017E">
            <w:pPr>
              <w:spacing w:before="40" w:after="40" w:line="240" w:lineRule="auto"/>
              <w:rPr>
                <w:b/>
                <w:sz w:val="16"/>
              </w:rPr>
            </w:pPr>
            <w:r w:rsidRPr="00D257D0">
              <w:rPr>
                <w:b/>
                <w:sz w:val="16"/>
              </w:rPr>
              <w:t>Meaning</w:t>
            </w:r>
          </w:p>
        </w:tc>
        <w:tc>
          <w:tcPr>
            <w:tcW w:w="1154" w:type="dxa"/>
            <w:shd w:val="clear" w:color="auto" w:fill="92D050"/>
          </w:tcPr>
          <w:p w14:paraId="1FCCC5B7" w14:textId="77777777" w:rsidR="00D536CE" w:rsidRPr="00D257D0" w:rsidRDefault="00D536CE" w:rsidP="0031017E">
            <w:pPr>
              <w:spacing w:before="40" w:after="40" w:line="240" w:lineRule="auto"/>
              <w:rPr>
                <w:sz w:val="16"/>
              </w:rPr>
            </w:pPr>
            <w:r w:rsidRPr="00D257D0">
              <w:rPr>
                <w:sz w:val="16"/>
              </w:rPr>
              <w:t>Issue Resolved</w:t>
            </w:r>
          </w:p>
        </w:tc>
        <w:tc>
          <w:tcPr>
            <w:tcW w:w="1277" w:type="dxa"/>
            <w:shd w:val="clear" w:color="auto" w:fill="FF0000"/>
          </w:tcPr>
          <w:p w14:paraId="0DC9B42E" w14:textId="77777777" w:rsidR="00D536CE" w:rsidRPr="00D257D0" w:rsidRDefault="00D536CE" w:rsidP="0031017E">
            <w:pPr>
              <w:spacing w:before="40" w:after="40" w:line="240" w:lineRule="auto"/>
              <w:rPr>
                <w:sz w:val="16"/>
              </w:rPr>
            </w:pPr>
            <w:r w:rsidRPr="00D257D0">
              <w:rPr>
                <w:sz w:val="16"/>
              </w:rPr>
              <w:t>Waiting for inputs</w:t>
            </w:r>
          </w:p>
        </w:tc>
        <w:tc>
          <w:tcPr>
            <w:tcW w:w="2470" w:type="dxa"/>
            <w:shd w:val="clear" w:color="auto" w:fill="00B0F0"/>
          </w:tcPr>
          <w:p w14:paraId="0E12131E" w14:textId="77777777" w:rsidR="00D536CE" w:rsidRPr="00D257D0" w:rsidRDefault="00D536CE" w:rsidP="0031017E">
            <w:pPr>
              <w:spacing w:before="40" w:after="40" w:line="240" w:lineRule="auto"/>
              <w:rPr>
                <w:sz w:val="16"/>
              </w:rPr>
            </w:pPr>
            <w:r w:rsidRPr="00D257D0">
              <w:rPr>
                <w:sz w:val="16"/>
              </w:rPr>
              <w:t>Proceeding with some assumptions</w:t>
            </w:r>
          </w:p>
        </w:tc>
        <w:tc>
          <w:tcPr>
            <w:tcW w:w="3803" w:type="dxa"/>
            <w:shd w:val="clear" w:color="auto" w:fill="C6D9F1" w:themeFill="text2" w:themeFillTint="33"/>
          </w:tcPr>
          <w:p w14:paraId="66742789" w14:textId="77777777" w:rsidR="00D536CE" w:rsidRPr="00D257D0" w:rsidRDefault="00D536CE" w:rsidP="0031017E">
            <w:pPr>
              <w:spacing w:before="40" w:after="40" w:line="240" w:lineRule="auto"/>
              <w:rPr>
                <w:sz w:val="16"/>
              </w:rPr>
            </w:pPr>
            <w:r w:rsidRPr="00D257D0">
              <w:rPr>
                <w:sz w:val="16"/>
              </w:rPr>
              <w:t>To be handled in future</w:t>
            </w:r>
            <w:r w:rsidR="0031017E" w:rsidRPr="00D257D0">
              <w:rPr>
                <w:sz w:val="16"/>
              </w:rPr>
              <w:t xml:space="preserve"> (not in current scope)</w:t>
            </w:r>
            <w:r w:rsidRPr="00D257D0">
              <w:rPr>
                <w:sz w:val="16"/>
              </w:rPr>
              <w:t>.</w:t>
            </w:r>
          </w:p>
        </w:tc>
      </w:tr>
    </w:tbl>
    <w:p w14:paraId="36548696" w14:textId="77777777" w:rsidR="00D536CE" w:rsidRPr="00D257D0" w:rsidRDefault="00D536CE" w:rsidP="00D536CE"/>
    <w:tbl>
      <w:tblPr>
        <w:tblW w:w="9540" w:type="dxa"/>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2790"/>
        <w:gridCol w:w="1530"/>
        <w:gridCol w:w="630"/>
        <w:gridCol w:w="810"/>
        <w:gridCol w:w="720"/>
        <w:gridCol w:w="1980"/>
      </w:tblGrid>
      <w:tr w:rsidR="002512D9" w:rsidRPr="00D257D0" w14:paraId="38408960" w14:textId="77777777" w:rsidTr="002512D9">
        <w:tc>
          <w:tcPr>
            <w:tcW w:w="1080" w:type="dxa"/>
            <w:shd w:val="clear" w:color="auto" w:fill="D9D9D9" w:themeFill="background1" w:themeFillShade="D9"/>
          </w:tcPr>
          <w:p w14:paraId="63BBF0CC"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w:t>
            </w:r>
          </w:p>
        </w:tc>
        <w:tc>
          <w:tcPr>
            <w:tcW w:w="2790" w:type="dxa"/>
            <w:shd w:val="clear" w:color="auto" w:fill="D9D9D9" w:themeFill="background1" w:themeFillShade="D9"/>
          </w:tcPr>
          <w:p w14:paraId="3C11A6D0"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Issue</w:t>
            </w:r>
          </w:p>
        </w:tc>
        <w:tc>
          <w:tcPr>
            <w:tcW w:w="1530" w:type="dxa"/>
            <w:shd w:val="clear" w:color="auto" w:fill="D9D9D9" w:themeFill="background1" w:themeFillShade="D9"/>
          </w:tcPr>
          <w:p w14:paraId="0C395833" w14:textId="63BC566A" w:rsidR="003015D3" w:rsidRPr="00D257D0" w:rsidRDefault="002512D9" w:rsidP="00725028">
            <w:pPr>
              <w:pStyle w:val="CommentText"/>
              <w:spacing w:before="40" w:after="40"/>
              <w:rPr>
                <w:rFonts w:cs="Arial"/>
                <w:b/>
                <w:sz w:val="16"/>
                <w:szCs w:val="16"/>
              </w:rPr>
            </w:pPr>
            <w:r w:rsidRPr="00D257D0">
              <w:rPr>
                <w:rFonts w:cs="Arial"/>
                <w:b/>
                <w:sz w:val="16"/>
                <w:szCs w:val="16"/>
              </w:rPr>
              <w:t>Req</w:t>
            </w:r>
            <w:r>
              <w:rPr>
                <w:rFonts w:cs="Arial"/>
                <w:b/>
                <w:sz w:val="16"/>
                <w:szCs w:val="16"/>
              </w:rPr>
              <w:t xml:space="preserve">uirement </w:t>
            </w:r>
            <w:r w:rsidR="00E1287B" w:rsidRPr="00D257D0">
              <w:rPr>
                <w:rFonts w:cs="Arial"/>
                <w:b/>
                <w:sz w:val="16"/>
                <w:szCs w:val="16"/>
              </w:rPr>
              <w:t>Id</w:t>
            </w:r>
          </w:p>
        </w:tc>
        <w:tc>
          <w:tcPr>
            <w:tcW w:w="630" w:type="dxa"/>
            <w:shd w:val="clear" w:color="auto" w:fill="D9D9D9" w:themeFill="background1" w:themeFillShade="D9"/>
          </w:tcPr>
          <w:p w14:paraId="0EF95FD1" w14:textId="4B4C0DAE" w:rsidR="003015D3" w:rsidRPr="00D257D0" w:rsidRDefault="002512D9" w:rsidP="00725028">
            <w:pPr>
              <w:pStyle w:val="CommentText"/>
              <w:spacing w:before="40" w:after="40"/>
              <w:rPr>
                <w:rFonts w:cs="Arial"/>
                <w:b/>
                <w:sz w:val="16"/>
                <w:szCs w:val="16"/>
              </w:rPr>
            </w:pPr>
            <w:r>
              <w:rPr>
                <w:rFonts w:cs="Arial"/>
                <w:b/>
                <w:sz w:val="16"/>
                <w:szCs w:val="16"/>
              </w:rPr>
              <w:t>Level</w:t>
            </w:r>
          </w:p>
        </w:tc>
        <w:tc>
          <w:tcPr>
            <w:tcW w:w="810" w:type="dxa"/>
            <w:shd w:val="clear" w:color="auto" w:fill="D9D9D9" w:themeFill="background1" w:themeFillShade="D9"/>
          </w:tcPr>
          <w:p w14:paraId="0FDD8CC0"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Owner</w:t>
            </w:r>
          </w:p>
        </w:tc>
        <w:tc>
          <w:tcPr>
            <w:tcW w:w="720" w:type="dxa"/>
            <w:shd w:val="clear" w:color="auto" w:fill="D9D9D9" w:themeFill="background1" w:themeFillShade="D9"/>
          </w:tcPr>
          <w:p w14:paraId="416D6197"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Status</w:t>
            </w:r>
          </w:p>
        </w:tc>
        <w:tc>
          <w:tcPr>
            <w:tcW w:w="1980" w:type="dxa"/>
            <w:shd w:val="clear" w:color="auto" w:fill="D9D9D9" w:themeFill="background1" w:themeFillShade="D9"/>
          </w:tcPr>
          <w:p w14:paraId="1C45AE68"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Remarks</w:t>
            </w:r>
          </w:p>
        </w:tc>
      </w:tr>
      <w:tr w:rsidR="002512D9" w:rsidRPr="00D257D0" w14:paraId="163C095F" w14:textId="77777777" w:rsidTr="002512D9">
        <w:trPr>
          <w:trHeight w:val="350"/>
        </w:trPr>
        <w:tc>
          <w:tcPr>
            <w:tcW w:w="1080" w:type="dxa"/>
            <w:shd w:val="clear" w:color="auto" w:fill="auto"/>
          </w:tcPr>
          <w:p w14:paraId="1EE2E731" w14:textId="77777777" w:rsidR="003015D3" w:rsidRPr="00D257D0" w:rsidRDefault="003015D3" w:rsidP="00725028">
            <w:pPr>
              <w:spacing w:before="40" w:after="40"/>
              <w:rPr>
                <w:sz w:val="16"/>
                <w:szCs w:val="16"/>
              </w:rPr>
            </w:pPr>
            <w:r w:rsidRPr="00D257D0">
              <w:rPr>
                <w:sz w:val="16"/>
                <w:szCs w:val="16"/>
              </w:rPr>
              <w:t>NMS.OI.001</w:t>
            </w:r>
            <w:r w:rsidR="00031395" w:rsidRPr="00D257D0">
              <w:rPr>
                <w:sz w:val="16"/>
                <w:szCs w:val="16"/>
              </w:rPr>
              <w:t xml:space="preserve"> </w:t>
            </w:r>
            <w:r w:rsidRPr="00D257D0">
              <w:rPr>
                <w:sz w:val="16"/>
                <w:szCs w:val="16"/>
              </w:rPr>
              <w:t>(28-nov-14)</w:t>
            </w:r>
          </w:p>
        </w:tc>
        <w:tc>
          <w:tcPr>
            <w:tcW w:w="2790" w:type="dxa"/>
            <w:shd w:val="clear" w:color="auto" w:fill="auto"/>
          </w:tcPr>
          <w:p w14:paraId="01CC08F0" w14:textId="77777777" w:rsidR="003015D3" w:rsidRPr="00D257D0" w:rsidRDefault="003015D3" w:rsidP="00725028">
            <w:pPr>
              <w:spacing w:before="40" w:after="40"/>
              <w:rPr>
                <w:sz w:val="16"/>
                <w:szCs w:val="16"/>
              </w:rPr>
            </w:pPr>
            <w:r w:rsidRPr="00D257D0">
              <w:rPr>
                <w:sz w:val="16"/>
                <w:szCs w:val="16"/>
              </w:rPr>
              <w:t>Handling of language setting via IVR in case circle of calling user cannot be identified. This problem is particularly severe in Kilkari where beneficiary do not have the printed cards.</w:t>
            </w:r>
          </w:p>
          <w:p w14:paraId="0B7F9344" w14:textId="77777777" w:rsidR="002732BD" w:rsidRPr="00D257D0" w:rsidRDefault="002732BD" w:rsidP="002732BD">
            <w:pPr>
              <w:spacing w:before="40" w:after="40"/>
              <w:rPr>
                <w:sz w:val="16"/>
                <w:szCs w:val="16"/>
              </w:rPr>
            </w:pPr>
            <w:r w:rsidRPr="00D257D0">
              <w:rPr>
                <w:sz w:val="16"/>
                <w:szCs w:val="16"/>
              </w:rPr>
              <w:t>It is also not clear in which language, the regional IVR shall be played?</w:t>
            </w:r>
          </w:p>
        </w:tc>
        <w:tc>
          <w:tcPr>
            <w:tcW w:w="1530" w:type="dxa"/>
            <w:shd w:val="clear" w:color="auto" w:fill="auto"/>
          </w:tcPr>
          <w:p w14:paraId="38415466" w14:textId="77777777" w:rsidR="003015D3" w:rsidRPr="00D257D0" w:rsidRDefault="00E1287B" w:rsidP="00F272EA">
            <w:pPr>
              <w:spacing w:before="40" w:after="40"/>
              <w:rPr>
                <w:sz w:val="16"/>
                <w:szCs w:val="16"/>
              </w:rPr>
            </w:pPr>
            <w:r w:rsidRPr="00D257D0">
              <w:rPr>
                <w:sz w:val="16"/>
                <w:szCs w:val="16"/>
              </w:rPr>
              <w:t>NMS.</w:t>
            </w:r>
            <w:r w:rsidR="00F272EA" w:rsidRPr="00D257D0">
              <w:rPr>
                <w:sz w:val="16"/>
                <w:szCs w:val="16"/>
              </w:rPr>
              <w:t>MA</w:t>
            </w:r>
            <w:r w:rsidRPr="00D257D0">
              <w:rPr>
                <w:sz w:val="16"/>
                <w:szCs w:val="16"/>
              </w:rPr>
              <w:t>.LANG.002</w:t>
            </w:r>
          </w:p>
        </w:tc>
        <w:tc>
          <w:tcPr>
            <w:tcW w:w="630" w:type="dxa"/>
            <w:shd w:val="clear" w:color="auto" w:fill="auto"/>
          </w:tcPr>
          <w:p w14:paraId="3D4F9C78" w14:textId="77777777"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323286D4" w14:textId="77777777" w:rsidR="003015D3" w:rsidRPr="00D257D0" w:rsidRDefault="003015D3" w:rsidP="00725028">
            <w:pPr>
              <w:spacing w:before="40" w:after="40"/>
              <w:rPr>
                <w:sz w:val="16"/>
                <w:szCs w:val="16"/>
              </w:rPr>
            </w:pPr>
            <w:r w:rsidRPr="00D257D0">
              <w:rPr>
                <w:sz w:val="16"/>
                <w:szCs w:val="16"/>
              </w:rPr>
              <w:t>BBCMA/</w:t>
            </w:r>
            <w:r w:rsidR="00031395" w:rsidRPr="00D257D0">
              <w:rPr>
                <w:sz w:val="16"/>
                <w:szCs w:val="16"/>
              </w:rPr>
              <w:t xml:space="preserve"> </w:t>
            </w:r>
            <w:r w:rsidRPr="00D257D0">
              <w:rPr>
                <w:sz w:val="16"/>
                <w:szCs w:val="16"/>
              </w:rPr>
              <w:t>GF</w:t>
            </w:r>
          </w:p>
        </w:tc>
        <w:tc>
          <w:tcPr>
            <w:tcW w:w="720" w:type="dxa"/>
            <w:shd w:val="clear" w:color="auto" w:fill="92D050"/>
          </w:tcPr>
          <w:p w14:paraId="576B47AF" w14:textId="77777777" w:rsidR="003015D3" w:rsidRPr="00D257D0" w:rsidRDefault="003A153B"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9A9E827" w14:textId="77777777" w:rsidR="00DC528C" w:rsidRPr="00D257D0" w:rsidRDefault="00305538" w:rsidP="00725028">
            <w:pPr>
              <w:pStyle w:val="CommentText"/>
              <w:spacing w:before="40" w:after="40"/>
              <w:rPr>
                <w:rFonts w:cs="Arial"/>
                <w:sz w:val="16"/>
                <w:szCs w:val="16"/>
              </w:rPr>
            </w:pPr>
            <w:r w:rsidRPr="00D257D0">
              <w:rPr>
                <w:rFonts w:cs="Arial"/>
                <w:sz w:val="16"/>
                <w:szCs w:val="16"/>
              </w:rPr>
              <w:t>19Jan2015: Updated flowchart drawn</w:t>
            </w:r>
          </w:p>
        </w:tc>
      </w:tr>
      <w:tr w:rsidR="002512D9" w:rsidRPr="00D257D0" w14:paraId="705604F9" w14:textId="77777777" w:rsidTr="002512D9">
        <w:trPr>
          <w:trHeight w:val="350"/>
        </w:trPr>
        <w:tc>
          <w:tcPr>
            <w:tcW w:w="1080" w:type="dxa"/>
            <w:shd w:val="clear" w:color="auto" w:fill="auto"/>
          </w:tcPr>
          <w:p w14:paraId="184035E4" w14:textId="77777777" w:rsidR="003015D3" w:rsidRPr="00D257D0" w:rsidRDefault="003015D3" w:rsidP="00725028">
            <w:pPr>
              <w:spacing w:before="40" w:after="40"/>
              <w:rPr>
                <w:sz w:val="16"/>
                <w:szCs w:val="16"/>
              </w:rPr>
            </w:pPr>
            <w:r w:rsidRPr="00D257D0">
              <w:rPr>
                <w:sz w:val="16"/>
                <w:szCs w:val="16"/>
              </w:rPr>
              <w:t>NMS.OI.002</w:t>
            </w:r>
            <w:r w:rsidR="00031395" w:rsidRPr="00D257D0">
              <w:rPr>
                <w:sz w:val="16"/>
                <w:szCs w:val="16"/>
              </w:rPr>
              <w:t xml:space="preserve"> </w:t>
            </w:r>
            <w:r w:rsidRPr="00D257D0">
              <w:rPr>
                <w:sz w:val="16"/>
                <w:szCs w:val="16"/>
              </w:rPr>
              <w:t>(28-nov-14)</w:t>
            </w:r>
          </w:p>
        </w:tc>
        <w:tc>
          <w:tcPr>
            <w:tcW w:w="2790" w:type="dxa"/>
            <w:shd w:val="clear" w:color="auto" w:fill="auto"/>
          </w:tcPr>
          <w:p w14:paraId="72601E07" w14:textId="77777777" w:rsidR="003015D3" w:rsidRPr="00D257D0" w:rsidRDefault="003015D3" w:rsidP="00725028">
            <w:pPr>
              <w:spacing w:before="40" w:after="40"/>
              <w:rPr>
                <w:sz w:val="16"/>
                <w:szCs w:val="16"/>
              </w:rPr>
            </w:pPr>
            <w:r w:rsidRPr="00D257D0">
              <w:rPr>
                <w:sz w:val="16"/>
                <w:szCs w:val="16"/>
              </w:rPr>
              <w:t>What is maximum frequency of messages/week for Kilkari content and how this maximum value impacts retry logic?</w:t>
            </w:r>
          </w:p>
        </w:tc>
        <w:tc>
          <w:tcPr>
            <w:tcW w:w="1530" w:type="dxa"/>
            <w:shd w:val="clear" w:color="auto" w:fill="auto"/>
          </w:tcPr>
          <w:p w14:paraId="6C6CE734" w14:textId="77777777" w:rsidR="003015D3" w:rsidRPr="00D257D0" w:rsidRDefault="00E1287B" w:rsidP="00725028">
            <w:pPr>
              <w:spacing w:before="40" w:after="40"/>
              <w:rPr>
                <w:sz w:val="16"/>
                <w:szCs w:val="16"/>
              </w:rPr>
            </w:pPr>
            <w:r w:rsidRPr="00D257D0">
              <w:rPr>
                <w:sz w:val="16"/>
                <w:szCs w:val="16"/>
              </w:rPr>
              <w:t>NMS.KK.OBD.001</w:t>
            </w:r>
          </w:p>
        </w:tc>
        <w:tc>
          <w:tcPr>
            <w:tcW w:w="630" w:type="dxa"/>
            <w:shd w:val="clear" w:color="auto" w:fill="auto"/>
          </w:tcPr>
          <w:p w14:paraId="28EEAF0D" w14:textId="77777777"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67BE549F" w14:textId="77777777" w:rsidR="003015D3"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0BC13BDF" w14:textId="77777777" w:rsidR="005076C3" w:rsidRPr="00D257D0" w:rsidRDefault="00721E4C" w:rsidP="00725028">
            <w:pPr>
              <w:pStyle w:val="CommentText"/>
              <w:spacing w:before="40" w:after="40"/>
              <w:rPr>
                <w:rFonts w:cs="Arial"/>
                <w:sz w:val="16"/>
                <w:szCs w:val="16"/>
              </w:rPr>
            </w:pPr>
            <w:r w:rsidRPr="00D257D0">
              <w:rPr>
                <w:rFonts w:cs="Arial"/>
                <w:sz w:val="16"/>
                <w:szCs w:val="16"/>
              </w:rPr>
              <w:t xml:space="preserve">Closed </w:t>
            </w:r>
          </w:p>
          <w:p w14:paraId="0F2280E7" w14:textId="77777777" w:rsidR="003015D3" w:rsidRPr="00D257D0" w:rsidRDefault="003015D3" w:rsidP="0017292D">
            <w:pPr>
              <w:rPr>
                <w:sz w:val="16"/>
                <w:szCs w:val="16"/>
              </w:rPr>
            </w:pPr>
          </w:p>
        </w:tc>
        <w:tc>
          <w:tcPr>
            <w:tcW w:w="1980" w:type="dxa"/>
            <w:shd w:val="clear" w:color="auto" w:fill="auto"/>
          </w:tcPr>
          <w:p w14:paraId="39B7DBCF" w14:textId="77777777" w:rsidR="00721E4C" w:rsidRPr="00D257D0" w:rsidRDefault="00721E4C" w:rsidP="00721E4C">
            <w:pPr>
              <w:pStyle w:val="CommentText"/>
              <w:spacing w:before="60" w:after="60"/>
              <w:rPr>
                <w:rFonts w:cs="Arial"/>
                <w:sz w:val="16"/>
                <w:szCs w:val="16"/>
              </w:rPr>
            </w:pPr>
            <w:r w:rsidRPr="00D257D0">
              <w:rPr>
                <w:rFonts w:cs="Arial"/>
                <w:sz w:val="16"/>
                <w:szCs w:val="16"/>
              </w:rPr>
              <w:t>This configuration shall be on national level i.e. all states will have same frequency. Max frequency will be 2</w:t>
            </w:r>
            <w:r w:rsidR="00AB7178" w:rsidRPr="00D257D0">
              <w:rPr>
                <w:rFonts w:cs="Arial"/>
                <w:sz w:val="16"/>
                <w:szCs w:val="16"/>
              </w:rPr>
              <w:t xml:space="preserve"> calls per week</w:t>
            </w:r>
            <w:r w:rsidRPr="00D257D0">
              <w:rPr>
                <w:rFonts w:cs="Arial"/>
                <w:sz w:val="16"/>
                <w:szCs w:val="16"/>
              </w:rPr>
              <w:t>.</w:t>
            </w:r>
          </w:p>
          <w:p w14:paraId="5D786F63" w14:textId="77777777" w:rsidR="003015D3" w:rsidRPr="00D257D0" w:rsidRDefault="00347E3D" w:rsidP="00563861">
            <w:pPr>
              <w:pStyle w:val="CommentText"/>
              <w:spacing w:before="60" w:after="60"/>
              <w:rPr>
                <w:rFonts w:cs="Arial"/>
                <w:sz w:val="16"/>
                <w:szCs w:val="16"/>
              </w:rPr>
            </w:pPr>
            <w:r w:rsidRPr="00D257D0">
              <w:rPr>
                <w:rFonts w:cs="Arial"/>
                <w:sz w:val="16"/>
                <w:szCs w:val="16"/>
              </w:rPr>
              <w:t xml:space="preserve">3Jan2015: HW sizing shall be done based on 1 message per week but </w:t>
            </w:r>
            <w:r w:rsidR="00331873" w:rsidRPr="00D257D0">
              <w:rPr>
                <w:rFonts w:cs="Arial"/>
                <w:sz w:val="16"/>
                <w:szCs w:val="16"/>
              </w:rPr>
              <w:t xml:space="preserve">software </w:t>
            </w:r>
            <w:r w:rsidRPr="00D257D0">
              <w:rPr>
                <w:rFonts w:cs="Arial"/>
                <w:sz w:val="16"/>
                <w:szCs w:val="16"/>
              </w:rPr>
              <w:t xml:space="preserve">implementation shall be done for </w:t>
            </w:r>
            <w:r w:rsidR="00331873" w:rsidRPr="00D257D0">
              <w:rPr>
                <w:rFonts w:cs="Arial"/>
                <w:sz w:val="16"/>
                <w:szCs w:val="16"/>
              </w:rPr>
              <w:t xml:space="preserve">configurable 1 or </w:t>
            </w:r>
            <w:r w:rsidRPr="00D257D0">
              <w:rPr>
                <w:rFonts w:cs="Arial"/>
                <w:sz w:val="16"/>
                <w:szCs w:val="16"/>
              </w:rPr>
              <w:t xml:space="preserve">2 per week. Testing has to be done for </w:t>
            </w:r>
            <w:r w:rsidR="00331873" w:rsidRPr="00D257D0">
              <w:rPr>
                <w:rFonts w:cs="Arial"/>
                <w:sz w:val="16"/>
                <w:szCs w:val="16"/>
              </w:rPr>
              <w:t xml:space="preserve">1 and </w:t>
            </w:r>
            <w:r w:rsidRPr="00D257D0">
              <w:rPr>
                <w:rFonts w:cs="Arial"/>
                <w:sz w:val="16"/>
                <w:szCs w:val="16"/>
              </w:rPr>
              <w:t xml:space="preserve">2 per week. </w:t>
            </w:r>
            <w:r w:rsidR="00F83659" w:rsidRPr="00D257D0">
              <w:rPr>
                <w:rFonts w:cs="Arial"/>
                <w:sz w:val="16"/>
                <w:szCs w:val="16"/>
              </w:rPr>
              <w:t xml:space="preserve">Frequency change should be configurable anytime during life of the system and change shall be applicable to all users post change.  </w:t>
            </w:r>
          </w:p>
        </w:tc>
      </w:tr>
      <w:tr w:rsidR="002512D9" w:rsidRPr="00D257D0" w14:paraId="7A5E43DC" w14:textId="77777777" w:rsidTr="002512D9">
        <w:trPr>
          <w:trHeight w:val="350"/>
        </w:trPr>
        <w:tc>
          <w:tcPr>
            <w:tcW w:w="1080" w:type="dxa"/>
            <w:shd w:val="clear" w:color="auto" w:fill="auto"/>
          </w:tcPr>
          <w:p w14:paraId="2F09C6C2" w14:textId="77777777" w:rsidR="00031395" w:rsidRPr="00D257D0" w:rsidRDefault="00031395" w:rsidP="00725028">
            <w:pPr>
              <w:spacing w:before="40" w:after="40"/>
              <w:rPr>
                <w:sz w:val="16"/>
                <w:szCs w:val="16"/>
              </w:rPr>
            </w:pPr>
            <w:r w:rsidRPr="00D257D0">
              <w:rPr>
                <w:sz w:val="16"/>
                <w:szCs w:val="16"/>
              </w:rPr>
              <w:t>NMS.OI.003 (28-nov-14)</w:t>
            </w:r>
          </w:p>
        </w:tc>
        <w:tc>
          <w:tcPr>
            <w:tcW w:w="2790" w:type="dxa"/>
            <w:shd w:val="clear" w:color="auto" w:fill="auto"/>
          </w:tcPr>
          <w:p w14:paraId="251AD586" w14:textId="77777777" w:rsidR="00031395" w:rsidRPr="00D257D0" w:rsidRDefault="00031395" w:rsidP="00725028">
            <w:pPr>
              <w:spacing w:before="40" w:after="40"/>
              <w:rPr>
                <w:sz w:val="16"/>
                <w:szCs w:val="16"/>
              </w:rPr>
            </w:pPr>
            <w:r w:rsidRPr="00D257D0">
              <w:rPr>
                <w:sz w:val="16"/>
                <w:szCs w:val="16"/>
              </w:rPr>
              <w:t>How beneficiary details including DOB/LMP shall be updated in MOTECH?</w:t>
            </w:r>
          </w:p>
        </w:tc>
        <w:tc>
          <w:tcPr>
            <w:tcW w:w="1530" w:type="dxa"/>
            <w:shd w:val="clear" w:color="auto" w:fill="auto"/>
          </w:tcPr>
          <w:p w14:paraId="117E2F61" w14:textId="77777777" w:rsidR="00031395" w:rsidRPr="00D257D0" w:rsidRDefault="006C2C82" w:rsidP="00725028">
            <w:pPr>
              <w:spacing w:before="40" w:after="40"/>
              <w:rPr>
                <w:sz w:val="16"/>
                <w:szCs w:val="16"/>
              </w:rPr>
            </w:pPr>
            <w:r w:rsidRPr="00D257D0">
              <w:rPr>
                <w:sz w:val="16"/>
                <w:szCs w:val="16"/>
              </w:rPr>
              <w:t>NMS.GEN.MCTS.008</w:t>
            </w:r>
          </w:p>
        </w:tc>
        <w:tc>
          <w:tcPr>
            <w:tcW w:w="630" w:type="dxa"/>
            <w:shd w:val="clear" w:color="auto" w:fill="auto"/>
          </w:tcPr>
          <w:p w14:paraId="30EC4A78"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73F1BA34"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1B814A37"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4A08D40E"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4FBC0024" w14:textId="77777777" w:rsidR="00031395" w:rsidRPr="00D257D0" w:rsidRDefault="00516DE4" w:rsidP="00721E4C">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28BFCF32" w14:textId="77777777" w:rsidTr="002512D9">
        <w:trPr>
          <w:trHeight w:val="350"/>
        </w:trPr>
        <w:tc>
          <w:tcPr>
            <w:tcW w:w="1080" w:type="dxa"/>
            <w:shd w:val="clear" w:color="auto" w:fill="auto"/>
          </w:tcPr>
          <w:p w14:paraId="0D5E4683" w14:textId="77777777" w:rsidR="00031395" w:rsidRPr="00D257D0" w:rsidRDefault="00031395" w:rsidP="00725028">
            <w:pPr>
              <w:spacing w:before="40" w:after="40"/>
              <w:rPr>
                <w:sz w:val="16"/>
                <w:szCs w:val="16"/>
              </w:rPr>
            </w:pPr>
            <w:r w:rsidRPr="00D257D0">
              <w:rPr>
                <w:sz w:val="16"/>
                <w:szCs w:val="16"/>
              </w:rPr>
              <w:t>NMS.OI.004 (28-nov-14)</w:t>
            </w:r>
          </w:p>
        </w:tc>
        <w:tc>
          <w:tcPr>
            <w:tcW w:w="2790" w:type="dxa"/>
            <w:shd w:val="clear" w:color="auto" w:fill="auto"/>
          </w:tcPr>
          <w:p w14:paraId="74C3BF2B" w14:textId="77777777" w:rsidR="00031395" w:rsidRPr="00D257D0" w:rsidRDefault="00031395" w:rsidP="00725028">
            <w:pPr>
              <w:spacing w:before="40" w:after="40"/>
              <w:rPr>
                <w:sz w:val="16"/>
                <w:szCs w:val="16"/>
              </w:rPr>
            </w:pPr>
            <w:r w:rsidRPr="00D257D0">
              <w:rPr>
                <w:sz w:val="16"/>
                <w:szCs w:val="16"/>
              </w:rPr>
              <w:t>How events like miscarriage or infant death shall be updated in MOTECH?</w:t>
            </w:r>
          </w:p>
        </w:tc>
        <w:tc>
          <w:tcPr>
            <w:tcW w:w="1530" w:type="dxa"/>
            <w:shd w:val="clear" w:color="auto" w:fill="auto"/>
          </w:tcPr>
          <w:p w14:paraId="1489BB93" w14:textId="77777777" w:rsidR="00031395" w:rsidRPr="00D257D0" w:rsidRDefault="006C2C82" w:rsidP="00725028">
            <w:pPr>
              <w:spacing w:before="40" w:after="40"/>
              <w:rPr>
                <w:sz w:val="16"/>
                <w:szCs w:val="16"/>
              </w:rPr>
            </w:pPr>
            <w:r w:rsidRPr="00D257D0">
              <w:rPr>
                <w:sz w:val="16"/>
                <w:szCs w:val="16"/>
              </w:rPr>
              <w:t>NMS.GEN.MCTS.009</w:t>
            </w:r>
          </w:p>
        </w:tc>
        <w:tc>
          <w:tcPr>
            <w:tcW w:w="630" w:type="dxa"/>
            <w:shd w:val="clear" w:color="auto" w:fill="auto"/>
          </w:tcPr>
          <w:p w14:paraId="02EDC010"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75EDC820"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3E237B2C"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72392804"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15C103E9" w14:textId="77777777" w:rsidR="00031395" w:rsidRPr="00D257D0" w:rsidRDefault="00516DE4"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5C083BF7" w14:textId="77777777" w:rsidTr="002512D9">
        <w:trPr>
          <w:trHeight w:val="350"/>
        </w:trPr>
        <w:tc>
          <w:tcPr>
            <w:tcW w:w="1080" w:type="dxa"/>
            <w:shd w:val="clear" w:color="auto" w:fill="auto"/>
          </w:tcPr>
          <w:p w14:paraId="617C8AED" w14:textId="77777777" w:rsidR="00031395" w:rsidRPr="00D257D0" w:rsidRDefault="00031395" w:rsidP="00725028">
            <w:pPr>
              <w:spacing w:before="40" w:after="40"/>
              <w:rPr>
                <w:sz w:val="16"/>
                <w:szCs w:val="16"/>
              </w:rPr>
            </w:pPr>
            <w:r w:rsidRPr="00D257D0">
              <w:rPr>
                <w:sz w:val="16"/>
                <w:szCs w:val="16"/>
              </w:rPr>
              <w:t>NMS.OI.005 (28-nov-14)</w:t>
            </w:r>
          </w:p>
        </w:tc>
        <w:tc>
          <w:tcPr>
            <w:tcW w:w="2790" w:type="dxa"/>
            <w:shd w:val="clear" w:color="auto" w:fill="auto"/>
          </w:tcPr>
          <w:p w14:paraId="01EA972B" w14:textId="77777777" w:rsidR="00D81E15" w:rsidRPr="00D257D0" w:rsidRDefault="00D81E15" w:rsidP="004C1ABC">
            <w:pPr>
              <w:spacing w:before="40" w:after="40"/>
              <w:rPr>
                <w:sz w:val="16"/>
                <w:szCs w:val="16"/>
              </w:rPr>
            </w:pPr>
            <w:r w:rsidRPr="00D257D0">
              <w:rPr>
                <w:sz w:val="16"/>
                <w:szCs w:val="16"/>
              </w:rPr>
              <w:t xml:space="preserve">How shall an MCTS user be identified in the NMS system? Who shall allocate a unique identifier to an MCTS user, </w:t>
            </w:r>
            <w:proofErr w:type="gramStart"/>
            <w:r w:rsidRPr="00D257D0">
              <w:rPr>
                <w:sz w:val="16"/>
                <w:szCs w:val="16"/>
              </w:rPr>
              <w:t>specially</w:t>
            </w:r>
            <w:proofErr w:type="gramEnd"/>
            <w:r w:rsidRPr="00D257D0">
              <w:rPr>
                <w:sz w:val="16"/>
                <w:szCs w:val="16"/>
              </w:rPr>
              <w:t xml:space="preserve"> when the user has multiple packs associated with it.</w:t>
            </w:r>
          </w:p>
          <w:p w14:paraId="1FB603C5" w14:textId="77777777" w:rsidR="00031395" w:rsidRPr="00D257D0" w:rsidRDefault="00D81E15" w:rsidP="00463D22">
            <w:pPr>
              <w:spacing w:before="40" w:after="40"/>
              <w:rPr>
                <w:sz w:val="16"/>
                <w:szCs w:val="16"/>
              </w:rPr>
            </w:pPr>
            <w:r w:rsidRPr="00D257D0">
              <w:rPr>
                <w:sz w:val="16"/>
                <w:szCs w:val="16"/>
              </w:rPr>
              <w:t xml:space="preserve">In other words, </w:t>
            </w:r>
            <w:r w:rsidR="00463D22" w:rsidRPr="00D257D0">
              <w:rPr>
                <w:sz w:val="16"/>
                <w:szCs w:val="16"/>
              </w:rPr>
              <w:t>h</w:t>
            </w:r>
            <w:r w:rsidR="004C1ABC" w:rsidRPr="00D257D0">
              <w:rPr>
                <w:sz w:val="16"/>
                <w:szCs w:val="16"/>
              </w:rPr>
              <w:t xml:space="preserve">ow a </w:t>
            </w:r>
            <w:proofErr w:type="spellStart"/>
            <w:r w:rsidR="004C1ABC" w:rsidRPr="00D257D0">
              <w:rPr>
                <w:sz w:val="16"/>
                <w:szCs w:val="16"/>
              </w:rPr>
              <w:t>kilkari</w:t>
            </w:r>
            <w:proofErr w:type="spellEnd"/>
            <w:r w:rsidR="004C1ABC" w:rsidRPr="00D257D0">
              <w:rPr>
                <w:sz w:val="16"/>
                <w:szCs w:val="16"/>
              </w:rPr>
              <w:t xml:space="preserve"> beneficiary is identified?</w:t>
            </w:r>
          </w:p>
        </w:tc>
        <w:tc>
          <w:tcPr>
            <w:tcW w:w="1530" w:type="dxa"/>
            <w:shd w:val="clear" w:color="auto" w:fill="auto"/>
          </w:tcPr>
          <w:p w14:paraId="24BB6A6C" w14:textId="77777777" w:rsidR="00031395" w:rsidRPr="00D257D0" w:rsidRDefault="006C2C82" w:rsidP="00725028">
            <w:pPr>
              <w:spacing w:before="40" w:after="40"/>
              <w:rPr>
                <w:sz w:val="16"/>
                <w:szCs w:val="16"/>
              </w:rPr>
            </w:pPr>
            <w:r w:rsidRPr="00D257D0">
              <w:rPr>
                <w:sz w:val="16"/>
                <w:szCs w:val="16"/>
              </w:rPr>
              <w:t>NMS.GEN.MCTS.005</w:t>
            </w:r>
          </w:p>
        </w:tc>
        <w:tc>
          <w:tcPr>
            <w:tcW w:w="630" w:type="dxa"/>
            <w:shd w:val="clear" w:color="auto" w:fill="auto"/>
          </w:tcPr>
          <w:p w14:paraId="44EE7126" w14:textId="77777777" w:rsidR="00031395" w:rsidRPr="00D257D0" w:rsidRDefault="004C1ABC" w:rsidP="00725028">
            <w:pPr>
              <w:spacing w:before="40" w:after="40"/>
              <w:rPr>
                <w:sz w:val="16"/>
                <w:szCs w:val="16"/>
              </w:rPr>
            </w:pPr>
            <w:r w:rsidRPr="00D257D0">
              <w:rPr>
                <w:sz w:val="16"/>
                <w:szCs w:val="16"/>
              </w:rPr>
              <w:t>Critical</w:t>
            </w:r>
          </w:p>
        </w:tc>
        <w:tc>
          <w:tcPr>
            <w:tcW w:w="810" w:type="dxa"/>
            <w:shd w:val="clear" w:color="auto" w:fill="auto"/>
          </w:tcPr>
          <w:p w14:paraId="0A779653" w14:textId="77777777" w:rsidR="00031395" w:rsidRPr="00D257D0" w:rsidRDefault="008F43EC" w:rsidP="00725028">
            <w:pPr>
              <w:spacing w:before="40" w:after="40"/>
              <w:rPr>
                <w:sz w:val="16"/>
                <w:szCs w:val="16"/>
              </w:rPr>
            </w:pPr>
            <w:r w:rsidRPr="00D257D0">
              <w:rPr>
                <w:sz w:val="16"/>
                <w:szCs w:val="16"/>
              </w:rPr>
              <w:t>GF</w:t>
            </w:r>
          </w:p>
        </w:tc>
        <w:tc>
          <w:tcPr>
            <w:tcW w:w="720" w:type="dxa"/>
            <w:shd w:val="clear" w:color="auto" w:fill="92D050"/>
          </w:tcPr>
          <w:p w14:paraId="28CEA7A0"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1B0164D1"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1F85688A" w14:textId="77777777" w:rsidR="00C67FEC" w:rsidRPr="00D257D0" w:rsidRDefault="00516DE4" w:rsidP="00C67FEC">
            <w:pPr>
              <w:pStyle w:val="CommentText"/>
              <w:spacing w:before="40" w:after="40"/>
              <w:rPr>
                <w:rFonts w:cs="Arial"/>
                <w:sz w:val="16"/>
                <w:szCs w:val="16"/>
              </w:rPr>
            </w:pPr>
            <w:r w:rsidRPr="00D257D0">
              <w:rPr>
                <w:rFonts w:cs="Arial"/>
                <w:sz w:val="16"/>
                <w:szCs w:val="16"/>
              </w:rPr>
              <w:t>19Jan2015: MCTS user shall be uniquely identified using MCTS id and state identifier.</w:t>
            </w:r>
          </w:p>
        </w:tc>
      </w:tr>
      <w:tr w:rsidR="002512D9" w:rsidRPr="00D257D0" w14:paraId="183F9E54" w14:textId="77777777" w:rsidTr="002512D9">
        <w:trPr>
          <w:trHeight w:val="350"/>
        </w:trPr>
        <w:tc>
          <w:tcPr>
            <w:tcW w:w="1080" w:type="dxa"/>
            <w:shd w:val="clear" w:color="auto" w:fill="auto"/>
          </w:tcPr>
          <w:p w14:paraId="42F157A9" w14:textId="77777777" w:rsidR="00031395" w:rsidRPr="00D257D0" w:rsidRDefault="00031395" w:rsidP="00725028">
            <w:pPr>
              <w:spacing w:before="40" w:after="40"/>
              <w:rPr>
                <w:sz w:val="16"/>
                <w:szCs w:val="16"/>
              </w:rPr>
            </w:pPr>
            <w:r w:rsidRPr="00D257D0">
              <w:rPr>
                <w:sz w:val="16"/>
                <w:szCs w:val="16"/>
              </w:rPr>
              <w:t>NMS.OI.006 (28-nov-14)</w:t>
            </w:r>
          </w:p>
        </w:tc>
        <w:tc>
          <w:tcPr>
            <w:tcW w:w="2790" w:type="dxa"/>
            <w:shd w:val="clear" w:color="auto" w:fill="auto"/>
          </w:tcPr>
          <w:p w14:paraId="3FBCBB92" w14:textId="77777777" w:rsidR="00031395" w:rsidRPr="00D257D0" w:rsidRDefault="00031395" w:rsidP="00725028">
            <w:pPr>
              <w:spacing w:before="40" w:after="40"/>
              <w:rPr>
                <w:sz w:val="16"/>
                <w:szCs w:val="16"/>
              </w:rPr>
            </w:pPr>
            <w:r w:rsidRPr="00D257D0">
              <w:rPr>
                <w:sz w:val="16"/>
                <w:szCs w:val="16"/>
              </w:rPr>
              <w:t>How many packs shall be there in Kilkari?</w:t>
            </w:r>
          </w:p>
        </w:tc>
        <w:tc>
          <w:tcPr>
            <w:tcW w:w="1530" w:type="dxa"/>
            <w:shd w:val="clear" w:color="auto" w:fill="auto"/>
          </w:tcPr>
          <w:p w14:paraId="4674AD53" w14:textId="77777777" w:rsidR="00031395" w:rsidRPr="00D257D0" w:rsidRDefault="006C2C82" w:rsidP="00725028">
            <w:pPr>
              <w:spacing w:before="40" w:after="40"/>
              <w:rPr>
                <w:sz w:val="16"/>
                <w:szCs w:val="16"/>
              </w:rPr>
            </w:pPr>
            <w:r w:rsidRPr="00D257D0">
              <w:rPr>
                <w:sz w:val="16"/>
                <w:szCs w:val="16"/>
              </w:rPr>
              <w:t>NMS.KK.ACCESS.001</w:t>
            </w:r>
          </w:p>
        </w:tc>
        <w:tc>
          <w:tcPr>
            <w:tcW w:w="630" w:type="dxa"/>
            <w:shd w:val="clear" w:color="auto" w:fill="auto"/>
          </w:tcPr>
          <w:p w14:paraId="052A2877"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3D5F1281"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0355BE53" w14:textId="77777777" w:rsidR="00BF0955" w:rsidRPr="00D257D0" w:rsidRDefault="00BF0955" w:rsidP="00BF0955">
            <w:pPr>
              <w:pStyle w:val="CommentText"/>
              <w:spacing w:before="40" w:after="40"/>
              <w:rPr>
                <w:rFonts w:cs="Arial"/>
                <w:sz w:val="16"/>
                <w:szCs w:val="16"/>
              </w:rPr>
            </w:pPr>
            <w:r w:rsidRPr="00D257D0">
              <w:rPr>
                <w:rFonts w:cs="Arial"/>
                <w:sz w:val="16"/>
                <w:szCs w:val="16"/>
              </w:rPr>
              <w:t xml:space="preserve">Closed </w:t>
            </w:r>
          </w:p>
          <w:p w14:paraId="0B73395E"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5E6C7C00" w14:textId="77777777" w:rsidR="00031395" w:rsidRPr="00D257D0" w:rsidRDefault="00AE2D92" w:rsidP="00A60454">
            <w:pPr>
              <w:pStyle w:val="CommentText"/>
              <w:spacing w:before="40" w:after="40"/>
              <w:rPr>
                <w:rFonts w:cs="Arial"/>
                <w:sz w:val="16"/>
                <w:szCs w:val="16"/>
              </w:rPr>
            </w:pPr>
            <w:proofErr w:type="gramStart"/>
            <w:r w:rsidRPr="00D257D0">
              <w:rPr>
                <w:rFonts w:cs="Arial"/>
                <w:sz w:val="16"/>
                <w:szCs w:val="16"/>
              </w:rPr>
              <w:t>Ministry’s</w:t>
            </w:r>
            <w:proofErr w:type="gramEnd"/>
            <w:r w:rsidRPr="00D257D0">
              <w:rPr>
                <w:rFonts w:cs="Arial"/>
                <w:sz w:val="16"/>
                <w:szCs w:val="16"/>
              </w:rPr>
              <w:t xml:space="preserve"> revert awaited on the decision for 3</w:t>
            </w:r>
            <w:r w:rsidRPr="00D257D0">
              <w:rPr>
                <w:rFonts w:cs="Arial"/>
                <w:sz w:val="16"/>
                <w:szCs w:val="16"/>
                <w:vertAlign w:val="superscript"/>
              </w:rPr>
              <w:t>rd</w:t>
            </w:r>
            <w:r w:rsidRPr="00D257D0">
              <w:rPr>
                <w:rFonts w:cs="Arial"/>
                <w:sz w:val="16"/>
                <w:szCs w:val="16"/>
              </w:rPr>
              <w:t xml:space="preserve"> pack. However for all those records coming from backend, the records which will have only LMP will be activated on the pregnancy </w:t>
            </w:r>
            <w:proofErr w:type="gramStart"/>
            <w:r w:rsidRPr="00D257D0">
              <w:rPr>
                <w:rFonts w:cs="Arial"/>
                <w:sz w:val="16"/>
                <w:szCs w:val="16"/>
              </w:rPr>
              <w:t>pack(</w:t>
            </w:r>
            <w:proofErr w:type="gramEnd"/>
            <w:r w:rsidRPr="00D257D0">
              <w:rPr>
                <w:rFonts w:cs="Arial"/>
                <w:sz w:val="16"/>
                <w:szCs w:val="16"/>
              </w:rPr>
              <w:t xml:space="preserve">76 </w:t>
            </w:r>
            <w:r w:rsidR="00A60454" w:rsidRPr="00D257D0">
              <w:rPr>
                <w:rFonts w:cs="Arial"/>
                <w:sz w:val="16"/>
                <w:szCs w:val="16"/>
              </w:rPr>
              <w:t>weeks</w:t>
            </w:r>
            <w:r w:rsidRPr="00D257D0">
              <w:rPr>
                <w:rFonts w:cs="Arial"/>
                <w:sz w:val="16"/>
                <w:szCs w:val="16"/>
              </w:rPr>
              <w:t>) as per their LMP and the records will have DOB of child will be activated on the child pack(12 month) as per the DOB.</w:t>
            </w:r>
          </w:p>
          <w:p w14:paraId="02DDF654" w14:textId="77777777" w:rsidR="002876BA" w:rsidRPr="00D257D0" w:rsidRDefault="002876BA" w:rsidP="00A60454">
            <w:pPr>
              <w:pStyle w:val="CommentText"/>
              <w:spacing w:before="40" w:after="40"/>
              <w:rPr>
                <w:rFonts w:cs="Arial"/>
                <w:sz w:val="16"/>
                <w:szCs w:val="16"/>
              </w:rPr>
            </w:pPr>
            <w:r w:rsidRPr="00D257D0">
              <w:rPr>
                <w:rFonts w:cs="Arial"/>
                <w:b/>
                <w:sz w:val="16"/>
                <w:szCs w:val="16"/>
              </w:rPr>
              <w:t>3Jan15:</w:t>
            </w:r>
            <w:r w:rsidRPr="00D257D0">
              <w:rPr>
                <w:rFonts w:cs="Arial"/>
                <w:sz w:val="16"/>
                <w:szCs w:val="16"/>
              </w:rPr>
              <w:t xml:space="preserve"> MOHFW has confirmed that there will be 2 packs. 72 week pack- starting from 2nd trimester till the child is of </w:t>
            </w:r>
            <w:proofErr w:type="gramStart"/>
            <w:r w:rsidRPr="00D257D0">
              <w:rPr>
                <w:rFonts w:cs="Arial"/>
                <w:sz w:val="16"/>
                <w:szCs w:val="16"/>
              </w:rPr>
              <w:t>12 month</w:t>
            </w:r>
            <w:proofErr w:type="gramEnd"/>
            <w:r w:rsidRPr="00D257D0">
              <w:rPr>
                <w:rFonts w:cs="Arial"/>
                <w:sz w:val="16"/>
                <w:szCs w:val="16"/>
              </w:rPr>
              <w:t xml:space="preserve"> age. 48 week pack –starting from the </w:t>
            </w:r>
            <w:proofErr w:type="gramStart"/>
            <w:r w:rsidRPr="00D257D0">
              <w:rPr>
                <w:rFonts w:cs="Arial"/>
                <w:sz w:val="16"/>
                <w:szCs w:val="16"/>
              </w:rPr>
              <w:t>child birth</w:t>
            </w:r>
            <w:proofErr w:type="gramEnd"/>
            <w:r w:rsidRPr="00D257D0">
              <w:rPr>
                <w:rFonts w:cs="Arial"/>
                <w:sz w:val="16"/>
                <w:szCs w:val="16"/>
              </w:rPr>
              <w:t xml:space="preserve"> till the child is of 12 month age.</w:t>
            </w:r>
          </w:p>
        </w:tc>
      </w:tr>
      <w:tr w:rsidR="002512D9" w:rsidRPr="00D257D0" w14:paraId="77321115" w14:textId="77777777" w:rsidTr="002512D9">
        <w:trPr>
          <w:trHeight w:val="350"/>
        </w:trPr>
        <w:tc>
          <w:tcPr>
            <w:tcW w:w="1080" w:type="dxa"/>
            <w:shd w:val="clear" w:color="auto" w:fill="auto"/>
          </w:tcPr>
          <w:p w14:paraId="5BA9BDA1" w14:textId="77777777" w:rsidR="00031395" w:rsidRPr="00D257D0" w:rsidRDefault="00031395" w:rsidP="00725028">
            <w:pPr>
              <w:spacing w:before="40" w:after="40"/>
              <w:rPr>
                <w:sz w:val="16"/>
                <w:szCs w:val="16"/>
              </w:rPr>
            </w:pPr>
            <w:r w:rsidRPr="00D257D0">
              <w:rPr>
                <w:sz w:val="16"/>
                <w:szCs w:val="16"/>
              </w:rPr>
              <w:t>NMS.OI.007 (28-nov-14)</w:t>
            </w:r>
          </w:p>
        </w:tc>
        <w:tc>
          <w:tcPr>
            <w:tcW w:w="2790" w:type="dxa"/>
            <w:shd w:val="clear" w:color="auto" w:fill="auto"/>
          </w:tcPr>
          <w:p w14:paraId="19DCB46A" w14:textId="77777777" w:rsidR="00031395" w:rsidRPr="00D257D0" w:rsidRDefault="00031395" w:rsidP="00725028">
            <w:pPr>
              <w:spacing w:before="40" w:after="40"/>
              <w:rPr>
                <w:sz w:val="16"/>
                <w:szCs w:val="16"/>
              </w:rPr>
            </w:pPr>
            <w:r w:rsidRPr="00D257D0">
              <w:rPr>
                <w:sz w:val="16"/>
                <w:szCs w:val="16"/>
              </w:rPr>
              <w:t>How long old data (3m/6m/12/24 month) shall be maintained within MOTECH?</w:t>
            </w:r>
          </w:p>
        </w:tc>
        <w:tc>
          <w:tcPr>
            <w:tcW w:w="1530" w:type="dxa"/>
            <w:shd w:val="clear" w:color="auto" w:fill="auto"/>
          </w:tcPr>
          <w:p w14:paraId="430201B4" w14:textId="77777777" w:rsidR="00031395" w:rsidRPr="00D257D0" w:rsidRDefault="006C2C82" w:rsidP="008C5064">
            <w:pPr>
              <w:spacing w:before="40" w:after="40"/>
              <w:rPr>
                <w:sz w:val="16"/>
                <w:szCs w:val="16"/>
              </w:rPr>
            </w:pPr>
            <w:r w:rsidRPr="00D257D0">
              <w:rPr>
                <w:sz w:val="16"/>
                <w:szCs w:val="16"/>
              </w:rPr>
              <w:t>NMS.GEN.REP.003</w:t>
            </w:r>
          </w:p>
        </w:tc>
        <w:tc>
          <w:tcPr>
            <w:tcW w:w="630" w:type="dxa"/>
            <w:shd w:val="clear" w:color="auto" w:fill="auto"/>
          </w:tcPr>
          <w:p w14:paraId="3F081CE6"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35497A79"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5EEC4268" w14:textId="77777777" w:rsidR="00031395" w:rsidRPr="00D257D0" w:rsidRDefault="00AE2D92" w:rsidP="00725028">
            <w:pPr>
              <w:pStyle w:val="CommentText"/>
              <w:spacing w:before="40" w:after="40"/>
              <w:rPr>
                <w:rFonts w:cs="Arial"/>
                <w:sz w:val="16"/>
                <w:szCs w:val="16"/>
              </w:rPr>
            </w:pPr>
            <w:proofErr w:type="gramStart"/>
            <w:r w:rsidRPr="00D257D0">
              <w:rPr>
                <w:rFonts w:cs="Arial"/>
                <w:sz w:val="16"/>
                <w:szCs w:val="16"/>
              </w:rPr>
              <w:t>closed</w:t>
            </w:r>
            <w:proofErr w:type="gramEnd"/>
          </w:p>
        </w:tc>
        <w:tc>
          <w:tcPr>
            <w:tcW w:w="1980" w:type="dxa"/>
            <w:shd w:val="clear" w:color="auto" w:fill="auto"/>
          </w:tcPr>
          <w:p w14:paraId="28BC7071" w14:textId="77777777" w:rsidR="00AE2D92" w:rsidRPr="00D257D0" w:rsidRDefault="00AE2D92" w:rsidP="00AE2D92">
            <w:pPr>
              <w:pStyle w:val="CommentText"/>
              <w:spacing w:before="60" w:after="60"/>
              <w:rPr>
                <w:rFonts w:cs="Arial"/>
                <w:sz w:val="16"/>
                <w:szCs w:val="16"/>
              </w:rPr>
            </w:pPr>
            <w:r w:rsidRPr="00D257D0">
              <w:rPr>
                <w:rFonts w:cs="Arial"/>
                <w:sz w:val="16"/>
                <w:szCs w:val="16"/>
              </w:rPr>
              <w:t xml:space="preserve">Keep beneficiary record in </w:t>
            </w:r>
            <w:proofErr w:type="spellStart"/>
            <w:r w:rsidRPr="00D257D0">
              <w:rPr>
                <w:rFonts w:cs="Arial"/>
                <w:sz w:val="16"/>
                <w:szCs w:val="16"/>
              </w:rPr>
              <w:t>Motech</w:t>
            </w:r>
            <w:proofErr w:type="spellEnd"/>
            <w:r w:rsidRPr="00D257D0">
              <w:rPr>
                <w:rFonts w:cs="Arial"/>
                <w:sz w:val="16"/>
                <w:szCs w:val="16"/>
              </w:rPr>
              <w:t xml:space="preserve"> for </w:t>
            </w:r>
            <w:r w:rsidR="00097A58" w:rsidRPr="00D257D0">
              <w:rPr>
                <w:rFonts w:cs="Arial"/>
                <w:sz w:val="16"/>
                <w:szCs w:val="16"/>
              </w:rPr>
              <w:t>72</w:t>
            </w:r>
            <w:r w:rsidRPr="00D257D0">
              <w:rPr>
                <w:rFonts w:cs="Arial"/>
                <w:sz w:val="16"/>
                <w:szCs w:val="16"/>
              </w:rPr>
              <w:t xml:space="preserve"> </w:t>
            </w:r>
            <w:r w:rsidR="00C80F52" w:rsidRPr="00D257D0">
              <w:rPr>
                <w:rFonts w:cs="Arial"/>
                <w:sz w:val="16"/>
                <w:szCs w:val="16"/>
              </w:rPr>
              <w:t>weeks</w:t>
            </w:r>
            <w:r w:rsidRPr="00D257D0">
              <w:rPr>
                <w:rFonts w:cs="Arial"/>
                <w:sz w:val="16"/>
                <w:szCs w:val="16"/>
              </w:rPr>
              <w:t>.</w:t>
            </w:r>
          </w:p>
          <w:p w14:paraId="60325EAA" w14:textId="77777777" w:rsidR="00AE2D92" w:rsidRPr="00D257D0" w:rsidRDefault="00AE2D92" w:rsidP="00AE2D92">
            <w:pPr>
              <w:pStyle w:val="CommentText"/>
              <w:spacing w:before="60" w:after="60"/>
              <w:rPr>
                <w:rFonts w:cs="Arial"/>
                <w:sz w:val="16"/>
                <w:szCs w:val="16"/>
              </w:rPr>
            </w:pPr>
            <w:r w:rsidRPr="00D257D0">
              <w:rPr>
                <w:rFonts w:cs="Arial"/>
                <w:sz w:val="16"/>
                <w:szCs w:val="16"/>
              </w:rPr>
              <w:t xml:space="preserve">Keep FLW records in </w:t>
            </w:r>
            <w:proofErr w:type="spellStart"/>
            <w:r w:rsidRPr="00D257D0">
              <w:rPr>
                <w:rFonts w:cs="Arial"/>
                <w:sz w:val="16"/>
                <w:szCs w:val="16"/>
              </w:rPr>
              <w:t>Motech</w:t>
            </w:r>
            <w:proofErr w:type="spellEnd"/>
            <w:r w:rsidRPr="00D257D0">
              <w:rPr>
                <w:rFonts w:cs="Arial"/>
                <w:sz w:val="16"/>
                <w:szCs w:val="16"/>
              </w:rPr>
              <w:t xml:space="preserve"> as long as services are live.</w:t>
            </w:r>
          </w:p>
          <w:p w14:paraId="076681C5" w14:textId="77777777" w:rsidR="00AE2D92" w:rsidRPr="00D257D0" w:rsidRDefault="00AE2D92" w:rsidP="00AE2D92">
            <w:pPr>
              <w:pStyle w:val="CommentText"/>
              <w:spacing w:before="60" w:after="60"/>
              <w:rPr>
                <w:rFonts w:cs="Arial"/>
                <w:sz w:val="16"/>
                <w:szCs w:val="16"/>
              </w:rPr>
            </w:pPr>
            <w:r w:rsidRPr="00D257D0">
              <w:rPr>
                <w:rFonts w:cs="Arial"/>
                <w:sz w:val="16"/>
                <w:szCs w:val="16"/>
              </w:rPr>
              <w:t>However allowed duration for export should be last 3 months.</w:t>
            </w:r>
          </w:p>
          <w:p w14:paraId="028D0629" w14:textId="77777777" w:rsidR="00031395" w:rsidRPr="00D257D0" w:rsidRDefault="00747ACD" w:rsidP="000310C7">
            <w:pPr>
              <w:pStyle w:val="CommentText"/>
              <w:spacing w:before="60" w:after="60"/>
              <w:rPr>
                <w:rFonts w:cs="Arial"/>
                <w:sz w:val="16"/>
                <w:szCs w:val="16"/>
              </w:rPr>
            </w:pPr>
            <w:r w:rsidRPr="00D257D0">
              <w:rPr>
                <w:rFonts w:cs="Arial"/>
                <w:b/>
                <w:sz w:val="16"/>
                <w:szCs w:val="16"/>
              </w:rPr>
              <w:t>2Feb15:</w:t>
            </w:r>
            <w:r w:rsidRPr="00D257D0">
              <w:rPr>
                <w:rFonts w:cs="Arial"/>
                <w:sz w:val="16"/>
                <w:szCs w:val="16"/>
              </w:rPr>
              <w:t xml:space="preserve"> </w:t>
            </w:r>
            <w:r w:rsidRPr="000310C7">
              <w:rPr>
                <w:rFonts w:cs="Arial"/>
                <w:sz w:val="16"/>
                <w:szCs w:val="16"/>
              </w:rPr>
              <w:t xml:space="preserve">We need to keep beneficiary records in </w:t>
            </w:r>
            <w:proofErr w:type="spellStart"/>
            <w:r w:rsidRPr="000310C7">
              <w:rPr>
                <w:rFonts w:cs="Arial"/>
                <w:sz w:val="16"/>
                <w:szCs w:val="16"/>
              </w:rPr>
              <w:t>Motech</w:t>
            </w:r>
            <w:proofErr w:type="spellEnd"/>
            <w:r w:rsidRPr="000310C7">
              <w:rPr>
                <w:rFonts w:cs="Arial"/>
                <w:sz w:val="16"/>
                <w:szCs w:val="16"/>
              </w:rPr>
              <w:t xml:space="preserve"> for 4-6 weeks beyond the 72 weeks, and then archive it for three years beyond that. This is based on legal advice we received today</w:t>
            </w:r>
          </w:p>
        </w:tc>
      </w:tr>
      <w:tr w:rsidR="002512D9" w:rsidRPr="00D257D0" w14:paraId="553C7070" w14:textId="77777777" w:rsidTr="002512D9">
        <w:trPr>
          <w:trHeight w:val="350"/>
        </w:trPr>
        <w:tc>
          <w:tcPr>
            <w:tcW w:w="1080" w:type="dxa"/>
            <w:shd w:val="clear" w:color="auto" w:fill="auto"/>
          </w:tcPr>
          <w:p w14:paraId="56C649B1" w14:textId="77777777" w:rsidR="00031395" w:rsidRPr="00D257D0" w:rsidRDefault="00031395" w:rsidP="00725028">
            <w:pPr>
              <w:spacing w:before="40" w:after="40"/>
              <w:rPr>
                <w:sz w:val="16"/>
                <w:szCs w:val="16"/>
              </w:rPr>
            </w:pPr>
            <w:r w:rsidRPr="00D257D0">
              <w:rPr>
                <w:sz w:val="16"/>
                <w:szCs w:val="16"/>
              </w:rPr>
              <w:t>NMS.OI.008 (28-nov-14)</w:t>
            </w:r>
          </w:p>
        </w:tc>
        <w:tc>
          <w:tcPr>
            <w:tcW w:w="2790" w:type="dxa"/>
            <w:shd w:val="clear" w:color="auto" w:fill="auto"/>
          </w:tcPr>
          <w:p w14:paraId="1005EDD6" w14:textId="77777777" w:rsidR="00031395" w:rsidRPr="00D257D0" w:rsidRDefault="00031395" w:rsidP="00725028">
            <w:pPr>
              <w:spacing w:before="40" w:after="40"/>
              <w:rPr>
                <w:sz w:val="16"/>
                <w:szCs w:val="16"/>
              </w:rPr>
            </w:pPr>
            <w:r w:rsidRPr="00D257D0">
              <w:rPr>
                <w:sz w:val="16"/>
                <w:szCs w:val="16"/>
              </w:rPr>
              <w:t>Which all fields are mandatory in MCTS data</w:t>
            </w:r>
            <w:r w:rsidR="00230E0E" w:rsidRPr="00D257D0">
              <w:rPr>
                <w:sz w:val="16"/>
                <w:szCs w:val="16"/>
              </w:rPr>
              <w:t xml:space="preserve"> &amp; FLW data</w:t>
            </w:r>
            <w:r w:rsidRPr="00D257D0">
              <w:rPr>
                <w:sz w:val="16"/>
                <w:szCs w:val="16"/>
              </w:rPr>
              <w:t>?</w:t>
            </w:r>
          </w:p>
        </w:tc>
        <w:tc>
          <w:tcPr>
            <w:tcW w:w="1530" w:type="dxa"/>
            <w:shd w:val="clear" w:color="auto" w:fill="auto"/>
          </w:tcPr>
          <w:p w14:paraId="4E81D8BF" w14:textId="77777777" w:rsidR="00031395" w:rsidRPr="00D257D0" w:rsidRDefault="006C2C82" w:rsidP="00725028">
            <w:pPr>
              <w:spacing w:before="40" w:after="40"/>
              <w:rPr>
                <w:sz w:val="16"/>
                <w:szCs w:val="16"/>
              </w:rPr>
            </w:pPr>
            <w:r w:rsidRPr="00D257D0">
              <w:rPr>
                <w:sz w:val="16"/>
                <w:szCs w:val="16"/>
              </w:rPr>
              <w:t xml:space="preserve">Section </w:t>
            </w:r>
            <w:r w:rsidR="00054AA9" w:rsidRPr="00D257D0">
              <w:rPr>
                <w:sz w:val="16"/>
                <w:szCs w:val="16"/>
              </w:rPr>
              <w:fldChar w:fldCharType="begin"/>
            </w:r>
            <w:r w:rsidR="00054AA9" w:rsidRPr="00D257D0">
              <w:rPr>
                <w:sz w:val="16"/>
                <w:szCs w:val="16"/>
              </w:rPr>
              <w:instrText xml:space="preserve"> REF _Ref406577009 \r \h </w:instrText>
            </w:r>
            <w:r w:rsidR="00D37F62" w:rsidRPr="00D257D0">
              <w:rPr>
                <w:sz w:val="16"/>
                <w:szCs w:val="16"/>
              </w:rPr>
              <w:instrText xml:space="preserve"> \* MERGEFORMAT </w:instrText>
            </w:r>
            <w:r w:rsidR="00054AA9" w:rsidRPr="00D257D0">
              <w:rPr>
                <w:sz w:val="16"/>
                <w:szCs w:val="16"/>
              </w:rPr>
            </w:r>
            <w:r w:rsidR="00054AA9" w:rsidRPr="00D257D0">
              <w:rPr>
                <w:sz w:val="16"/>
                <w:szCs w:val="16"/>
              </w:rPr>
              <w:fldChar w:fldCharType="separate"/>
            </w:r>
            <w:r w:rsidR="00054AA9" w:rsidRPr="00D257D0">
              <w:rPr>
                <w:sz w:val="16"/>
                <w:szCs w:val="16"/>
              </w:rPr>
              <w:t>6.3</w:t>
            </w:r>
            <w:r w:rsidR="00054AA9" w:rsidRPr="00D257D0">
              <w:rPr>
                <w:sz w:val="16"/>
                <w:szCs w:val="16"/>
              </w:rPr>
              <w:fldChar w:fldCharType="end"/>
            </w:r>
          </w:p>
        </w:tc>
        <w:tc>
          <w:tcPr>
            <w:tcW w:w="630" w:type="dxa"/>
            <w:shd w:val="clear" w:color="auto" w:fill="auto"/>
          </w:tcPr>
          <w:p w14:paraId="66650574"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4C8F2CD3" w14:textId="77777777" w:rsidR="00031395" w:rsidRPr="00D257D0" w:rsidRDefault="000165AA" w:rsidP="00725028">
            <w:pPr>
              <w:spacing w:before="40" w:after="40"/>
              <w:rPr>
                <w:sz w:val="16"/>
                <w:szCs w:val="16"/>
              </w:rPr>
            </w:pPr>
            <w:r w:rsidRPr="00D257D0">
              <w:rPr>
                <w:sz w:val="16"/>
                <w:szCs w:val="16"/>
              </w:rPr>
              <w:t>Aricent</w:t>
            </w:r>
          </w:p>
        </w:tc>
        <w:tc>
          <w:tcPr>
            <w:tcW w:w="720" w:type="dxa"/>
            <w:shd w:val="clear" w:color="auto" w:fill="FF0000"/>
          </w:tcPr>
          <w:p w14:paraId="2BB773E5" w14:textId="77777777" w:rsidR="00031395" w:rsidRPr="00D257D0" w:rsidRDefault="00031395" w:rsidP="00725028">
            <w:pPr>
              <w:pStyle w:val="CommentText"/>
              <w:spacing w:before="40" w:after="40"/>
              <w:rPr>
                <w:rFonts w:cs="Arial"/>
                <w:sz w:val="16"/>
                <w:szCs w:val="16"/>
              </w:rPr>
            </w:pPr>
            <w:r w:rsidRPr="00D257D0">
              <w:rPr>
                <w:rFonts w:cs="Arial"/>
                <w:sz w:val="16"/>
                <w:szCs w:val="16"/>
              </w:rPr>
              <w:t>Open</w:t>
            </w:r>
          </w:p>
        </w:tc>
        <w:tc>
          <w:tcPr>
            <w:tcW w:w="1980" w:type="dxa"/>
            <w:shd w:val="clear" w:color="auto" w:fill="auto"/>
          </w:tcPr>
          <w:p w14:paraId="37E5D87B" w14:textId="77777777" w:rsidR="00031395" w:rsidRPr="00D257D0" w:rsidRDefault="00031395" w:rsidP="00725028">
            <w:pPr>
              <w:pStyle w:val="CommentText"/>
              <w:spacing w:before="40" w:after="40"/>
              <w:rPr>
                <w:rFonts w:cs="Arial"/>
                <w:sz w:val="16"/>
                <w:szCs w:val="16"/>
              </w:rPr>
            </w:pPr>
            <w:r w:rsidRPr="00D257D0">
              <w:rPr>
                <w:rFonts w:cs="Arial"/>
                <w:sz w:val="16"/>
                <w:szCs w:val="16"/>
              </w:rPr>
              <w:t>Waiting for inputs.</w:t>
            </w:r>
          </w:p>
          <w:p w14:paraId="07AEBAAF" w14:textId="77777777" w:rsidR="003C64EF" w:rsidRPr="00D257D0" w:rsidRDefault="003C64EF" w:rsidP="003C64EF">
            <w:pPr>
              <w:pStyle w:val="CommentText"/>
              <w:spacing w:before="40" w:after="40"/>
              <w:rPr>
                <w:rFonts w:cs="Arial"/>
                <w:sz w:val="16"/>
                <w:szCs w:val="16"/>
              </w:rPr>
            </w:pPr>
            <w:r w:rsidRPr="00D257D0">
              <w:rPr>
                <w:rFonts w:cs="Arial"/>
                <w:sz w:val="16"/>
                <w:szCs w:val="16"/>
              </w:rPr>
              <w:t xml:space="preserve">27Jan2015: Inputs received from the ministry. Analysis of the inputs is ongoing. </w:t>
            </w:r>
          </w:p>
        </w:tc>
      </w:tr>
      <w:tr w:rsidR="002512D9" w:rsidRPr="00D257D0" w14:paraId="18BF9200" w14:textId="77777777" w:rsidTr="002512D9">
        <w:trPr>
          <w:trHeight w:val="350"/>
        </w:trPr>
        <w:tc>
          <w:tcPr>
            <w:tcW w:w="1080" w:type="dxa"/>
            <w:shd w:val="clear" w:color="auto" w:fill="auto"/>
          </w:tcPr>
          <w:p w14:paraId="0AB2609E" w14:textId="77777777" w:rsidR="00031395" w:rsidRPr="00D257D0" w:rsidRDefault="00031395" w:rsidP="00725028">
            <w:pPr>
              <w:spacing w:before="40" w:after="40"/>
              <w:rPr>
                <w:sz w:val="16"/>
                <w:szCs w:val="16"/>
              </w:rPr>
            </w:pPr>
            <w:r w:rsidRPr="00D257D0">
              <w:rPr>
                <w:sz w:val="16"/>
                <w:szCs w:val="16"/>
              </w:rPr>
              <w:t>NMS.OI.009 (28-nov-14)</w:t>
            </w:r>
          </w:p>
        </w:tc>
        <w:tc>
          <w:tcPr>
            <w:tcW w:w="2790" w:type="dxa"/>
            <w:shd w:val="clear" w:color="auto" w:fill="auto"/>
          </w:tcPr>
          <w:p w14:paraId="78313E66" w14:textId="77777777" w:rsidR="00031395" w:rsidRPr="00D257D0" w:rsidRDefault="00031395" w:rsidP="00725028">
            <w:pPr>
              <w:spacing w:before="40" w:after="40"/>
              <w:rPr>
                <w:sz w:val="16"/>
                <w:szCs w:val="16"/>
              </w:rPr>
            </w:pPr>
            <w:r w:rsidRPr="00D257D0">
              <w:rPr>
                <w:sz w:val="16"/>
                <w:szCs w:val="16"/>
              </w:rPr>
              <w:t xml:space="preserve">Should there be </w:t>
            </w:r>
            <w:proofErr w:type="gramStart"/>
            <w:r w:rsidRPr="00D257D0">
              <w:rPr>
                <w:sz w:val="16"/>
                <w:szCs w:val="16"/>
              </w:rPr>
              <w:t>12 digit</w:t>
            </w:r>
            <w:proofErr w:type="gramEnd"/>
            <w:r w:rsidRPr="00D257D0">
              <w:rPr>
                <w:sz w:val="16"/>
                <w:szCs w:val="16"/>
              </w:rPr>
              <w:t xml:space="preserve"> number with Country code or 10 digit number?</w:t>
            </w:r>
          </w:p>
        </w:tc>
        <w:tc>
          <w:tcPr>
            <w:tcW w:w="1530" w:type="dxa"/>
            <w:shd w:val="clear" w:color="auto" w:fill="auto"/>
          </w:tcPr>
          <w:p w14:paraId="1433C751" w14:textId="77777777" w:rsidR="00031395" w:rsidRPr="00D257D0" w:rsidRDefault="00031395" w:rsidP="00725028">
            <w:pPr>
              <w:spacing w:before="40" w:after="40"/>
              <w:rPr>
                <w:sz w:val="16"/>
                <w:szCs w:val="16"/>
              </w:rPr>
            </w:pPr>
            <w:r w:rsidRPr="00D257D0">
              <w:rPr>
                <w:sz w:val="16"/>
                <w:szCs w:val="16"/>
              </w:rPr>
              <w:t>Common</w:t>
            </w:r>
          </w:p>
        </w:tc>
        <w:tc>
          <w:tcPr>
            <w:tcW w:w="630" w:type="dxa"/>
            <w:shd w:val="clear" w:color="auto" w:fill="auto"/>
          </w:tcPr>
          <w:p w14:paraId="2172366F" w14:textId="77777777" w:rsidR="00031395" w:rsidRPr="00D257D0" w:rsidRDefault="00031395" w:rsidP="00725028">
            <w:pPr>
              <w:spacing w:before="40" w:after="40"/>
              <w:rPr>
                <w:sz w:val="16"/>
                <w:szCs w:val="16"/>
              </w:rPr>
            </w:pPr>
            <w:r w:rsidRPr="00D257D0">
              <w:rPr>
                <w:sz w:val="16"/>
                <w:szCs w:val="16"/>
              </w:rPr>
              <w:t>Minor</w:t>
            </w:r>
          </w:p>
        </w:tc>
        <w:tc>
          <w:tcPr>
            <w:tcW w:w="810" w:type="dxa"/>
            <w:shd w:val="clear" w:color="auto" w:fill="auto"/>
          </w:tcPr>
          <w:p w14:paraId="359F0928" w14:textId="77777777" w:rsidR="00031395" w:rsidRPr="00D257D0" w:rsidRDefault="008E4A82" w:rsidP="00725028">
            <w:pPr>
              <w:spacing w:before="40" w:after="40"/>
              <w:rPr>
                <w:sz w:val="16"/>
                <w:szCs w:val="16"/>
              </w:rPr>
            </w:pPr>
            <w:r w:rsidRPr="00D257D0">
              <w:rPr>
                <w:sz w:val="16"/>
                <w:szCs w:val="16"/>
              </w:rPr>
              <w:t>BBCMA/GF</w:t>
            </w:r>
          </w:p>
        </w:tc>
        <w:tc>
          <w:tcPr>
            <w:tcW w:w="720" w:type="dxa"/>
            <w:shd w:val="clear" w:color="auto" w:fill="92D050"/>
          </w:tcPr>
          <w:p w14:paraId="312F0C4A" w14:textId="77777777" w:rsidR="00AE2D92" w:rsidRPr="00D257D0" w:rsidRDefault="00AE2D92" w:rsidP="00725028">
            <w:pPr>
              <w:pStyle w:val="CommentText"/>
              <w:spacing w:before="40" w:after="40"/>
              <w:rPr>
                <w:rFonts w:cs="Arial"/>
                <w:sz w:val="16"/>
                <w:szCs w:val="16"/>
              </w:rPr>
            </w:pPr>
          </w:p>
          <w:p w14:paraId="74F734AB" w14:textId="77777777" w:rsidR="00031395"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AAC7064" w14:textId="77777777" w:rsidR="006C0032" w:rsidRPr="00D257D0" w:rsidRDefault="00AE2D92" w:rsidP="00AA2B09">
            <w:pPr>
              <w:pStyle w:val="CommentText"/>
              <w:spacing w:before="40" w:after="40"/>
              <w:rPr>
                <w:rFonts w:cs="Arial"/>
                <w:sz w:val="16"/>
                <w:szCs w:val="16"/>
              </w:rPr>
            </w:pPr>
            <w:r w:rsidRPr="00D257D0">
              <w:rPr>
                <w:rFonts w:cs="Arial"/>
                <w:sz w:val="16"/>
                <w:szCs w:val="16"/>
              </w:rPr>
              <w:t xml:space="preserve">12 </w:t>
            </w:r>
            <w:proofErr w:type="gramStart"/>
            <w:r w:rsidRPr="00D257D0">
              <w:rPr>
                <w:rFonts w:cs="Arial"/>
                <w:sz w:val="16"/>
                <w:szCs w:val="16"/>
              </w:rPr>
              <w:t>digit</w:t>
            </w:r>
            <w:proofErr w:type="gramEnd"/>
            <w:r w:rsidR="009F5A04" w:rsidRPr="00D257D0">
              <w:rPr>
                <w:rFonts w:cs="Arial"/>
                <w:sz w:val="16"/>
                <w:szCs w:val="16"/>
              </w:rPr>
              <w:t xml:space="preserve"> – </w:t>
            </w:r>
            <w:r w:rsidR="00494149" w:rsidRPr="00D257D0">
              <w:rPr>
                <w:rFonts w:cs="Arial"/>
                <w:sz w:val="16"/>
                <w:szCs w:val="16"/>
              </w:rPr>
              <w:t xml:space="preserve">The format shall be fixed at 12 digits and if the interface </w:t>
            </w:r>
            <w:r w:rsidR="00A038F8" w:rsidRPr="00D257D0">
              <w:rPr>
                <w:rFonts w:cs="Arial"/>
                <w:sz w:val="16"/>
                <w:szCs w:val="16"/>
              </w:rPr>
              <w:t xml:space="preserve">with IVR </w:t>
            </w:r>
            <w:r w:rsidR="00494149" w:rsidRPr="00D257D0">
              <w:rPr>
                <w:rFonts w:cs="Arial"/>
                <w:sz w:val="16"/>
                <w:szCs w:val="16"/>
              </w:rPr>
              <w:t>has 10 digits or 11 digits, then during storage and retrieval, the appropriate conversion shall be done</w:t>
            </w:r>
            <w:r w:rsidR="008E4A82" w:rsidRPr="00D257D0">
              <w:rPr>
                <w:rFonts w:cs="Arial"/>
                <w:sz w:val="16"/>
                <w:szCs w:val="16"/>
              </w:rPr>
              <w:t xml:space="preserve"> by MOTECH</w:t>
            </w:r>
            <w:r w:rsidR="00494149" w:rsidRPr="00D257D0">
              <w:rPr>
                <w:rFonts w:cs="Arial"/>
                <w:sz w:val="16"/>
                <w:szCs w:val="16"/>
              </w:rPr>
              <w:t>.</w:t>
            </w:r>
          </w:p>
          <w:p w14:paraId="5460984D" w14:textId="77777777" w:rsidR="003F5821" w:rsidRPr="00D257D0" w:rsidRDefault="003F5821" w:rsidP="00AA2B09">
            <w:pPr>
              <w:pStyle w:val="CommentText"/>
              <w:spacing w:before="40" w:after="40"/>
              <w:rPr>
                <w:rFonts w:cs="Arial"/>
                <w:sz w:val="16"/>
                <w:szCs w:val="16"/>
              </w:rPr>
            </w:pPr>
            <w:r w:rsidRPr="00D257D0">
              <w:rPr>
                <w:rFonts w:cs="Arial"/>
                <w:sz w:val="16"/>
                <w:szCs w:val="16"/>
              </w:rPr>
              <w:t xml:space="preserve">27Jan2015: In NMS internal DB, 10 </w:t>
            </w:r>
            <w:proofErr w:type="gramStart"/>
            <w:r w:rsidRPr="00D257D0">
              <w:rPr>
                <w:rFonts w:cs="Arial"/>
                <w:sz w:val="16"/>
                <w:szCs w:val="16"/>
              </w:rPr>
              <w:t>digit</w:t>
            </w:r>
            <w:proofErr w:type="gramEnd"/>
            <w:r w:rsidRPr="00D257D0">
              <w:rPr>
                <w:rFonts w:cs="Arial"/>
                <w:sz w:val="16"/>
                <w:szCs w:val="16"/>
              </w:rPr>
              <w:t xml:space="preserve"> shall be stored. Prefix shall not be stored.</w:t>
            </w:r>
          </w:p>
        </w:tc>
      </w:tr>
      <w:tr w:rsidR="002512D9" w:rsidRPr="00D257D0" w14:paraId="70AAA5F9" w14:textId="77777777" w:rsidTr="002512D9">
        <w:trPr>
          <w:trHeight w:val="350"/>
        </w:trPr>
        <w:tc>
          <w:tcPr>
            <w:tcW w:w="1080" w:type="dxa"/>
            <w:shd w:val="clear" w:color="auto" w:fill="auto"/>
          </w:tcPr>
          <w:p w14:paraId="0850BD2E" w14:textId="77777777" w:rsidR="00AE2D92" w:rsidRPr="00D257D0" w:rsidRDefault="00AE2D92" w:rsidP="00725028">
            <w:pPr>
              <w:spacing w:before="40" w:after="40"/>
              <w:rPr>
                <w:sz w:val="16"/>
                <w:szCs w:val="16"/>
              </w:rPr>
            </w:pPr>
            <w:r w:rsidRPr="00D257D0">
              <w:rPr>
                <w:sz w:val="16"/>
                <w:szCs w:val="16"/>
              </w:rPr>
              <w:t>NMS.OI.010 (4-dec-14)</w:t>
            </w:r>
          </w:p>
        </w:tc>
        <w:tc>
          <w:tcPr>
            <w:tcW w:w="2790" w:type="dxa"/>
            <w:shd w:val="clear" w:color="auto" w:fill="auto"/>
          </w:tcPr>
          <w:p w14:paraId="1C764383" w14:textId="77777777" w:rsidR="00AE2D92" w:rsidRPr="00D257D0" w:rsidRDefault="00AE2D92" w:rsidP="00725028">
            <w:pPr>
              <w:spacing w:before="40" w:after="40"/>
              <w:rPr>
                <w:sz w:val="16"/>
                <w:szCs w:val="16"/>
              </w:rPr>
            </w:pPr>
            <w:r w:rsidRPr="00D257D0">
              <w:rPr>
                <w:sz w:val="16"/>
                <w:szCs w:val="16"/>
              </w:rPr>
              <w:t xml:space="preserve">Shall there be coded scheme of location data or </w:t>
            </w:r>
            <w:proofErr w:type="gramStart"/>
            <w:r w:rsidRPr="00D257D0">
              <w:rPr>
                <w:sz w:val="16"/>
                <w:szCs w:val="16"/>
              </w:rPr>
              <w:t>string based</w:t>
            </w:r>
            <w:proofErr w:type="gramEnd"/>
            <w:r w:rsidRPr="00D257D0">
              <w:rPr>
                <w:sz w:val="16"/>
                <w:szCs w:val="16"/>
              </w:rPr>
              <w:t xml:space="preserve"> values for location data?</w:t>
            </w:r>
          </w:p>
        </w:tc>
        <w:tc>
          <w:tcPr>
            <w:tcW w:w="1530" w:type="dxa"/>
            <w:shd w:val="clear" w:color="auto" w:fill="auto"/>
          </w:tcPr>
          <w:p w14:paraId="0008BC1B" w14:textId="77777777" w:rsidR="00AE2D92" w:rsidRPr="00D257D0" w:rsidRDefault="00AE2D92" w:rsidP="00725028">
            <w:pPr>
              <w:spacing w:before="40" w:after="40"/>
              <w:rPr>
                <w:sz w:val="16"/>
                <w:szCs w:val="16"/>
              </w:rPr>
            </w:pPr>
            <w:r w:rsidRPr="00D257D0">
              <w:rPr>
                <w:sz w:val="16"/>
                <w:szCs w:val="16"/>
              </w:rPr>
              <w:t xml:space="preserve">Sec </w:t>
            </w:r>
            <w:r w:rsidRPr="00D257D0">
              <w:rPr>
                <w:sz w:val="16"/>
                <w:szCs w:val="16"/>
              </w:rPr>
              <w:fldChar w:fldCharType="begin"/>
            </w:r>
            <w:r w:rsidRPr="00D257D0">
              <w:rPr>
                <w:sz w:val="16"/>
                <w:szCs w:val="16"/>
              </w:rPr>
              <w:instrText xml:space="preserve"> REF _Ref406576988 \r \h  \* MERGEFORMAT </w:instrText>
            </w:r>
            <w:r w:rsidRPr="00D257D0">
              <w:rPr>
                <w:sz w:val="16"/>
                <w:szCs w:val="16"/>
              </w:rPr>
            </w:r>
            <w:r w:rsidRPr="00D257D0">
              <w:rPr>
                <w:sz w:val="16"/>
                <w:szCs w:val="16"/>
              </w:rPr>
              <w:fldChar w:fldCharType="separate"/>
            </w:r>
            <w:r w:rsidRPr="00D257D0">
              <w:rPr>
                <w:sz w:val="16"/>
                <w:szCs w:val="16"/>
              </w:rPr>
              <w:t>2.2.2.1</w:t>
            </w:r>
            <w:r w:rsidRPr="00D257D0">
              <w:rPr>
                <w:sz w:val="16"/>
                <w:szCs w:val="16"/>
              </w:rPr>
              <w:fldChar w:fldCharType="end"/>
            </w:r>
            <w:r w:rsidRPr="00D257D0">
              <w:rPr>
                <w:sz w:val="16"/>
                <w:szCs w:val="16"/>
              </w:rPr>
              <w:t xml:space="preserve">, </w:t>
            </w:r>
          </w:p>
          <w:p w14:paraId="6A24FE2B" w14:textId="77777777" w:rsidR="00AE2D92" w:rsidRPr="00D257D0" w:rsidRDefault="00AE2D92" w:rsidP="00054AA9">
            <w:pPr>
              <w:spacing w:before="40" w:after="40"/>
              <w:rPr>
                <w:sz w:val="16"/>
                <w:szCs w:val="16"/>
              </w:rPr>
            </w:pPr>
            <w:r w:rsidRPr="00D257D0">
              <w:rPr>
                <w:sz w:val="16"/>
                <w:szCs w:val="16"/>
              </w:rPr>
              <w:t xml:space="preserve">Sec </w:t>
            </w:r>
            <w:r w:rsidRPr="00D257D0">
              <w:rPr>
                <w:sz w:val="16"/>
                <w:szCs w:val="16"/>
              </w:rPr>
              <w:fldChar w:fldCharType="begin"/>
            </w:r>
            <w:r w:rsidRPr="00D257D0">
              <w:rPr>
                <w:sz w:val="16"/>
                <w:szCs w:val="16"/>
              </w:rPr>
              <w:instrText xml:space="preserve"> REF _Ref406535404 \r \h  \* MERGEFORMAT </w:instrText>
            </w:r>
            <w:r w:rsidRPr="00D257D0">
              <w:rPr>
                <w:sz w:val="16"/>
                <w:szCs w:val="16"/>
              </w:rPr>
            </w:r>
            <w:r w:rsidRPr="00D257D0">
              <w:rPr>
                <w:sz w:val="16"/>
                <w:szCs w:val="16"/>
              </w:rPr>
              <w:fldChar w:fldCharType="separate"/>
            </w:r>
            <w:r w:rsidRPr="00D257D0">
              <w:rPr>
                <w:sz w:val="16"/>
                <w:szCs w:val="16"/>
              </w:rPr>
              <w:t>6.1</w:t>
            </w:r>
            <w:r w:rsidRPr="00D257D0">
              <w:rPr>
                <w:sz w:val="16"/>
                <w:szCs w:val="16"/>
              </w:rPr>
              <w:fldChar w:fldCharType="end"/>
            </w:r>
          </w:p>
        </w:tc>
        <w:tc>
          <w:tcPr>
            <w:tcW w:w="630" w:type="dxa"/>
            <w:shd w:val="clear" w:color="auto" w:fill="auto"/>
          </w:tcPr>
          <w:p w14:paraId="2837B7D4" w14:textId="77777777" w:rsidR="00AE2D92" w:rsidRPr="00D257D0" w:rsidRDefault="00AE2D92" w:rsidP="00725028">
            <w:pPr>
              <w:spacing w:before="40" w:after="40"/>
              <w:rPr>
                <w:sz w:val="16"/>
                <w:szCs w:val="16"/>
              </w:rPr>
            </w:pPr>
            <w:r w:rsidRPr="00D257D0">
              <w:rPr>
                <w:sz w:val="16"/>
                <w:szCs w:val="16"/>
              </w:rPr>
              <w:t>Major</w:t>
            </w:r>
          </w:p>
        </w:tc>
        <w:tc>
          <w:tcPr>
            <w:tcW w:w="810" w:type="dxa"/>
            <w:shd w:val="clear" w:color="auto" w:fill="auto"/>
          </w:tcPr>
          <w:p w14:paraId="7C93F8F5" w14:textId="77777777"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14:paraId="53C2D101" w14:textId="77777777" w:rsidR="000107E9" w:rsidRPr="00D257D0" w:rsidRDefault="000107E9" w:rsidP="000107E9">
            <w:pPr>
              <w:pStyle w:val="CommentText"/>
              <w:spacing w:before="40" w:after="40"/>
              <w:rPr>
                <w:rFonts w:cs="Arial"/>
                <w:sz w:val="16"/>
                <w:szCs w:val="16"/>
              </w:rPr>
            </w:pPr>
          </w:p>
          <w:p w14:paraId="73D8F2E5" w14:textId="77777777" w:rsidR="00AE2D92" w:rsidRPr="00D257D0" w:rsidRDefault="000107E9" w:rsidP="000107E9">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4EB2BBB" w14:textId="77777777" w:rsidR="00AE2D92" w:rsidRPr="00D257D0" w:rsidRDefault="00AE2D92" w:rsidP="00725028">
            <w:pPr>
              <w:pStyle w:val="CommentText"/>
              <w:spacing w:before="40" w:after="40"/>
              <w:rPr>
                <w:rFonts w:cs="Arial"/>
                <w:sz w:val="16"/>
                <w:szCs w:val="16"/>
              </w:rPr>
            </w:pPr>
            <w:r w:rsidRPr="00D257D0">
              <w:rPr>
                <w:rFonts w:cs="Arial"/>
                <w:sz w:val="16"/>
                <w:szCs w:val="16"/>
              </w:rPr>
              <w:t>There should be mapping of codes and locations. If location from MCTS comes as code, these need to be mapped with name string and displayed in report as name string.</w:t>
            </w:r>
          </w:p>
          <w:p w14:paraId="2CF99E8B" w14:textId="77777777" w:rsidR="00FF468B" w:rsidRPr="00D257D0" w:rsidRDefault="00FF468B" w:rsidP="00FF468B">
            <w:pPr>
              <w:pStyle w:val="CommentText"/>
              <w:spacing w:before="40" w:after="40"/>
              <w:rPr>
                <w:rFonts w:cs="Arial"/>
                <w:sz w:val="16"/>
                <w:szCs w:val="16"/>
              </w:rPr>
            </w:pPr>
            <w:r w:rsidRPr="00D257D0">
              <w:rPr>
                <w:rFonts w:cs="Arial"/>
                <w:sz w:val="16"/>
                <w:szCs w:val="16"/>
              </w:rPr>
              <w:t xml:space="preserve">19Jan2015: Waiting for master location data from </w:t>
            </w:r>
            <w:r w:rsidR="00F319FE" w:rsidRPr="00D257D0">
              <w:rPr>
                <w:rFonts w:cs="Arial"/>
                <w:sz w:val="16"/>
                <w:szCs w:val="16"/>
              </w:rPr>
              <w:t>Ministry</w:t>
            </w:r>
            <w:r w:rsidRPr="00D257D0">
              <w:rPr>
                <w:rFonts w:cs="Arial"/>
                <w:sz w:val="16"/>
                <w:szCs w:val="16"/>
              </w:rPr>
              <w:t>.</w:t>
            </w:r>
          </w:p>
          <w:p w14:paraId="7F440CC4" w14:textId="77777777" w:rsidR="003C64EF" w:rsidRPr="00D257D0" w:rsidRDefault="003C64EF" w:rsidP="000107E9">
            <w:pPr>
              <w:pStyle w:val="CommentText"/>
              <w:spacing w:before="40" w:after="40"/>
              <w:rPr>
                <w:rFonts w:cs="Arial"/>
                <w:sz w:val="16"/>
                <w:szCs w:val="16"/>
              </w:rPr>
            </w:pPr>
            <w:r w:rsidRPr="00D257D0">
              <w:rPr>
                <w:rFonts w:cs="Arial"/>
                <w:sz w:val="16"/>
                <w:szCs w:val="16"/>
              </w:rPr>
              <w:t xml:space="preserve">27Jan2015: Inputs received from ministry. </w:t>
            </w:r>
            <w:r w:rsidR="000107E9" w:rsidRPr="00D257D0">
              <w:rPr>
                <w:rFonts w:cs="Arial"/>
                <w:sz w:val="16"/>
                <w:szCs w:val="16"/>
              </w:rPr>
              <w:t>There is mapping of code versus names for location fields.</w:t>
            </w:r>
          </w:p>
        </w:tc>
      </w:tr>
      <w:tr w:rsidR="002512D9" w:rsidRPr="00D257D0" w14:paraId="661B0C4E" w14:textId="77777777" w:rsidTr="002512D9">
        <w:trPr>
          <w:trHeight w:val="350"/>
        </w:trPr>
        <w:tc>
          <w:tcPr>
            <w:tcW w:w="1080" w:type="dxa"/>
            <w:shd w:val="clear" w:color="auto" w:fill="auto"/>
          </w:tcPr>
          <w:p w14:paraId="5DAE3B84" w14:textId="77777777" w:rsidR="00AE2D92" w:rsidRPr="00D257D0" w:rsidRDefault="00AE2D92" w:rsidP="00725028">
            <w:pPr>
              <w:spacing w:before="40" w:after="40"/>
              <w:rPr>
                <w:sz w:val="16"/>
                <w:szCs w:val="16"/>
              </w:rPr>
            </w:pPr>
            <w:r w:rsidRPr="00D257D0">
              <w:rPr>
                <w:sz w:val="16"/>
                <w:szCs w:val="16"/>
              </w:rPr>
              <w:t>NMS.OI.011 (5-dec-14)</w:t>
            </w:r>
          </w:p>
        </w:tc>
        <w:tc>
          <w:tcPr>
            <w:tcW w:w="2790" w:type="dxa"/>
            <w:shd w:val="clear" w:color="auto" w:fill="auto"/>
          </w:tcPr>
          <w:p w14:paraId="002E0CC0" w14:textId="77777777" w:rsidR="00AE2D92" w:rsidRPr="00D257D0" w:rsidRDefault="00AE2D92" w:rsidP="00725028">
            <w:pPr>
              <w:spacing w:before="40" w:after="40"/>
              <w:rPr>
                <w:sz w:val="16"/>
                <w:szCs w:val="16"/>
              </w:rPr>
            </w:pPr>
            <w:r w:rsidRPr="00D257D0">
              <w:rPr>
                <w:sz w:val="16"/>
                <w:szCs w:val="16"/>
              </w:rPr>
              <w:t xml:space="preserve">How SMS shall be sent to </w:t>
            </w:r>
            <w:r w:rsidR="00567770" w:rsidRPr="00D257D0">
              <w:rPr>
                <w:sz w:val="16"/>
                <w:szCs w:val="16"/>
              </w:rPr>
              <w:t xml:space="preserve">anonymous mobile number </w:t>
            </w:r>
            <w:r w:rsidRPr="00D257D0">
              <w:rPr>
                <w:sz w:val="16"/>
                <w:szCs w:val="16"/>
              </w:rPr>
              <w:t>if it comprises of location data and the location data is not available for an FLW.</w:t>
            </w:r>
          </w:p>
        </w:tc>
        <w:tc>
          <w:tcPr>
            <w:tcW w:w="1530" w:type="dxa"/>
            <w:shd w:val="clear" w:color="auto" w:fill="auto"/>
          </w:tcPr>
          <w:p w14:paraId="01ABD468" w14:textId="77777777" w:rsidR="00AE2D92" w:rsidRPr="00D257D0" w:rsidRDefault="00AE2D92" w:rsidP="00054AA9">
            <w:pPr>
              <w:spacing w:before="40" w:after="40"/>
              <w:rPr>
                <w:sz w:val="16"/>
                <w:szCs w:val="16"/>
              </w:rPr>
            </w:pPr>
            <w:r w:rsidRPr="00D257D0">
              <w:rPr>
                <w:sz w:val="16"/>
                <w:szCs w:val="16"/>
              </w:rPr>
              <w:t xml:space="preserve">Sec </w:t>
            </w:r>
            <w:r w:rsidRPr="00D257D0">
              <w:rPr>
                <w:sz w:val="16"/>
                <w:szCs w:val="16"/>
              </w:rPr>
              <w:fldChar w:fldCharType="begin"/>
            </w:r>
            <w:r w:rsidRPr="00D257D0">
              <w:rPr>
                <w:sz w:val="16"/>
                <w:szCs w:val="16"/>
              </w:rPr>
              <w:instrText xml:space="preserve"> REF _Ref406577034 \r \h  \* MERGEFORMAT </w:instrText>
            </w:r>
            <w:r w:rsidRPr="00D257D0">
              <w:rPr>
                <w:sz w:val="16"/>
                <w:szCs w:val="16"/>
              </w:rPr>
            </w:r>
            <w:r w:rsidRPr="00D257D0">
              <w:rPr>
                <w:sz w:val="16"/>
                <w:szCs w:val="16"/>
              </w:rPr>
              <w:fldChar w:fldCharType="separate"/>
            </w:r>
            <w:r w:rsidRPr="00D257D0">
              <w:rPr>
                <w:sz w:val="16"/>
                <w:szCs w:val="16"/>
              </w:rPr>
              <w:t>3.2.2</w:t>
            </w:r>
            <w:r w:rsidRPr="00D257D0">
              <w:rPr>
                <w:sz w:val="16"/>
                <w:szCs w:val="16"/>
              </w:rPr>
              <w:fldChar w:fldCharType="end"/>
            </w:r>
          </w:p>
        </w:tc>
        <w:tc>
          <w:tcPr>
            <w:tcW w:w="630" w:type="dxa"/>
            <w:shd w:val="clear" w:color="auto" w:fill="auto"/>
          </w:tcPr>
          <w:p w14:paraId="3800452B" w14:textId="77777777" w:rsidR="00AE2D92" w:rsidRPr="00D257D0" w:rsidRDefault="00AE2D92" w:rsidP="00725028">
            <w:pPr>
              <w:spacing w:before="40" w:after="40"/>
              <w:rPr>
                <w:sz w:val="16"/>
                <w:szCs w:val="16"/>
              </w:rPr>
            </w:pPr>
            <w:r w:rsidRPr="00D257D0">
              <w:rPr>
                <w:sz w:val="16"/>
                <w:szCs w:val="16"/>
              </w:rPr>
              <w:t>Minor</w:t>
            </w:r>
          </w:p>
        </w:tc>
        <w:tc>
          <w:tcPr>
            <w:tcW w:w="810" w:type="dxa"/>
            <w:shd w:val="clear" w:color="auto" w:fill="auto"/>
          </w:tcPr>
          <w:p w14:paraId="7D6A4AFD" w14:textId="77777777"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14:paraId="71CBB7A8" w14:textId="77777777" w:rsidR="00AE2D92"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2F5189AA" w14:textId="77777777" w:rsidR="00AE2D92" w:rsidRPr="00D257D0" w:rsidRDefault="00AE2D92" w:rsidP="00097843">
            <w:pPr>
              <w:pStyle w:val="CommentText"/>
              <w:spacing w:before="40" w:after="40"/>
              <w:rPr>
                <w:rFonts w:cs="Arial"/>
                <w:sz w:val="16"/>
                <w:szCs w:val="16"/>
              </w:rPr>
            </w:pPr>
            <w:r w:rsidRPr="00D257D0">
              <w:rPr>
                <w:rFonts w:cs="Arial"/>
                <w:sz w:val="16"/>
                <w:szCs w:val="16"/>
              </w:rPr>
              <w:t xml:space="preserve">There is default location code. So SMS will have reference </w:t>
            </w:r>
            <w:proofErr w:type="gramStart"/>
            <w:r w:rsidRPr="00D257D0">
              <w:rPr>
                <w:rFonts w:cs="Arial"/>
                <w:sz w:val="16"/>
                <w:szCs w:val="16"/>
              </w:rPr>
              <w:t>number which</w:t>
            </w:r>
            <w:proofErr w:type="gramEnd"/>
            <w:r w:rsidRPr="00D257D0">
              <w:rPr>
                <w:rFonts w:cs="Arial"/>
                <w:sz w:val="16"/>
                <w:szCs w:val="16"/>
              </w:rPr>
              <w:t xml:space="preserve"> will contain default location code.</w:t>
            </w:r>
          </w:p>
        </w:tc>
      </w:tr>
      <w:tr w:rsidR="002512D9" w:rsidRPr="00D257D0" w14:paraId="7A86FDAC" w14:textId="77777777" w:rsidTr="002512D9">
        <w:trPr>
          <w:trHeight w:val="350"/>
        </w:trPr>
        <w:tc>
          <w:tcPr>
            <w:tcW w:w="1080" w:type="dxa"/>
            <w:shd w:val="clear" w:color="auto" w:fill="auto"/>
          </w:tcPr>
          <w:p w14:paraId="36B40C77" w14:textId="77777777" w:rsidR="00B3220B" w:rsidRPr="00D257D0" w:rsidRDefault="00B3220B" w:rsidP="00725028">
            <w:pPr>
              <w:spacing w:before="40" w:after="40"/>
              <w:rPr>
                <w:sz w:val="16"/>
                <w:szCs w:val="16"/>
              </w:rPr>
            </w:pPr>
            <w:proofErr w:type="gramStart"/>
            <w:r w:rsidRPr="00D257D0">
              <w:rPr>
                <w:sz w:val="18"/>
              </w:rPr>
              <w:t>NMS.OI.012(</w:t>
            </w:r>
            <w:proofErr w:type="gramEnd"/>
            <w:r w:rsidRPr="00D257D0">
              <w:rPr>
                <w:sz w:val="18"/>
              </w:rPr>
              <w:t>16-dec-14)</w:t>
            </w:r>
          </w:p>
        </w:tc>
        <w:tc>
          <w:tcPr>
            <w:tcW w:w="2790" w:type="dxa"/>
            <w:shd w:val="clear" w:color="auto" w:fill="auto"/>
          </w:tcPr>
          <w:p w14:paraId="344EFBEF" w14:textId="77777777" w:rsidR="00B3220B" w:rsidRPr="00D257D0" w:rsidRDefault="00B3220B" w:rsidP="00725028">
            <w:pPr>
              <w:spacing w:before="40" w:after="40"/>
              <w:rPr>
                <w:sz w:val="16"/>
                <w:szCs w:val="16"/>
              </w:rPr>
            </w:pPr>
            <w:r w:rsidRPr="00D257D0">
              <w:rPr>
                <w:sz w:val="16"/>
                <w:szCs w:val="16"/>
              </w:rPr>
              <w:t>How does the MSISDN change done for Kilkari Beneficiary?</w:t>
            </w:r>
          </w:p>
        </w:tc>
        <w:tc>
          <w:tcPr>
            <w:tcW w:w="1530" w:type="dxa"/>
            <w:shd w:val="clear" w:color="auto" w:fill="auto"/>
          </w:tcPr>
          <w:p w14:paraId="5523DD55" w14:textId="77777777"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14:paraId="5BEEFA17" w14:textId="77777777" w:rsidR="00B3220B" w:rsidRPr="00D257D0" w:rsidRDefault="00B3220B" w:rsidP="00725028">
            <w:pPr>
              <w:spacing w:before="40" w:after="40"/>
              <w:rPr>
                <w:sz w:val="16"/>
                <w:szCs w:val="16"/>
              </w:rPr>
            </w:pPr>
            <w:r w:rsidRPr="00D257D0">
              <w:rPr>
                <w:rFonts w:cs="Arial"/>
                <w:sz w:val="18"/>
              </w:rPr>
              <w:t>Major</w:t>
            </w:r>
          </w:p>
        </w:tc>
        <w:tc>
          <w:tcPr>
            <w:tcW w:w="810" w:type="dxa"/>
            <w:shd w:val="clear" w:color="auto" w:fill="auto"/>
          </w:tcPr>
          <w:p w14:paraId="79FD39FD" w14:textId="77777777"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14:paraId="02A6A5DC" w14:textId="77777777"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E35A1A4" w14:textId="77777777"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361A0B76" w14:textId="77777777" w:rsidTr="002512D9">
        <w:trPr>
          <w:trHeight w:val="350"/>
        </w:trPr>
        <w:tc>
          <w:tcPr>
            <w:tcW w:w="1080" w:type="dxa"/>
            <w:shd w:val="clear" w:color="auto" w:fill="auto"/>
          </w:tcPr>
          <w:p w14:paraId="27BEB250" w14:textId="77777777" w:rsidR="00B3220B" w:rsidRPr="00D257D0" w:rsidRDefault="00B3220B" w:rsidP="00725028">
            <w:pPr>
              <w:spacing w:before="40" w:after="40"/>
              <w:rPr>
                <w:sz w:val="16"/>
                <w:szCs w:val="16"/>
              </w:rPr>
            </w:pPr>
            <w:proofErr w:type="gramStart"/>
            <w:r w:rsidRPr="00D257D0">
              <w:rPr>
                <w:sz w:val="18"/>
              </w:rPr>
              <w:t>NMS.OI.013(</w:t>
            </w:r>
            <w:proofErr w:type="gramEnd"/>
            <w:r w:rsidRPr="00D257D0">
              <w:rPr>
                <w:sz w:val="18"/>
              </w:rPr>
              <w:t>16-dec-14)</w:t>
            </w:r>
          </w:p>
        </w:tc>
        <w:tc>
          <w:tcPr>
            <w:tcW w:w="2790" w:type="dxa"/>
            <w:shd w:val="clear" w:color="auto" w:fill="auto"/>
          </w:tcPr>
          <w:p w14:paraId="59CB603B" w14:textId="77777777" w:rsidR="00B3220B" w:rsidRPr="00D257D0" w:rsidRDefault="00B3220B" w:rsidP="00725028">
            <w:pPr>
              <w:spacing w:before="40" w:after="40"/>
              <w:rPr>
                <w:sz w:val="16"/>
                <w:szCs w:val="16"/>
              </w:rPr>
            </w:pPr>
            <w:r w:rsidRPr="00D257D0">
              <w:rPr>
                <w:sz w:val="16"/>
                <w:szCs w:val="16"/>
              </w:rPr>
              <w:t>How does the Location update done for Kilkari Beneficiary?</w:t>
            </w:r>
          </w:p>
        </w:tc>
        <w:tc>
          <w:tcPr>
            <w:tcW w:w="1530" w:type="dxa"/>
            <w:shd w:val="clear" w:color="auto" w:fill="auto"/>
          </w:tcPr>
          <w:p w14:paraId="6A37A7F9" w14:textId="77777777"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14:paraId="7433F4EA" w14:textId="77777777" w:rsidR="00B3220B" w:rsidRPr="00D257D0" w:rsidRDefault="00992E55" w:rsidP="00725028">
            <w:pPr>
              <w:spacing w:before="40" w:after="40"/>
              <w:rPr>
                <w:sz w:val="16"/>
                <w:szCs w:val="16"/>
              </w:rPr>
            </w:pPr>
            <w:r w:rsidRPr="00D257D0">
              <w:rPr>
                <w:rFonts w:cs="Arial"/>
                <w:sz w:val="18"/>
              </w:rPr>
              <w:t>Minor</w:t>
            </w:r>
          </w:p>
        </w:tc>
        <w:tc>
          <w:tcPr>
            <w:tcW w:w="810" w:type="dxa"/>
            <w:shd w:val="clear" w:color="auto" w:fill="auto"/>
          </w:tcPr>
          <w:p w14:paraId="08479FB6" w14:textId="77777777"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14:paraId="3EC6AF68" w14:textId="77777777"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743FBA6" w14:textId="77777777"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19E73C1E" w14:textId="77777777" w:rsidTr="002512D9">
        <w:trPr>
          <w:trHeight w:val="350"/>
        </w:trPr>
        <w:tc>
          <w:tcPr>
            <w:tcW w:w="1080" w:type="dxa"/>
            <w:shd w:val="clear" w:color="auto" w:fill="auto"/>
          </w:tcPr>
          <w:p w14:paraId="203686E2" w14:textId="77777777" w:rsidR="00B3220B" w:rsidRPr="00D257D0" w:rsidRDefault="00B3220B" w:rsidP="00725028">
            <w:pPr>
              <w:spacing w:before="40" w:after="40"/>
              <w:rPr>
                <w:sz w:val="16"/>
                <w:szCs w:val="16"/>
              </w:rPr>
            </w:pPr>
            <w:r w:rsidRPr="00D257D0">
              <w:rPr>
                <w:sz w:val="16"/>
                <w:szCs w:val="16"/>
              </w:rPr>
              <w:t>NMS.OI.01</w:t>
            </w:r>
            <w:r w:rsidR="0057765C" w:rsidRPr="00D257D0">
              <w:rPr>
                <w:sz w:val="16"/>
                <w:szCs w:val="16"/>
              </w:rPr>
              <w:t>4</w:t>
            </w:r>
          </w:p>
          <w:p w14:paraId="66E15DD9" w14:textId="77777777" w:rsidR="00BD00BA" w:rsidRPr="00D257D0" w:rsidRDefault="00BD00BA" w:rsidP="00725028">
            <w:pPr>
              <w:spacing w:before="40" w:after="40"/>
              <w:rPr>
                <w:sz w:val="16"/>
                <w:szCs w:val="16"/>
              </w:rPr>
            </w:pPr>
            <w:r w:rsidRPr="00D257D0">
              <w:rPr>
                <w:sz w:val="18"/>
              </w:rPr>
              <w:t>(16-dec-14)</w:t>
            </w:r>
          </w:p>
        </w:tc>
        <w:tc>
          <w:tcPr>
            <w:tcW w:w="2790" w:type="dxa"/>
            <w:shd w:val="clear" w:color="auto" w:fill="auto"/>
          </w:tcPr>
          <w:p w14:paraId="6EDA2E30" w14:textId="77777777" w:rsidR="00B3220B" w:rsidRPr="00D257D0" w:rsidRDefault="00B3220B" w:rsidP="00725028">
            <w:pPr>
              <w:spacing w:before="40" w:after="40"/>
              <w:rPr>
                <w:sz w:val="16"/>
                <w:szCs w:val="16"/>
              </w:rPr>
            </w:pPr>
            <w:r w:rsidRPr="00D257D0">
              <w:rPr>
                <w:sz w:val="16"/>
                <w:szCs w:val="16"/>
              </w:rPr>
              <w:t>Is there any notion of “verified location” as was the case in earlier case where free text could be entered? Or is it not relevant any more without call center?</w:t>
            </w:r>
          </w:p>
        </w:tc>
        <w:tc>
          <w:tcPr>
            <w:tcW w:w="1530" w:type="dxa"/>
            <w:shd w:val="clear" w:color="auto" w:fill="auto"/>
          </w:tcPr>
          <w:p w14:paraId="432AD7E8" w14:textId="77777777" w:rsidR="00B3220B" w:rsidRPr="00D257D0" w:rsidRDefault="00B3220B" w:rsidP="00725028">
            <w:pPr>
              <w:spacing w:before="40" w:after="40"/>
              <w:rPr>
                <w:sz w:val="16"/>
                <w:szCs w:val="16"/>
              </w:rPr>
            </w:pPr>
            <w:r w:rsidRPr="00D257D0">
              <w:rPr>
                <w:sz w:val="16"/>
                <w:szCs w:val="16"/>
              </w:rPr>
              <w:t>NMS.GEN.LOC.004</w:t>
            </w:r>
          </w:p>
          <w:p w14:paraId="5DA9AB7B" w14:textId="77777777" w:rsidR="00B3220B" w:rsidRPr="00D257D0" w:rsidRDefault="00B3220B" w:rsidP="00725028">
            <w:pPr>
              <w:spacing w:before="40" w:after="40"/>
              <w:rPr>
                <w:sz w:val="16"/>
                <w:szCs w:val="16"/>
              </w:rPr>
            </w:pPr>
            <w:r w:rsidRPr="00D257D0">
              <w:rPr>
                <w:sz w:val="16"/>
                <w:szCs w:val="16"/>
              </w:rPr>
              <w:t>NMS.GEN.FLW.003</w:t>
            </w:r>
          </w:p>
        </w:tc>
        <w:tc>
          <w:tcPr>
            <w:tcW w:w="630" w:type="dxa"/>
            <w:shd w:val="clear" w:color="auto" w:fill="auto"/>
          </w:tcPr>
          <w:p w14:paraId="51248378" w14:textId="77777777" w:rsidR="00B3220B" w:rsidRPr="00D257D0" w:rsidRDefault="00B3220B" w:rsidP="00725028">
            <w:pPr>
              <w:spacing w:before="40" w:after="40"/>
              <w:rPr>
                <w:sz w:val="16"/>
                <w:szCs w:val="16"/>
              </w:rPr>
            </w:pPr>
            <w:r w:rsidRPr="00D257D0">
              <w:rPr>
                <w:sz w:val="16"/>
                <w:szCs w:val="16"/>
              </w:rPr>
              <w:t>Major</w:t>
            </w:r>
          </w:p>
        </w:tc>
        <w:tc>
          <w:tcPr>
            <w:tcW w:w="810" w:type="dxa"/>
            <w:shd w:val="clear" w:color="auto" w:fill="auto"/>
          </w:tcPr>
          <w:p w14:paraId="00D4811E" w14:textId="77777777" w:rsidR="00B3220B" w:rsidRPr="00D257D0" w:rsidRDefault="00B3220B" w:rsidP="00725028">
            <w:pPr>
              <w:spacing w:before="40" w:after="40"/>
              <w:rPr>
                <w:sz w:val="16"/>
                <w:szCs w:val="16"/>
              </w:rPr>
            </w:pPr>
            <w:r w:rsidRPr="00D257D0">
              <w:rPr>
                <w:sz w:val="16"/>
                <w:szCs w:val="16"/>
              </w:rPr>
              <w:t>BBCMA/ GF</w:t>
            </w:r>
          </w:p>
        </w:tc>
        <w:tc>
          <w:tcPr>
            <w:tcW w:w="720" w:type="dxa"/>
            <w:shd w:val="clear" w:color="auto" w:fill="92D050"/>
          </w:tcPr>
          <w:p w14:paraId="736A0C4D" w14:textId="77777777" w:rsidR="00B3220B" w:rsidRPr="00D257D0" w:rsidRDefault="0014071A"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666CCDA" w14:textId="77777777" w:rsidR="0014071A" w:rsidRPr="00D257D0" w:rsidRDefault="0014071A" w:rsidP="0014071A">
            <w:pPr>
              <w:pStyle w:val="CommentText"/>
              <w:spacing w:before="40" w:after="40"/>
              <w:rPr>
                <w:rFonts w:cs="Arial"/>
                <w:sz w:val="16"/>
                <w:szCs w:val="16"/>
              </w:rPr>
            </w:pPr>
            <w:r w:rsidRPr="00D257D0">
              <w:rPr>
                <w:rFonts w:cs="Arial"/>
                <w:sz w:val="16"/>
                <w:szCs w:val="16"/>
              </w:rPr>
              <w:t xml:space="preserve">23-Dec-2014: </w:t>
            </w:r>
          </w:p>
          <w:p w14:paraId="70CD9558" w14:textId="77777777" w:rsidR="00B3220B" w:rsidRPr="00D257D0" w:rsidRDefault="0014071A" w:rsidP="0014071A">
            <w:pPr>
              <w:pStyle w:val="CommentText"/>
              <w:spacing w:before="40" w:after="40"/>
              <w:rPr>
                <w:rFonts w:cs="Arial"/>
                <w:sz w:val="16"/>
                <w:szCs w:val="16"/>
              </w:rPr>
            </w:pPr>
            <w:r w:rsidRPr="00D257D0">
              <w:rPr>
                <w:rFonts w:cs="Arial"/>
                <w:sz w:val="16"/>
                <w:szCs w:val="16"/>
              </w:rPr>
              <w:t xml:space="preserve">There is no notion of verified location in new system. </w:t>
            </w:r>
          </w:p>
        </w:tc>
      </w:tr>
      <w:tr w:rsidR="002512D9" w:rsidRPr="00D257D0" w14:paraId="140D857B" w14:textId="77777777" w:rsidTr="002512D9">
        <w:trPr>
          <w:trHeight w:val="350"/>
        </w:trPr>
        <w:tc>
          <w:tcPr>
            <w:tcW w:w="1080" w:type="dxa"/>
            <w:shd w:val="clear" w:color="auto" w:fill="auto"/>
          </w:tcPr>
          <w:p w14:paraId="56FA1B25" w14:textId="77777777" w:rsidR="00B90ADB" w:rsidRPr="00D257D0" w:rsidRDefault="00B90ADB" w:rsidP="0057765C">
            <w:pPr>
              <w:spacing w:before="40" w:after="40"/>
              <w:rPr>
                <w:sz w:val="16"/>
                <w:szCs w:val="16"/>
              </w:rPr>
            </w:pPr>
            <w:r w:rsidRPr="00D257D0">
              <w:rPr>
                <w:sz w:val="16"/>
                <w:szCs w:val="16"/>
              </w:rPr>
              <w:t>NMS.OI.015</w:t>
            </w:r>
          </w:p>
          <w:p w14:paraId="53F048E3" w14:textId="77777777" w:rsidR="00B90ADB" w:rsidRPr="00D257D0" w:rsidRDefault="00B90ADB" w:rsidP="0057765C">
            <w:pPr>
              <w:spacing w:before="40" w:after="40"/>
              <w:rPr>
                <w:sz w:val="16"/>
                <w:szCs w:val="16"/>
              </w:rPr>
            </w:pPr>
            <w:r w:rsidRPr="00D257D0">
              <w:rPr>
                <w:sz w:val="18"/>
              </w:rPr>
              <w:t>(16-dec-14)</w:t>
            </w:r>
          </w:p>
        </w:tc>
        <w:tc>
          <w:tcPr>
            <w:tcW w:w="2790" w:type="dxa"/>
            <w:shd w:val="clear" w:color="auto" w:fill="auto"/>
          </w:tcPr>
          <w:p w14:paraId="4428FC43" w14:textId="77777777" w:rsidR="00B90ADB" w:rsidRPr="00D257D0" w:rsidRDefault="00B90ADB" w:rsidP="0057765C">
            <w:pPr>
              <w:spacing w:before="40" w:after="40"/>
              <w:rPr>
                <w:sz w:val="16"/>
                <w:szCs w:val="16"/>
              </w:rPr>
            </w:pPr>
            <w:r w:rsidRPr="00D257D0">
              <w:rPr>
                <w:sz w:val="16"/>
                <w:szCs w:val="16"/>
              </w:rPr>
              <w:t xml:space="preserve">How Circle shall be used to derive state information because circles </w:t>
            </w:r>
            <w:proofErr w:type="gramStart"/>
            <w:r w:rsidRPr="00D257D0">
              <w:rPr>
                <w:sz w:val="16"/>
                <w:szCs w:val="16"/>
              </w:rPr>
              <w:t>have both</w:t>
            </w:r>
            <w:proofErr w:type="gramEnd"/>
            <w:r w:rsidRPr="00D257D0">
              <w:rPr>
                <w:sz w:val="16"/>
                <w:szCs w:val="16"/>
              </w:rPr>
              <w:t xml:space="preserve"> many-to-one, one-to-one and one-to-many relation with state? Who shall give state information from circle? The capping is also state driven so for users coming via IVR should have corresponding state information.</w:t>
            </w:r>
          </w:p>
        </w:tc>
        <w:tc>
          <w:tcPr>
            <w:tcW w:w="1530" w:type="dxa"/>
            <w:shd w:val="clear" w:color="auto" w:fill="auto"/>
          </w:tcPr>
          <w:p w14:paraId="73628156" w14:textId="77777777" w:rsidR="00B90ADB" w:rsidRPr="00D257D0" w:rsidRDefault="00B90ADB" w:rsidP="00725028">
            <w:pPr>
              <w:spacing w:before="40" w:after="40"/>
              <w:rPr>
                <w:sz w:val="16"/>
                <w:szCs w:val="16"/>
              </w:rPr>
            </w:pPr>
            <w:r w:rsidRPr="00D257D0">
              <w:rPr>
                <w:rFonts w:cs="Arial"/>
                <w:sz w:val="18"/>
              </w:rPr>
              <w:t>NMS.MA.LANG.001</w:t>
            </w:r>
          </w:p>
        </w:tc>
        <w:tc>
          <w:tcPr>
            <w:tcW w:w="630" w:type="dxa"/>
            <w:shd w:val="clear" w:color="auto" w:fill="auto"/>
          </w:tcPr>
          <w:p w14:paraId="2508A8C5" w14:textId="77777777" w:rsidR="00B90ADB" w:rsidRPr="00D257D0" w:rsidRDefault="00B90ADB" w:rsidP="00725028">
            <w:pPr>
              <w:spacing w:before="40" w:after="40"/>
              <w:rPr>
                <w:b/>
                <w:sz w:val="16"/>
                <w:szCs w:val="16"/>
              </w:rPr>
            </w:pPr>
            <w:r w:rsidRPr="00D257D0">
              <w:rPr>
                <w:b/>
                <w:sz w:val="16"/>
                <w:szCs w:val="16"/>
              </w:rPr>
              <w:t>Critical</w:t>
            </w:r>
          </w:p>
        </w:tc>
        <w:tc>
          <w:tcPr>
            <w:tcW w:w="810" w:type="dxa"/>
            <w:shd w:val="clear" w:color="auto" w:fill="auto"/>
          </w:tcPr>
          <w:p w14:paraId="583F5007" w14:textId="77777777"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14:paraId="0FEDFACE" w14:textId="77777777" w:rsidR="00B90ADB" w:rsidRPr="00D257D0" w:rsidRDefault="00C04CB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37BB77A5" w14:textId="77777777" w:rsidR="00F35188" w:rsidRPr="00D257D0" w:rsidRDefault="008F43EC" w:rsidP="008134C3">
            <w:pPr>
              <w:pStyle w:val="CommentText"/>
              <w:spacing w:before="40" w:after="40"/>
              <w:rPr>
                <w:rFonts w:cs="Arial"/>
                <w:sz w:val="16"/>
                <w:szCs w:val="16"/>
              </w:rPr>
            </w:pPr>
            <w:r w:rsidRPr="00D257D0">
              <w:rPr>
                <w:rFonts w:cs="Arial"/>
                <w:sz w:val="16"/>
                <w:szCs w:val="16"/>
              </w:rPr>
              <w:t xml:space="preserve">23-Dec-2014: </w:t>
            </w:r>
          </w:p>
          <w:p w14:paraId="2DE9C15F" w14:textId="77777777" w:rsidR="00EF788C" w:rsidRPr="00D257D0" w:rsidRDefault="00AB7178" w:rsidP="0093327A">
            <w:pPr>
              <w:pStyle w:val="CommentText"/>
              <w:spacing w:before="40" w:after="40"/>
              <w:rPr>
                <w:rFonts w:cs="Arial"/>
                <w:sz w:val="16"/>
                <w:szCs w:val="16"/>
              </w:rPr>
            </w:pPr>
            <w:r w:rsidRPr="00D257D0">
              <w:rPr>
                <w:rFonts w:cs="Arial"/>
                <w:sz w:val="16"/>
                <w:szCs w:val="16"/>
              </w:rPr>
              <w:t>Requirements captured in section 3.1.4.</w:t>
            </w:r>
          </w:p>
          <w:p w14:paraId="7BAC1779" w14:textId="77777777" w:rsidR="008F43EC" w:rsidRPr="00D257D0" w:rsidRDefault="008F43EC" w:rsidP="0093327A">
            <w:pPr>
              <w:pStyle w:val="CommentText"/>
              <w:spacing w:before="40" w:after="40"/>
              <w:rPr>
                <w:rFonts w:cs="Arial"/>
                <w:sz w:val="16"/>
                <w:szCs w:val="16"/>
              </w:rPr>
            </w:pPr>
          </w:p>
        </w:tc>
      </w:tr>
      <w:tr w:rsidR="002512D9" w:rsidRPr="00D257D0" w14:paraId="188F3E10" w14:textId="77777777" w:rsidTr="002512D9">
        <w:trPr>
          <w:trHeight w:val="350"/>
        </w:trPr>
        <w:tc>
          <w:tcPr>
            <w:tcW w:w="1080" w:type="dxa"/>
            <w:shd w:val="clear" w:color="auto" w:fill="auto"/>
          </w:tcPr>
          <w:p w14:paraId="65C6715C" w14:textId="77777777" w:rsidR="00B90ADB" w:rsidRPr="00D257D0" w:rsidRDefault="00B90ADB" w:rsidP="008134C3">
            <w:pPr>
              <w:spacing w:before="40" w:after="40"/>
              <w:rPr>
                <w:sz w:val="16"/>
                <w:szCs w:val="16"/>
              </w:rPr>
            </w:pPr>
            <w:r w:rsidRPr="00D257D0">
              <w:rPr>
                <w:sz w:val="16"/>
                <w:szCs w:val="16"/>
              </w:rPr>
              <w:t>NMS.OI.016</w:t>
            </w:r>
          </w:p>
          <w:p w14:paraId="08F7C0AD" w14:textId="77777777" w:rsidR="00B90ADB" w:rsidRPr="00D257D0" w:rsidRDefault="00B90ADB" w:rsidP="008134C3">
            <w:pPr>
              <w:spacing w:before="40" w:after="40"/>
              <w:rPr>
                <w:sz w:val="16"/>
                <w:szCs w:val="16"/>
              </w:rPr>
            </w:pPr>
            <w:r w:rsidRPr="00D257D0">
              <w:rPr>
                <w:sz w:val="18"/>
              </w:rPr>
              <w:t>(16-dec-14)</w:t>
            </w:r>
          </w:p>
        </w:tc>
        <w:tc>
          <w:tcPr>
            <w:tcW w:w="2790" w:type="dxa"/>
            <w:shd w:val="clear" w:color="auto" w:fill="auto"/>
          </w:tcPr>
          <w:p w14:paraId="23A74FB1" w14:textId="77777777" w:rsidR="00B90ADB" w:rsidRPr="00D257D0" w:rsidRDefault="00B90ADB" w:rsidP="008134C3">
            <w:pPr>
              <w:spacing w:before="40" w:after="40"/>
              <w:rPr>
                <w:sz w:val="16"/>
                <w:szCs w:val="16"/>
              </w:rPr>
            </w:pPr>
            <w:r w:rsidRPr="00D257D0">
              <w:rPr>
                <w:sz w:val="16"/>
                <w:szCs w:val="16"/>
              </w:rPr>
              <w:t>Is it ok that for KK, we are deriving language information from registration information and for MA/</w:t>
            </w:r>
            <w:proofErr w:type="gramStart"/>
            <w:r w:rsidRPr="00D257D0">
              <w:rPr>
                <w:sz w:val="16"/>
                <w:szCs w:val="16"/>
              </w:rPr>
              <w:t>MK,</w:t>
            </w:r>
            <w:proofErr w:type="gramEnd"/>
            <w:r w:rsidRPr="00D257D0">
              <w:rPr>
                <w:sz w:val="16"/>
                <w:szCs w:val="16"/>
              </w:rPr>
              <w:t xml:space="preserve"> we are deriving it from incoming call and MSISDN number?</w:t>
            </w:r>
          </w:p>
        </w:tc>
        <w:tc>
          <w:tcPr>
            <w:tcW w:w="1530" w:type="dxa"/>
            <w:shd w:val="clear" w:color="auto" w:fill="auto"/>
          </w:tcPr>
          <w:p w14:paraId="64A8FE88" w14:textId="77777777" w:rsidR="00B90ADB" w:rsidRPr="00D257D0" w:rsidRDefault="00B90ADB" w:rsidP="008134C3">
            <w:pPr>
              <w:spacing w:before="40" w:after="40"/>
              <w:rPr>
                <w:sz w:val="16"/>
                <w:szCs w:val="16"/>
              </w:rPr>
            </w:pPr>
            <w:r w:rsidRPr="00D257D0">
              <w:rPr>
                <w:rFonts w:cs="Arial"/>
                <w:sz w:val="18"/>
              </w:rPr>
              <w:t>NMS.MA.LANG.001</w:t>
            </w:r>
          </w:p>
        </w:tc>
        <w:tc>
          <w:tcPr>
            <w:tcW w:w="630" w:type="dxa"/>
            <w:shd w:val="clear" w:color="auto" w:fill="auto"/>
          </w:tcPr>
          <w:p w14:paraId="4239A151" w14:textId="77777777" w:rsidR="00B90ADB" w:rsidRPr="00D257D0" w:rsidRDefault="00B90ADB" w:rsidP="008134C3">
            <w:pPr>
              <w:spacing w:before="40" w:after="40"/>
              <w:rPr>
                <w:sz w:val="16"/>
                <w:szCs w:val="16"/>
              </w:rPr>
            </w:pPr>
            <w:r w:rsidRPr="00D257D0">
              <w:rPr>
                <w:sz w:val="16"/>
                <w:szCs w:val="16"/>
              </w:rPr>
              <w:t>Major</w:t>
            </w:r>
          </w:p>
        </w:tc>
        <w:tc>
          <w:tcPr>
            <w:tcW w:w="810" w:type="dxa"/>
            <w:shd w:val="clear" w:color="auto" w:fill="auto"/>
          </w:tcPr>
          <w:p w14:paraId="37EE6835" w14:textId="77777777"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14:paraId="5020938B" w14:textId="77777777" w:rsidR="00B90ADB" w:rsidRPr="00D257D0" w:rsidRDefault="0006005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0CC9109E" w14:textId="77777777" w:rsidR="00B90ADB" w:rsidRPr="00D257D0" w:rsidRDefault="0006005D" w:rsidP="00E74813">
            <w:pPr>
              <w:pStyle w:val="CommentText"/>
              <w:spacing w:before="40" w:after="40"/>
              <w:rPr>
                <w:rFonts w:cs="Arial"/>
                <w:sz w:val="16"/>
                <w:szCs w:val="16"/>
              </w:rPr>
            </w:pPr>
            <w:r w:rsidRPr="00D257D0">
              <w:rPr>
                <w:rFonts w:cs="Arial"/>
                <w:sz w:val="16"/>
                <w:szCs w:val="16"/>
              </w:rPr>
              <w:t xml:space="preserve">19Jan2015:  </w:t>
            </w:r>
            <w:r w:rsidR="00E74813" w:rsidRPr="00D257D0">
              <w:rPr>
                <w:rFonts w:cs="Arial"/>
                <w:sz w:val="16"/>
                <w:szCs w:val="16"/>
              </w:rPr>
              <w:t>Refer NMS.OI.015</w:t>
            </w:r>
          </w:p>
        </w:tc>
      </w:tr>
      <w:tr w:rsidR="002512D9" w:rsidRPr="00D257D0" w14:paraId="79CAC5CB" w14:textId="77777777" w:rsidTr="002512D9">
        <w:trPr>
          <w:trHeight w:val="1027"/>
        </w:trPr>
        <w:tc>
          <w:tcPr>
            <w:tcW w:w="1080" w:type="dxa"/>
            <w:shd w:val="clear" w:color="auto" w:fill="auto"/>
          </w:tcPr>
          <w:p w14:paraId="4A4CBC49" w14:textId="77777777" w:rsidR="00F25802" w:rsidRPr="00D257D0" w:rsidRDefault="00F25802" w:rsidP="008134C3">
            <w:pPr>
              <w:spacing w:before="40" w:after="40"/>
              <w:rPr>
                <w:sz w:val="16"/>
                <w:szCs w:val="16"/>
              </w:rPr>
            </w:pPr>
            <w:r w:rsidRPr="00D257D0">
              <w:rPr>
                <w:sz w:val="16"/>
                <w:szCs w:val="16"/>
              </w:rPr>
              <w:t>NMS.OI.017</w:t>
            </w:r>
          </w:p>
          <w:p w14:paraId="7CE01981" w14:textId="77777777" w:rsidR="00F25802" w:rsidRPr="00D257D0" w:rsidRDefault="00F25802" w:rsidP="008134C3">
            <w:pPr>
              <w:spacing w:before="40" w:after="40"/>
              <w:rPr>
                <w:sz w:val="16"/>
                <w:szCs w:val="16"/>
              </w:rPr>
            </w:pPr>
            <w:r w:rsidRPr="00D257D0">
              <w:rPr>
                <w:sz w:val="18"/>
              </w:rPr>
              <w:t>(16-dec-14)</w:t>
            </w:r>
          </w:p>
        </w:tc>
        <w:tc>
          <w:tcPr>
            <w:tcW w:w="2790" w:type="dxa"/>
            <w:shd w:val="clear" w:color="auto" w:fill="auto"/>
          </w:tcPr>
          <w:p w14:paraId="3C3F53AA" w14:textId="77777777" w:rsidR="00F25802" w:rsidRPr="00D257D0" w:rsidRDefault="00F25802" w:rsidP="008134C3">
            <w:pPr>
              <w:spacing w:before="40" w:after="40"/>
              <w:rPr>
                <w:sz w:val="16"/>
                <w:szCs w:val="16"/>
              </w:rPr>
            </w:pPr>
            <w:r w:rsidRPr="00D257D0">
              <w:rPr>
                <w:sz w:val="16"/>
                <w:szCs w:val="16"/>
              </w:rPr>
              <w:t xml:space="preserve">For MA, is it correct understanding that all quizzes must be taken before the certificate is issued or just </w:t>
            </w:r>
            <w:proofErr w:type="gramStart"/>
            <w:r w:rsidRPr="00D257D0">
              <w:rPr>
                <w:sz w:val="16"/>
                <w:szCs w:val="16"/>
              </w:rPr>
              <w:t>the  passing</w:t>
            </w:r>
            <w:proofErr w:type="gramEnd"/>
            <w:r w:rsidRPr="00D257D0">
              <w:rPr>
                <w:sz w:val="16"/>
                <w:szCs w:val="16"/>
              </w:rPr>
              <w:t xml:space="preserve"> marks is the criteria?</w:t>
            </w:r>
          </w:p>
        </w:tc>
        <w:tc>
          <w:tcPr>
            <w:tcW w:w="1530" w:type="dxa"/>
            <w:shd w:val="clear" w:color="auto" w:fill="auto"/>
          </w:tcPr>
          <w:p w14:paraId="64796684" w14:textId="77777777" w:rsidR="00F25802" w:rsidRPr="00D257D0" w:rsidRDefault="00F25802" w:rsidP="008134C3">
            <w:pPr>
              <w:spacing w:before="40" w:after="40"/>
              <w:rPr>
                <w:sz w:val="16"/>
                <w:szCs w:val="16"/>
              </w:rPr>
            </w:pPr>
            <w:r w:rsidRPr="00D257D0">
              <w:rPr>
                <w:rFonts w:cs="Arial"/>
                <w:sz w:val="18"/>
              </w:rPr>
              <w:t>NMS.MA.COURSE.002</w:t>
            </w:r>
          </w:p>
        </w:tc>
        <w:tc>
          <w:tcPr>
            <w:tcW w:w="630" w:type="dxa"/>
            <w:shd w:val="clear" w:color="auto" w:fill="auto"/>
          </w:tcPr>
          <w:p w14:paraId="205EB3EA" w14:textId="77777777" w:rsidR="00F25802" w:rsidRPr="00D257D0" w:rsidRDefault="00F25802" w:rsidP="008134C3">
            <w:pPr>
              <w:spacing w:before="40" w:after="40"/>
              <w:rPr>
                <w:sz w:val="16"/>
                <w:szCs w:val="16"/>
              </w:rPr>
            </w:pPr>
            <w:r w:rsidRPr="00D257D0">
              <w:rPr>
                <w:sz w:val="16"/>
                <w:szCs w:val="16"/>
              </w:rPr>
              <w:t>Major</w:t>
            </w:r>
          </w:p>
        </w:tc>
        <w:tc>
          <w:tcPr>
            <w:tcW w:w="810" w:type="dxa"/>
            <w:shd w:val="clear" w:color="auto" w:fill="auto"/>
          </w:tcPr>
          <w:p w14:paraId="6C28E94D" w14:textId="77777777" w:rsidR="00F25802" w:rsidRPr="00D257D0" w:rsidRDefault="00F25802" w:rsidP="008134C3">
            <w:pPr>
              <w:spacing w:before="40" w:after="40"/>
              <w:rPr>
                <w:sz w:val="16"/>
                <w:szCs w:val="16"/>
              </w:rPr>
            </w:pPr>
            <w:r w:rsidRPr="00D257D0">
              <w:rPr>
                <w:sz w:val="16"/>
                <w:szCs w:val="16"/>
              </w:rPr>
              <w:t>BBCMA/ GF</w:t>
            </w:r>
          </w:p>
        </w:tc>
        <w:tc>
          <w:tcPr>
            <w:tcW w:w="720" w:type="dxa"/>
            <w:shd w:val="clear" w:color="auto" w:fill="92D050"/>
          </w:tcPr>
          <w:p w14:paraId="788B323E" w14:textId="77777777" w:rsidR="00F25802" w:rsidRPr="00D257D0" w:rsidRDefault="00C9354A"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0F137DB8" w14:textId="77777777" w:rsidR="00F25802" w:rsidRPr="00D257D0" w:rsidRDefault="00C9354A" w:rsidP="00C9354A">
            <w:pPr>
              <w:pStyle w:val="CommentText"/>
              <w:spacing w:before="40" w:after="40"/>
              <w:rPr>
                <w:rFonts w:cs="Arial"/>
                <w:sz w:val="16"/>
                <w:szCs w:val="16"/>
              </w:rPr>
            </w:pPr>
            <w:r w:rsidRPr="00D257D0">
              <w:rPr>
                <w:rFonts w:cs="Arial"/>
                <w:sz w:val="16"/>
                <w:szCs w:val="16"/>
              </w:rPr>
              <w:t xml:space="preserve">19Jan2015:  Full course must be done. </w:t>
            </w:r>
          </w:p>
        </w:tc>
      </w:tr>
      <w:tr w:rsidR="002512D9" w:rsidRPr="00D257D0" w14:paraId="239CB253" w14:textId="77777777" w:rsidTr="002512D9">
        <w:trPr>
          <w:trHeight w:val="350"/>
        </w:trPr>
        <w:tc>
          <w:tcPr>
            <w:tcW w:w="1080" w:type="dxa"/>
            <w:shd w:val="clear" w:color="auto" w:fill="auto"/>
          </w:tcPr>
          <w:p w14:paraId="731307A9" w14:textId="77777777" w:rsidR="004C1ABC" w:rsidRPr="00D257D0" w:rsidRDefault="004C1ABC" w:rsidP="004C1ABC">
            <w:pPr>
              <w:spacing w:before="40" w:after="40"/>
              <w:rPr>
                <w:sz w:val="16"/>
                <w:szCs w:val="16"/>
              </w:rPr>
            </w:pPr>
            <w:r w:rsidRPr="00D257D0">
              <w:rPr>
                <w:sz w:val="16"/>
                <w:szCs w:val="16"/>
              </w:rPr>
              <w:t>NMS.OI.018</w:t>
            </w:r>
          </w:p>
          <w:p w14:paraId="3C19D59B" w14:textId="77777777" w:rsidR="004C1ABC" w:rsidRPr="00D257D0" w:rsidRDefault="004C1ABC" w:rsidP="004C1ABC">
            <w:pPr>
              <w:spacing w:before="40" w:after="40"/>
              <w:rPr>
                <w:sz w:val="16"/>
                <w:szCs w:val="16"/>
              </w:rPr>
            </w:pPr>
            <w:r w:rsidRPr="00D257D0">
              <w:rPr>
                <w:sz w:val="18"/>
              </w:rPr>
              <w:t>(16-dec-14)</w:t>
            </w:r>
          </w:p>
        </w:tc>
        <w:tc>
          <w:tcPr>
            <w:tcW w:w="2790" w:type="dxa"/>
            <w:shd w:val="clear" w:color="auto" w:fill="auto"/>
          </w:tcPr>
          <w:p w14:paraId="462474D9" w14:textId="77777777" w:rsidR="004C1ABC" w:rsidRPr="00D257D0" w:rsidRDefault="004C1ABC" w:rsidP="008134C3">
            <w:pPr>
              <w:spacing w:before="40" w:after="40"/>
              <w:rPr>
                <w:sz w:val="16"/>
                <w:szCs w:val="16"/>
              </w:rPr>
            </w:pPr>
            <w:r w:rsidRPr="00D257D0">
              <w:rPr>
                <w:sz w:val="16"/>
                <w:szCs w:val="16"/>
              </w:rPr>
              <w:t xml:space="preserve">How an </w:t>
            </w:r>
            <w:r w:rsidR="00C349C3" w:rsidRPr="00D257D0">
              <w:rPr>
                <w:sz w:val="16"/>
                <w:szCs w:val="16"/>
              </w:rPr>
              <w:t>FLW (</w:t>
            </w:r>
            <w:r w:rsidRPr="00D257D0">
              <w:rPr>
                <w:sz w:val="16"/>
                <w:szCs w:val="16"/>
              </w:rPr>
              <w:t>ASHA/ANM/USHA</w:t>
            </w:r>
            <w:r w:rsidR="00C349C3" w:rsidRPr="00D257D0">
              <w:rPr>
                <w:sz w:val="16"/>
                <w:szCs w:val="16"/>
              </w:rPr>
              <w:t>)</w:t>
            </w:r>
            <w:r w:rsidRPr="00D257D0">
              <w:rPr>
                <w:sz w:val="16"/>
                <w:szCs w:val="16"/>
              </w:rPr>
              <w:t xml:space="preserve"> is identified?</w:t>
            </w:r>
            <w:r w:rsidR="00DA461F" w:rsidRPr="00D257D0">
              <w:rPr>
                <w:sz w:val="16"/>
                <w:szCs w:val="16"/>
              </w:rPr>
              <w:t xml:space="preserve"> Is this unique across the whole state.</w:t>
            </w:r>
          </w:p>
          <w:p w14:paraId="7FA384FE" w14:textId="77777777" w:rsidR="00DA461F" w:rsidRPr="00D257D0" w:rsidRDefault="00DA461F" w:rsidP="00DA461F">
            <w:pPr>
              <w:spacing w:before="40" w:after="40"/>
              <w:rPr>
                <w:sz w:val="16"/>
                <w:szCs w:val="16"/>
              </w:rPr>
            </w:pPr>
            <w:r w:rsidRPr="00D257D0">
              <w:rPr>
                <w:sz w:val="16"/>
                <w:szCs w:val="16"/>
              </w:rPr>
              <w:t>Does NMS also generate some unique id? If yes, what is the link between these two identifiers?</w:t>
            </w:r>
          </w:p>
          <w:p w14:paraId="3F31EE26" w14:textId="77777777" w:rsidR="00B8236B" w:rsidRPr="00D257D0" w:rsidRDefault="00B8236B" w:rsidP="00DA461F">
            <w:pPr>
              <w:spacing w:before="40" w:after="40"/>
              <w:rPr>
                <w:sz w:val="16"/>
                <w:szCs w:val="16"/>
              </w:rPr>
            </w:pPr>
            <w:r w:rsidRPr="00D257D0">
              <w:rPr>
                <w:sz w:val="16"/>
                <w:szCs w:val="16"/>
              </w:rPr>
              <w:t>Related questions are:</w:t>
            </w:r>
          </w:p>
          <w:p w14:paraId="7989F49A" w14:textId="77777777" w:rsidR="00B8236B" w:rsidRPr="00D257D0" w:rsidRDefault="00B8236B" w:rsidP="00B8236B">
            <w:pPr>
              <w:pStyle w:val="CommentText"/>
              <w:numPr>
                <w:ilvl w:val="0"/>
                <w:numId w:val="12"/>
              </w:numPr>
              <w:spacing w:before="60" w:after="60"/>
              <w:rPr>
                <w:rFonts w:cs="Arial"/>
                <w:sz w:val="16"/>
              </w:rPr>
            </w:pPr>
            <w:r w:rsidRPr="00D257D0">
              <w:rPr>
                <w:rFonts w:cs="Arial"/>
                <w:sz w:val="16"/>
              </w:rPr>
              <w:t>It is not clear if same FLW ID is used with new number, then will it be accepted/updated or rejected?</w:t>
            </w:r>
          </w:p>
          <w:p w14:paraId="3C79BF1E" w14:textId="77777777" w:rsidR="00B8236B" w:rsidRPr="00D257D0" w:rsidRDefault="00B8236B" w:rsidP="00B8236B">
            <w:pPr>
              <w:pStyle w:val="CommentText"/>
              <w:numPr>
                <w:ilvl w:val="0"/>
                <w:numId w:val="12"/>
              </w:numPr>
              <w:spacing w:before="60" w:after="60"/>
              <w:rPr>
                <w:rFonts w:cs="Arial"/>
                <w:sz w:val="18"/>
              </w:rPr>
            </w:pPr>
            <w:r w:rsidRPr="00D257D0">
              <w:rPr>
                <w:rFonts w:cs="Arial"/>
                <w:sz w:val="16"/>
              </w:rPr>
              <w:t>It is not clear if new FLW ID is used with same number, then will it be accepted/updated or rejected?</w:t>
            </w:r>
          </w:p>
        </w:tc>
        <w:tc>
          <w:tcPr>
            <w:tcW w:w="1530" w:type="dxa"/>
            <w:shd w:val="clear" w:color="auto" w:fill="auto"/>
          </w:tcPr>
          <w:p w14:paraId="25A5AF73" w14:textId="77777777" w:rsidR="004C1ABC" w:rsidRPr="00D257D0" w:rsidRDefault="004C1ABC" w:rsidP="008134C3">
            <w:pPr>
              <w:spacing w:before="40" w:after="40"/>
              <w:rPr>
                <w:rFonts w:cs="Arial"/>
                <w:sz w:val="18"/>
              </w:rPr>
            </w:pPr>
            <w:r w:rsidRPr="00D257D0">
              <w:rPr>
                <w:rFonts w:cs="Arial"/>
                <w:sz w:val="18"/>
                <w:szCs w:val="18"/>
              </w:rPr>
              <w:t>NMS.GEN.FLW.002</w:t>
            </w:r>
          </w:p>
        </w:tc>
        <w:tc>
          <w:tcPr>
            <w:tcW w:w="630" w:type="dxa"/>
            <w:shd w:val="clear" w:color="auto" w:fill="auto"/>
          </w:tcPr>
          <w:p w14:paraId="6048A88A" w14:textId="77777777" w:rsidR="004C1ABC" w:rsidRPr="00D257D0" w:rsidRDefault="004C1ABC" w:rsidP="008134C3">
            <w:pPr>
              <w:spacing w:before="40" w:after="40"/>
              <w:rPr>
                <w:b/>
                <w:sz w:val="16"/>
                <w:szCs w:val="16"/>
              </w:rPr>
            </w:pPr>
            <w:r w:rsidRPr="00D257D0">
              <w:rPr>
                <w:b/>
                <w:sz w:val="16"/>
                <w:szCs w:val="16"/>
              </w:rPr>
              <w:t>Critical</w:t>
            </w:r>
          </w:p>
        </w:tc>
        <w:tc>
          <w:tcPr>
            <w:tcW w:w="810" w:type="dxa"/>
            <w:shd w:val="clear" w:color="auto" w:fill="auto"/>
          </w:tcPr>
          <w:p w14:paraId="5E76A733" w14:textId="77777777" w:rsidR="004C1ABC" w:rsidRPr="00D257D0" w:rsidRDefault="004C1ABC" w:rsidP="008134C3">
            <w:pPr>
              <w:spacing w:before="40" w:after="40"/>
              <w:rPr>
                <w:sz w:val="16"/>
                <w:szCs w:val="16"/>
              </w:rPr>
            </w:pPr>
            <w:r w:rsidRPr="00D257D0">
              <w:rPr>
                <w:sz w:val="16"/>
                <w:szCs w:val="16"/>
              </w:rPr>
              <w:t>BBCMA/ GF</w:t>
            </w:r>
          </w:p>
        </w:tc>
        <w:tc>
          <w:tcPr>
            <w:tcW w:w="720" w:type="dxa"/>
            <w:shd w:val="clear" w:color="auto" w:fill="92D050"/>
          </w:tcPr>
          <w:p w14:paraId="08F92D0B" w14:textId="77777777" w:rsidR="004C1ABC" w:rsidRPr="00D257D0" w:rsidRDefault="003A153B"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5A41A67B" w14:textId="77777777" w:rsidR="004C1ABC" w:rsidRPr="00D257D0" w:rsidRDefault="00305538" w:rsidP="00305538">
            <w:pPr>
              <w:pStyle w:val="CommentText"/>
              <w:spacing w:before="40" w:after="40"/>
              <w:rPr>
                <w:rFonts w:cs="Arial"/>
                <w:sz w:val="16"/>
                <w:szCs w:val="16"/>
              </w:rPr>
            </w:pPr>
            <w:r w:rsidRPr="00D257D0">
              <w:rPr>
                <w:rFonts w:cs="Arial"/>
                <w:sz w:val="16"/>
                <w:szCs w:val="16"/>
              </w:rPr>
              <w:t>19Jan2015: By FLW Id along with state id</w:t>
            </w:r>
            <w:r w:rsidR="009E2D34" w:rsidRPr="00D257D0">
              <w:rPr>
                <w:rFonts w:cs="Arial"/>
                <w:sz w:val="16"/>
                <w:szCs w:val="16"/>
              </w:rPr>
              <w:t xml:space="preserve"> and MSISDN number.</w:t>
            </w:r>
          </w:p>
        </w:tc>
      </w:tr>
      <w:tr w:rsidR="002512D9" w:rsidRPr="00D257D0" w14:paraId="454CB780" w14:textId="77777777" w:rsidTr="002512D9">
        <w:trPr>
          <w:trHeight w:val="350"/>
        </w:trPr>
        <w:tc>
          <w:tcPr>
            <w:tcW w:w="1080" w:type="dxa"/>
            <w:shd w:val="clear" w:color="auto" w:fill="auto"/>
          </w:tcPr>
          <w:p w14:paraId="4D71D45F" w14:textId="77777777" w:rsidR="003A135E" w:rsidRPr="00D257D0" w:rsidRDefault="003A135E" w:rsidP="008134C3">
            <w:pPr>
              <w:spacing w:before="40" w:after="40"/>
              <w:rPr>
                <w:sz w:val="16"/>
                <w:szCs w:val="16"/>
              </w:rPr>
            </w:pPr>
            <w:r w:rsidRPr="00D257D0">
              <w:rPr>
                <w:sz w:val="16"/>
                <w:szCs w:val="16"/>
              </w:rPr>
              <w:t>NMS.OI.01</w:t>
            </w:r>
            <w:r w:rsidR="00DA461F" w:rsidRPr="00D257D0">
              <w:rPr>
                <w:sz w:val="16"/>
                <w:szCs w:val="16"/>
              </w:rPr>
              <w:t>9</w:t>
            </w:r>
          </w:p>
          <w:p w14:paraId="22ED1F86" w14:textId="77777777" w:rsidR="003A135E" w:rsidRPr="00D257D0" w:rsidRDefault="003A135E" w:rsidP="008134C3">
            <w:pPr>
              <w:spacing w:before="40" w:after="40"/>
              <w:rPr>
                <w:sz w:val="16"/>
                <w:szCs w:val="16"/>
              </w:rPr>
            </w:pPr>
            <w:r w:rsidRPr="00D257D0">
              <w:rPr>
                <w:sz w:val="18"/>
              </w:rPr>
              <w:t>(16-dec-14)</w:t>
            </w:r>
          </w:p>
        </w:tc>
        <w:tc>
          <w:tcPr>
            <w:tcW w:w="2790" w:type="dxa"/>
            <w:shd w:val="clear" w:color="auto" w:fill="auto"/>
          </w:tcPr>
          <w:p w14:paraId="7DDF1771" w14:textId="77777777" w:rsidR="003A135E" w:rsidRPr="00D257D0" w:rsidRDefault="003A135E" w:rsidP="008134C3">
            <w:pPr>
              <w:spacing w:before="40" w:after="40"/>
              <w:rPr>
                <w:sz w:val="16"/>
                <w:szCs w:val="16"/>
              </w:rPr>
            </w:pPr>
            <w:r w:rsidRPr="00D257D0">
              <w:rPr>
                <w:sz w:val="16"/>
                <w:szCs w:val="16"/>
              </w:rPr>
              <w:t>Does the uploaded ASHA Registration data contain the Language Preference?</w:t>
            </w:r>
          </w:p>
        </w:tc>
        <w:tc>
          <w:tcPr>
            <w:tcW w:w="1530" w:type="dxa"/>
            <w:shd w:val="clear" w:color="auto" w:fill="auto"/>
          </w:tcPr>
          <w:p w14:paraId="729339FE" w14:textId="77777777" w:rsidR="003A135E" w:rsidRPr="00D257D0" w:rsidRDefault="003A135E" w:rsidP="008134C3">
            <w:pPr>
              <w:spacing w:before="40" w:after="40"/>
              <w:rPr>
                <w:rFonts w:cs="Arial"/>
                <w:sz w:val="18"/>
              </w:rPr>
            </w:pPr>
            <w:r w:rsidRPr="00D257D0">
              <w:rPr>
                <w:rFonts w:cs="Arial"/>
                <w:sz w:val="18"/>
                <w:szCs w:val="18"/>
              </w:rPr>
              <w:t>NMS.GEN.FLW.002</w:t>
            </w:r>
          </w:p>
        </w:tc>
        <w:tc>
          <w:tcPr>
            <w:tcW w:w="630" w:type="dxa"/>
            <w:shd w:val="clear" w:color="auto" w:fill="auto"/>
          </w:tcPr>
          <w:p w14:paraId="1524AD80" w14:textId="77777777" w:rsidR="003A135E" w:rsidRPr="00D257D0" w:rsidRDefault="00246858" w:rsidP="008134C3">
            <w:pPr>
              <w:spacing w:before="40" w:after="40"/>
              <w:rPr>
                <w:b/>
                <w:sz w:val="16"/>
                <w:szCs w:val="16"/>
              </w:rPr>
            </w:pPr>
            <w:r w:rsidRPr="00D257D0">
              <w:rPr>
                <w:sz w:val="16"/>
                <w:szCs w:val="16"/>
              </w:rPr>
              <w:t>Major</w:t>
            </w:r>
          </w:p>
        </w:tc>
        <w:tc>
          <w:tcPr>
            <w:tcW w:w="810" w:type="dxa"/>
            <w:shd w:val="clear" w:color="auto" w:fill="auto"/>
          </w:tcPr>
          <w:p w14:paraId="3B20D474" w14:textId="77777777" w:rsidR="003A135E" w:rsidRPr="00D257D0" w:rsidRDefault="003A135E" w:rsidP="008134C3">
            <w:pPr>
              <w:spacing w:before="40" w:after="40"/>
              <w:rPr>
                <w:sz w:val="16"/>
                <w:szCs w:val="16"/>
              </w:rPr>
            </w:pPr>
            <w:r w:rsidRPr="00D257D0">
              <w:rPr>
                <w:sz w:val="16"/>
                <w:szCs w:val="16"/>
              </w:rPr>
              <w:t>BBCMA/ GF</w:t>
            </w:r>
          </w:p>
        </w:tc>
        <w:tc>
          <w:tcPr>
            <w:tcW w:w="720" w:type="dxa"/>
            <w:shd w:val="clear" w:color="auto" w:fill="92D050"/>
          </w:tcPr>
          <w:p w14:paraId="75832E85" w14:textId="77777777" w:rsidR="003A135E" w:rsidRPr="00D257D0" w:rsidRDefault="00135007"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49C8FFD" w14:textId="77777777" w:rsidR="003A135E" w:rsidRPr="00D257D0" w:rsidRDefault="00135007" w:rsidP="00135007">
            <w:pPr>
              <w:pStyle w:val="CommentText"/>
              <w:spacing w:before="40" w:after="40"/>
              <w:rPr>
                <w:rFonts w:cs="Arial"/>
                <w:sz w:val="16"/>
                <w:szCs w:val="16"/>
              </w:rPr>
            </w:pPr>
            <w:r w:rsidRPr="00D257D0">
              <w:rPr>
                <w:rFonts w:cs="Arial"/>
                <w:sz w:val="16"/>
                <w:szCs w:val="16"/>
              </w:rPr>
              <w:t xml:space="preserve">19Jan2015:  </w:t>
            </w:r>
            <w:r w:rsidR="00CC6010" w:rsidRPr="00D257D0">
              <w:rPr>
                <w:rFonts w:cs="Arial"/>
                <w:sz w:val="16"/>
                <w:szCs w:val="16"/>
              </w:rPr>
              <w:t>Refer NMS.OI.015</w:t>
            </w:r>
            <w:r w:rsidRPr="00D257D0">
              <w:rPr>
                <w:rFonts w:cs="Arial"/>
                <w:sz w:val="16"/>
                <w:szCs w:val="16"/>
              </w:rPr>
              <w:t xml:space="preserve"> </w:t>
            </w:r>
          </w:p>
        </w:tc>
      </w:tr>
      <w:tr w:rsidR="002512D9" w:rsidRPr="00D257D0" w14:paraId="6F72B224" w14:textId="77777777" w:rsidTr="002512D9">
        <w:trPr>
          <w:trHeight w:val="350"/>
        </w:trPr>
        <w:tc>
          <w:tcPr>
            <w:tcW w:w="1080" w:type="dxa"/>
            <w:shd w:val="clear" w:color="auto" w:fill="auto"/>
          </w:tcPr>
          <w:p w14:paraId="2B287421" w14:textId="77777777" w:rsidR="005B4013" w:rsidRPr="00D257D0" w:rsidRDefault="005B4013" w:rsidP="008134C3">
            <w:pPr>
              <w:spacing w:before="40" w:after="40"/>
              <w:rPr>
                <w:sz w:val="16"/>
                <w:szCs w:val="16"/>
              </w:rPr>
            </w:pPr>
            <w:r w:rsidRPr="00D257D0">
              <w:rPr>
                <w:sz w:val="16"/>
                <w:szCs w:val="16"/>
              </w:rPr>
              <w:t>NMS.OI.020</w:t>
            </w:r>
          </w:p>
          <w:p w14:paraId="49FBEC88" w14:textId="77777777" w:rsidR="005B4013" w:rsidRPr="00D257D0" w:rsidRDefault="005B4013" w:rsidP="008134C3">
            <w:pPr>
              <w:spacing w:before="40" w:after="40"/>
              <w:rPr>
                <w:sz w:val="16"/>
                <w:szCs w:val="16"/>
              </w:rPr>
            </w:pPr>
            <w:r w:rsidRPr="00D257D0">
              <w:rPr>
                <w:sz w:val="18"/>
              </w:rPr>
              <w:t>(16-dec-14)</w:t>
            </w:r>
          </w:p>
        </w:tc>
        <w:tc>
          <w:tcPr>
            <w:tcW w:w="2790" w:type="dxa"/>
            <w:shd w:val="clear" w:color="auto" w:fill="auto"/>
          </w:tcPr>
          <w:p w14:paraId="60ADEF60" w14:textId="77777777" w:rsidR="005B4013" w:rsidRPr="00D257D0" w:rsidRDefault="005B4013" w:rsidP="005B4013">
            <w:pPr>
              <w:spacing w:before="40" w:after="40"/>
              <w:rPr>
                <w:sz w:val="16"/>
                <w:szCs w:val="16"/>
              </w:rPr>
            </w:pPr>
            <w:r w:rsidRPr="00D257D0">
              <w:rPr>
                <w:sz w:val="16"/>
                <w:szCs w:val="16"/>
              </w:rPr>
              <w:t>Content upload requirements for MA/MK/KK needs to be updated. It is not clear what is the role of MOTECH and what is the role of IVR.</w:t>
            </w:r>
            <w:r w:rsidR="00BF2F5E" w:rsidRPr="00D257D0">
              <w:rPr>
                <w:sz w:val="16"/>
                <w:szCs w:val="16"/>
              </w:rPr>
              <w:t xml:space="preserve"> Following points have to be clarified:</w:t>
            </w:r>
          </w:p>
          <w:p w14:paraId="0BC52B24" w14:textId="77777777" w:rsidR="00BF2F5E" w:rsidRPr="00D257D0" w:rsidRDefault="00BF2F5E" w:rsidP="00343690">
            <w:pPr>
              <w:pStyle w:val="ListParagraph"/>
              <w:numPr>
                <w:ilvl w:val="0"/>
                <w:numId w:val="34"/>
              </w:numPr>
              <w:spacing w:before="40" w:after="40"/>
              <w:rPr>
                <w:sz w:val="16"/>
                <w:szCs w:val="16"/>
              </w:rPr>
            </w:pPr>
            <w:r w:rsidRPr="00D257D0">
              <w:rPr>
                <w:sz w:val="16"/>
                <w:szCs w:val="16"/>
              </w:rPr>
              <w:t>Update of audio file with new file at runtime.</w:t>
            </w:r>
          </w:p>
          <w:p w14:paraId="2614C1D2" w14:textId="77777777" w:rsidR="00BF2F5E" w:rsidRPr="00D257D0" w:rsidRDefault="00BF2F5E" w:rsidP="00343690">
            <w:pPr>
              <w:pStyle w:val="ListParagraph"/>
              <w:numPr>
                <w:ilvl w:val="0"/>
                <w:numId w:val="34"/>
              </w:numPr>
              <w:spacing w:before="40" w:after="40"/>
              <w:rPr>
                <w:sz w:val="16"/>
                <w:szCs w:val="16"/>
              </w:rPr>
            </w:pPr>
            <w:r w:rsidRPr="00D257D0">
              <w:rPr>
                <w:sz w:val="16"/>
                <w:szCs w:val="16"/>
              </w:rPr>
              <w:t>Incremental deployment over states.</w:t>
            </w:r>
          </w:p>
          <w:p w14:paraId="055C628B" w14:textId="77777777" w:rsidR="00BF2F5E" w:rsidRPr="00D257D0" w:rsidRDefault="00BF2F5E" w:rsidP="00343690">
            <w:pPr>
              <w:pStyle w:val="ListParagraph"/>
              <w:numPr>
                <w:ilvl w:val="0"/>
                <w:numId w:val="34"/>
              </w:numPr>
              <w:spacing w:before="40" w:after="40"/>
              <w:rPr>
                <w:rFonts w:cs="Arial"/>
                <w:sz w:val="18"/>
              </w:rPr>
            </w:pPr>
            <w:r w:rsidRPr="00D257D0">
              <w:rPr>
                <w:sz w:val="16"/>
                <w:szCs w:val="16"/>
              </w:rPr>
              <w:t xml:space="preserve">Content </w:t>
            </w:r>
            <w:proofErr w:type="gramStart"/>
            <w:r w:rsidRPr="00D257D0">
              <w:rPr>
                <w:sz w:val="16"/>
                <w:szCs w:val="16"/>
              </w:rPr>
              <w:t>may</w:t>
            </w:r>
            <w:proofErr w:type="gramEnd"/>
            <w:r w:rsidRPr="00D257D0">
              <w:rPr>
                <w:sz w:val="16"/>
                <w:szCs w:val="16"/>
              </w:rPr>
              <w:t xml:space="preserve"> not be available for all states at the time of deployment.</w:t>
            </w:r>
          </w:p>
        </w:tc>
        <w:tc>
          <w:tcPr>
            <w:tcW w:w="1530" w:type="dxa"/>
            <w:shd w:val="clear" w:color="auto" w:fill="auto"/>
          </w:tcPr>
          <w:p w14:paraId="443D2C63" w14:textId="77777777" w:rsidR="0095082C" w:rsidRPr="00D257D0" w:rsidRDefault="0095082C" w:rsidP="008134C3">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_Ref406702339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4.2.7</w:t>
            </w:r>
            <w:r w:rsidRPr="00D257D0">
              <w:rPr>
                <w:rFonts w:cs="Arial"/>
                <w:sz w:val="18"/>
              </w:rPr>
              <w:fldChar w:fldCharType="end"/>
            </w:r>
          </w:p>
          <w:p w14:paraId="79DCAD26" w14:textId="77777777" w:rsidR="0095082C" w:rsidRPr="00D257D0" w:rsidRDefault="0095082C" w:rsidP="008134C3">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_Ref406702345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5.2.6</w:t>
            </w:r>
            <w:r w:rsidRPr="00D257D0">
              <w:rPr>
                <w:rFonts w:cs="Arial"/>
                <w:sz w:val="18"/>
              </w:rPr>
              <w:fldChar w:fldCharType="end"/>
            </w:r>
          </w:p>
          <w:p w14:paraId="21EB8D2F" w14:textId="77777777" w:rsidR="005B4013" w:rsidRPr="00D257D0" w:rsidRDefault="0095082C" w:rsidP="008134C3">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_Ref406702380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6.2.7</w:t>
            </w:r>
            <w:r w:rsidRPr="00D257D0">
              <w:rPr>
                <w:rFonts w:cs="Arial"/>
                <w:sz w:val="18"/>
              </w:rPr>
              <w:fldChar w:fldCharType="end"/>
            </w:r>
          </w:p>
        </w:tc>
        <w:tc>
          <w:tcPr>
            <w:tcW w:w="630" w:type="dxa"/>
            <w:shd w:val="clear" w:color="auto" w:fill="auto"/>
          </w:tcPr>
          <w:p w14:paraId="6493F9A5" w14:textId="77777777" w:rsidR="005B4013" w:rsidRPr="00D257D0" w:rsidRDefault="005B4013" w:rsidP="008134C3">
            <w:pPr>
              <w:spacing w:before="40" w:after="40"/>
              <w:rPr>
                <w:b/>
                <w:sz w:val="16"/>
                <w:szCs w:val="16"/>
              </w:rPr>
            </w:pPr>
            <w:r w:rsidRPr="00D257D0">
              <w:rPr>
                <w:b/>
                <w:sz w:val="16"/>
                <w:szCs w:val="16"/>
              </w:rPr>
              <w:t>Critical</w:t>
            </w:r>
          </w:p>
        </w:tc>
        <w:tc>
          <w:tcPr>
            <w:tcW w:w="810" w:type="dxa"/>
            <w:shd w:val="clear" w:color="auto" w:fill="auto"/>
          </w:tcPr>
          <w:p w14:paraId="1BDD2A47" w14:textId="77777777" w:rsidR="005B4013" w:rsidRPr="00D257D0" w:rsidRDefault="005B4013" w:rsidP="008134C3">
            <w:pPr>
              <w:spacing w:before="40" w:after="40"/>
              <w:rPr>
                <w:sz w:val="16"/>
                <w:szCs w:val="16"/>
              </w:rPr>
            </w:pPr>
            <w:r w:rsidRPr="00D257D0">
              <w:rPr>
                <w:sz w:val="16"/>
                <w:szCs w:val="16"/>
              </w:rPr>
              <w:t>BBCMA/ GF</w:t>
            </w:r>
          </w:p>
        </w:tc>
        <w:tc>
          <w:tcPr>
            <w:tcW w:w="720" w:type="dxa"/>
            <w:shd w:val="clear" w:color="auto" w:fill="92D050"/>
          </w:tcPr>
          <w:p w14:paraId="0EAB9886" w14:textId="77777777" w:rsidR="005B4013" w:rsidRPr="00D257D0" w:rsidRDefault="004E7B53"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806FF08" w14:textId="77777777" w:rsidR="005B4013" w:rsidRPr="00D257D0" w:rsidRDefault="004E7B53" w:rsidP="004E7B53">
            <w:pPr>
              <w:pStyle w:val="CommentText"/>
              <w:spacing w:before="40" w:after="40"/>
              <w:rPr>
                <w:rFonts w:cs="Arial"/>
                <w:sz w:val="16"/>
                <w:szCs w:val="16"/>
              </w:rPr>
            </w:pPr>
            <w:r w:rsidRPr="00D257D0">
              <w:rPr>
                <w:rFonts w:cs="Arial"/>
                <w:sz w:val="16"/>
                <w:szCs w:val="16"/>
              </w:rPr>
              <w:t xml:space="preserve">19Jan2015:  Shall be handled during API spec. </w:t>
            </w:r>
          </w:p>
        </w:tc>
      </w:tr>
      <w:tr w:rsidR="002512D9" w:rsidRPr="00D257D0" w14:paraId="26857600" w14:textId="77777777" w:rsidTr="002512D9">
        <w:trPr>
          <w:trHeight w:val="350"/>
        </w:trPr>
        <w:tc>
          <w:tcPr>
            <w:tcW w:w="1080" w:type="dxa"/>
            <w:shd w:val="clear" w:color="auto" w:fill="auto"/>
          </w:tcPr>
          <w:p w14:paraId="1E28FFEC" w14:textId="77777777" w:rsidR="00921FBA" w:rsidRPr="00D257D0" w:rsidRDefault="00921FBA" w:rsidP="008134C3">
            <w:pPr>
              <w:spacing w:before="40" w:after="40"/>
              <w:rPr>
                <w:sz w:val="16"/>
                <w:szCs w:val="16"/>
              </w:rPr>
            </w:pPr>
            <w:r w:rsidRPr="00D257D0">
              <w:rPr>
                <w:sz w:val="16"/>
                <w:szCs w:val="16"/>
              </w:rPr>
              <w:t>NMS.OI.021</w:t>
            </w:r>
          </w:p>
          <w:p w14:paraId="25EEC97E" w14:textId="77777777" w:rsidR="00921FBA" w:rsidRPr="00D257D0" w:rsidRDefault="00921FBA" w:rsidP="008134C3">
            <w:pPr>
              <w:spacing w:before="40" w:after="40"/>
              <w:rPr>
                <w:sz w:val="16"/>
                <w:szCs w:val="16"/>
              </w:rPr>
            </w:pPr>
            <w:r w:rsidRPr="00D257D0">
              <w:rPr>
                <w:sz w:val="18"/>
              </w:rPr>
              <w:t>(16-dec-14)</w:t>
            </w:r>
          </w:p>
        </w:tc>
        <w:tc>
          <w:tcPr>
            <w:tcW w:w="2790" w:type="dxa"/>
            <w:shd w:val="clear" w:color="auto" w:fill="auto"/>
          </w:tcPr>
          <w:p w14:paraId="54B4A88F" w14:textId="77777777" w:rsidR="00921FBA" w:rsidRPr="00D257D0" w:rsidRDefault="00921FBA" w:rsidP="008134C3">
            <w:pPr>
              <w:spacing w:before="40" w:after="40"/>
              <w:rPr>
                <w:sz w:val="16"/>
                <w:szCs w:val="16"/>
              </w:rPr>
            </w:pPr>
            <w:r w:rsidRPr="00D257D0">
              <w:rPr>
                <w:sz w:val="16"/>
                <w:szCs w:val="16"/>
              </w:rPr>
              <w:t xml:space="preserve">Is </w:t>
            </w:r>
            <w:proofErr w:type="gramStart"/>
            <w:r w:rsidRPr="00D257D0">
              <w:rPr>
                <w:sz w:val="16"/>
                <w:szCs w:val="16"/>
              </w:rPr>
              <w:t>there</w:t>
            </w:r>
            <w:proofErr w:type="gramEnd"/>
            <w:r w:rsidRPr="00D257D0">
              <w:rPr>
                <w:sz w:val="16"/>
                <w:szCs w:val="16"/>
              </w:rPr>
              <w:t xml:space="preserve"> any notion of “verified location” now given that location shall be uploaded by CSV upload? </w:t>
            </w:r>
          </w:p>
        </w:tc>
        <w:tc>
          <w:tcPr>
            <w:tcW w:w="1530" w:type="dxa"/>
            <w:shd w:val="clear" w:color="auto" w:fill="auto"/>
          </w:tcPr>
          <w:p w14:paraId="31B36239" w14:textId="77777777" w:rsidR="00921FBA" w:rsidRPr="00D257D0" w:rsidRDefault="00830B93" w:rsidP="008134C3">
            <w:pPr>
              <w:spacing w:before="40" w:after="40"/>
              <w:rPr>
                <w:rFonts w:cs="Arial"/>
                <w:sz w:val="18"/>
              </w:rPr>
            </w:pPr>
            <w:r w:rsidRPr="00D257D0">
              <w:rPr>
                <w:rFonts w:cs="Arial"/>
                <w:sz w:val="18"/>
                <w:szCs w:val="18"/>
              </w:rPr>
              <w:t>NMS.GEN.FLW.003</w:t>
            </w:r>
          </w:p>
        </w:tc>
        <w:tc>
          <w:tcPr>
            <w:tcW w:w="630" w:type="dxa"/>
            <w:shd w:val="clear" w:color="auto" w:fill="auto"/>
          </w:tcPr>
          <w:p w14:paraId="49CBEA3D" w14:textId="77777777" w:rsidR="00921FBA" w:rsidRPr="00D257D0" w:rsidRDefault="00921FBA" w:rsidP="008134C3">
            <w:pPr>
              <w:spacing w:before="40" w:after="40"/>
              <w:rPr>
                <w:b/>
                <w:sz w:val="16"/>
                <w:szCs w:val="16"/>
              </w:rPr>
            </w:pPr>
            <w:r w:rsidRPr="00D257D0">
              <w:rPr>
                <w:b/>
                <w:sz w:val="16"/>
                <w:szCs w:val="16"/>
              </w:rPr>
              <w:t>Major</w:t>
            </w:r>
          </w:p>
        </w:tc>
        <w:tc>
          <w:tcPr>
            <w:tcW w:w="810" w:type="dxa"/>
            <w:shd w:val="clear" w:color="auto" w:fill="auto"/>
          </w:tcPr>
          <w:p w14:paraId="2EE61594" w14:textId="77777777" w:rsidR="00921FBA" w:rsidRPr="00D257D0" w:rsidRDefault="00921FBA" w:rsidP="008134C3">
            <w:pPr>
              <w:spacing w:before="40" w:after="40"/>
              <w:rPr>
                <w:sz w:val="16"/>
                <w:szCs w:val="16"/>
              </w:rPr>
            </w:pPr>
            <w:r w:rsidRPr="00D257D0">
              <w:rPr>
                <w:sz w:val="16"/>
                <w:szCs w:val="16"/>
              </w:rPr>
              <w:t>BBCMA/ GF</w:t>
            </w:r>
          </w:p>
        </w:tc>
        <w:tc>
          <w:tcPr>
            <w:tcW w:w="720" w:type="dxa"/>
            <w:shd w:val="clear" w:color="auto" w:fill="92D050"/>
          </w:tcPr>
          <w:p w14:paraId="4BD6AC6D" w14:textId="77777777" w:rsidR="00921FBA" w:rsidRPr="00D257D0" w:rsidRDefault="007D7B6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05A1AD64" w14:textId="77777777" w:rsidR="00921FBA" w:rsidRPr="00D257D0" w:rsidRDefault="007D7B6D" w:rsidP="007D7B6D">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14:paraId="7767D5CD" w14:textId="77777777" w:rsidTr="002512D9">
        <w:trPr>
          <w:trHeight w:val="350"/>
        </w:trPr>
        <w:tc>
          <w:tcPr>
            <w:tcW w:w="1080" w:type="dxa"/>
            <w:shd w:val="clear" w:color="auto" w:fill="auto"/>
          </w:tcPr>
          <w:p w14:paraId="690C98F7" w14:textId="77777777" w:rsidR="00C607E2" w:rsidRPr="00D257D0" w:rsidRDefault="00C607E2" w:rsidP="00C607E2">
            <w:pPr>
              <w:spacing w:before="40" w:after="40"/>
              <w:rPr>
                <w:sz w:val="16"/>
                <w:szCs w:val="16"/>
              </w:rPr>
            </w:pPr>
            <w:r w:rsidRPr="00D257D0">
              <w:rPr>
                <w:sz w:val="16"/>
                <w:szCs w:val="16"/>
              </w:rPr>
              <w:t>NMS.OI.022</w:t>
            </w:r>
          </w:p>
          <w:p w14:paraId="23553A10" w14:textId="77777777" w:rsidR="00C607E2" w:rsidRPr="00D257D0" w:rsidRDefault="00C607E2" w:rsidP="00C607E2">
            <w:pPr>
              <w:spacing w:before="40" w:after="40"/>
              <w:rPr>
                <w:sz w:val="16"/>
                <w:szCs w:val="16"/>
              </w:rPr>
            </w:pPr>
            <w:r w:rsidRPr="00D257D0">
              <w:rPr>
                <w:sz w:val="18"/>
              </w:rPr>
              <w:t>(16-dec-14)</w:t>
            </w:r>
          </w:p>
        </w:tc>
        <w:tc>
          <w:tcPr>
            <w:tcW w:w="2790" w:type="dxa"/>
            <w:shd w:val="clear" w:color="auto" w:fill="auto"/>
          </w:tcPr>
          <w:p w14:paraId="17A134BB" w14:textId="77777777" w:rsidR="00C607E2" w:rsidRPr="00D257D0" w:rsidRDefault="00C607E2" w:rsidP="008134C3">
            <w:pPr>
              <w:spacing w:before="40" w:after="40"/>
              <w:rPr>
                <w:sz w:val="16"/>
                <w:szCs w:val="16"/>
              </w:rPr>
            </w:pPr>
            <w:r w:rsidRPr="00D257D0">
              <w:rPr>
                <w:sz w:val="16"/>
                <w:szCs w:val="16"/>
              </w:rPr>
              <w:t>What is average call duration of MA?</w:t>
            </w:r>
          </w:p>
        </w:tc>
        <w:tc>
          <w:tcPr>
            <w:tcW w:w="1530" w:type="dxa"/>
            <w:shd w:val="clear" w:color="auto" w:fill="auto"/>
          </w:tcPr>
          <w:p w14:paraId="1E70B743" w14:textId="77777777" w:rsidR="00C607E2" w:rsidRPr="00D257D0" w:rsidRDefault="00C607E2" w:rsidP="008134C3">
            <w:pPr>
              <w:spacing w:before="40" w:after="40"/>
              <w:rPr>
                <w:rFonts w:cs="Arial"/>
                <w:sz w:val="18"/>
              </w:rPr>
            </w:pPr>
            <w:r w:rsidRPr="00D257D0">
              <w:rPr>
                <w:rFonts w:cs="Arial"/>
                <w:sz w:val="18"/>
              </w:rPr>
              <w:t>NMS.MA.SCALE.002</w:t>
            </w:r>
          </w:p>
        </w:tc>
        <w:tc>
          <w:tcPr>
            <w:tcW w:w="630" w:type="dxa"/>
            <w:shd w:val="clear" w:color="auto" w:fill="auto"/>
          </w:tcPr>
          <w:p w14:paraId="65334A32" w14:textId="77777777" w:rsidR="00C607E2" w:rsidRPr="00D257D0" w:rsidRDefault="00C607E2" w:rsidP="008134C3">
            <w:pPr>
              <w:spacing w:before="40" w:after="40"/>
              <w:rPr>
                <w:b/>
                <w:sz w:val="16"/>
                <w:szCs w:val="16"/>
              </w:rPr>
            </w:pPr>
            <w:r w:rsidRPr="00D257D0">
              <w:rPr>
                <w:b/>
                <w:sz w:val="16"/>
                <w:szCs w:val="16"/>
              </w:rPr>
              <w:t>Major</w:t>
            </w:r>
          </w:p>
        </w:tc>
        <w:tc>
          <w:tcPr>
            <w:tcW w:w="810" w:type="dxa"/>
            <w:shd w:val="clear" w:color="auto" w:fill="auto"/>
          </w:tcPr>
          <w:p w14:paraId="7BB25D97" w14:textId="77777777" w:rsidR="00C607E2" w:rsidRPr="00D257D0" w:rsidRDefault="00C607E2" w:rsidP="008134C3">
            <w:pPr>
              <w:spacing w:before="40" w:after="40"/>
              <w:rPr>
                <w:sz w:val="16"/>
                <w:szCs w:val="16"/>
              </w:rPr>
            </w:pPr>
            <w:r w:rsidRPr="00D257D0">
              <w:rPr>
                <w:sz w:val="16"/>
                <w:szCs w:val="16"/>
              </w:rPr>
              <w:t>BBCMA/ GF</w:t>
            </w:r>
          </w:p>
        </w:tc>
        <w:tc>
          <w:tcPr>
            <w:tcW w:w="720" w:type="dxa"/>
            <w:shd w:val="clear" w:color="auto" w:fill="92D050"/>
          </w:tcPr>
          <w:p w14:paraId="04BD6C9C" w14:textId="77777777" w:rsidR="00C607E2" w:rsidRPr="00D257D0" w:rsidRDefault="00230E0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1FC4ECC" w14:textId="77777777" w:rsidR="00C607E2" w:rsidRPr="00D257D0" w:rsidRDefault="00230E0E" w:rsidP="008134C3">
            <w:pPr>
              <w:pStyle w:val="CommentText"/>
              <w:spacing w:before="40" w:after="40"/>
              <w:rPr>
                <w:rFonts w:cs="Arial"/>
                <w:sz w:val="16"/>
                <w:szCs w:val="16"/>
              </w:rPr>
            </w:pPr>
            <w:r w:rsidRPr="00D257D0">
              <w:rPr>
                <w:rFonts w:cs="Arial"/>
                <w:sz w:val="16"/>
                <w:szCs w:val="16"/>
              </w:rPr>
              <w:t>Shall be handled in design phase.</w:t>
            </w:r>
          </w:p>
        </w:tc>
      </w:tr>
      <w:tr w:rsidR="002512D9" w:rsidRPr="00D257D0" w14:paraId="673D66F9" w14:textId="77777777" w:rsidTr="002512D9">
        <w:trPr>
          <w:trHeight w:val="350"/>
        </w:trPr>
        <w:tc>
          <w:tcPr>
            <w:tcW w:w="1080" w:type="dxa"/>
            <w:shd w:val="clear" w:color="auto" w:fill="auto"/>
          </w:tcPr>
          <w:p w14:paraId="658216AD" w14:textId="77777777" w:rsidR="00880E94" w:rsidRPr="00D257D0" w:rsidRDefault="00880E94" w:rsidP="00ED3F3A">
            <w:pPr>
              <w:spacing w:before="40" w:after="40"/>
              <w:rPr>
                <w:sz w:val="16"/>
                <w:szCs w:val="16"/>
              </w:rPr>
            </w:pPr>
            <w:r w:rsidRPr="00D257D0">
              <w:rPr>
                <w:sz w:val="16"/>
                <w:szCs w:val="16"/>
              </w:rPr>
              <w:t>NMS.OI.023</w:t>
            </w:r>
          </w:p>
          <w:p w14:paraId="4AACD8C4" w14:textId="77777777" w:rsidR="00880E94" w:rsidRPr="00D257D0" w:rsidRDefault="00880E94" w:rsidP="00ED3F3A">
            <w:pPr>
              <w:spacing w:before="40" w:after="40"/>
              <w:rPr>
                <w:sz w:val="16"/>
                <w:szCs w:val="16"/>
              </w:rPr>
            </w:pPr>
            <w:r w:rsidRPr="00D257D0">
              <w:rPr>
                <w:sz w:val="18"/>
              </w:rPr>
              <w:t>(16-dec-14)</w:t>
            </w:r>
          </w:p>
        </w:tc>
        <w:tc>
          <w:tcPr>
            <w:tcW w:w="2790" w:type="dxa"/>
            <w:shd w:val="clear" w:color="auto" w:fill="auto"/>
          </w:tcPr>
          <w:p w14:paraId="6404C2F3" w14:textId="77777777" w:rsidR="00880E94" w:rsidRPr="00D257D0" w:rsidRDefault="00880E94" w:rsidP="008134C3">
            <w:pPr>
              <w:spacing w:before="40" w:after="40"/>
              <w:rPr>
                <w:sz w:val="16"/>
                <w:szCs w:val="16"/>
              </w:rPr>
            </w:pPr>
            <w:r w:rsidRPr="00D257D0">
              <w:rPr>
                <w:sz w:val="16"/>
                <w:szCs w:val="16"/>
              </w:rPr>
              <w:t>What is the relevance and purpose of Kilkari help request report?</w:t>
            </w:r>
          </w:p>
        </w:tc>
        <w:tc>
          <w:tcPr>
            <w:tcW w:w="1530" w:type="dxa"/>
            <w:shd w:val="clear" w:color="auto" w:fill="auto"/>
          </w:tcPr>
          <w:p w14:paraId="25B7C5C3" w14:textId="77777777" w:rsidR="00880E94" w:rsidRPr="00D257D0" w:rsidRDefault="00880E94" w:rsidP="008134C3">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_Ref406710420 \r \h  \* MERGEFORMAT </w:instrText>
            </w:r>
            <w:r w:rsidRPr="00D257D0">
              <w:rPr>
                <w:rFonts w:cs="Arial"/>
                <w:sz w:val="18"/>
              </w:rPr>
            </w:r>
            <w:r w:rsidRPr="00D257D0">
              <w:rPr>
                <w:rFonts w:cs="Arial"/>
                <w:sz w:val="18"/>
              </w:rPr>
              <w:fldChar w:fldCharType="separate"/>
            </w:r>
            <w:r w:rsidRPr="00D257D0">
              <w:rPr>
                <w:rFonts w:cs="Arial"/>
                <w:sz w:val="18"/>
              </w:rPr>
              <w:t>8.4.2</w:t>
            </w:r>
            <w:r w:rsidRPr="00D257D0">
              <w:rPr>
                <w:rFonts w:cs="Arial"/>
                <w:sz w:val="18"/>
              </w:rPr>
              <w:fldChar w:fldCharType="end"/>
            </w:r>
          </w:p>
        </w:tc>
        <w:tc>
          <w:tcPr>
            <w:tcW w:w="630" w:type="dxa"/>
            <w:shd w:val="clear" w:color="auto" w:fill="auto"/>
          </w:tcPr>
          <w:p w14:paraId="162A8962" w14:textId="77777777" w:rsidR="00880E94" w:rsidRPr="00D257D0" w:rsidRDefault="00880E94" w:rsidP="00ED3F3A">
            <w:pPr>
              <w:spacing w:before="40" w:after="40"/>
              <w:rPr>
                <w:b/>
                <w:sz w:val="16"/>
                <w:szCs w:val="16"/>
              </w:rPr>
            </w:pPr>
            <w:r w:rsidRPr="00D257D0">
              <w:rPr>
                <w:b/>
                <w:sz w:val="16"/>
                <w:szCs w:val="16"/>
              </w:rPr>
              <w:t>Major</w:t>
            </w:r>
          </w:p>
        </w:tc>
        <w:tc>
          <w:tcPr>
            <w:tcW w:w="810" w:type="dxa"/>
            <w:shd w:val="clear" w:color="auto" w:fill="auto"/>
          </w:tcPr>
          <w:p w14:paraId="78E52946" w14:textId="77777777" w:rsidR="00880E94" w:rsidRPr="00D257D0" w:rsidRDefault="00880E94" w:rsidP="00ED3F3A">
            <w:pPr>
              <w:spacing w:before="40" w:after="40"/>
              <w:rPr>
                <w:sz w:val="16"/>
                <w:szCs w:val="16"/>
              </w:rPr>
            </w:pPr>
            <w:r w:rsidRPr="00D257D0">
              <w:rPr>
                <w:sz w:val="16"/>
                <w:szCs w:val="16"/>
              </w:rPr>
              <w:t>BBCMA/ GF</w:t>
            </w:r>
          </w:p>
        </w:tc>
        <w:tc>
          <w:tcPr>
            <w:tcW w:w="720" w:type="dxa"/>
            <w:shd w:val="clear" w:color="auto" w:fill="92D050"/>
          </w:tcPr>
          <w:p w14:paraId="0A6D56DF" w14:textId="77777777" w:rsidR="00880E94" w:rsidRPr="00D257D0" w:rsidRDefault="00880E94"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1FAA66FB" w14:textId="77777777" w:rsidR="00880E94" w:rsidRPr="00D257D0" w:rsidRDefault="00880E94" w:rsidP="00ED3F3A">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14:paraId="6AE5B1BA" w14:textId="77777777" w:rsidTr="002512D9">
        <w:trPr>
          <w:trHeight w:val="350"/>
        </w:trPr>
        <w:tc>
          <w:tcPr>
            <w:tcW w:w="1080" w:type="dxa"/>
            <w:shd w:val="clear" w:color="auto" w:fill="auto"/>
          </w:tcPr>
          <w:p w14:paraId="39A45CB6" w14:textId="77777777" w:rsidR="004B6CBF" w:rsidRPr="00D257D0" w:rsidRDefault="004B6CBF" w:rsidP="007C1BF0">
            <w:pPr>
              <w:spacing w:before="40" w:after="40"/>
              <w:rPr>
                <w:sz w:val="16"/>
                <w:szCs w:val="16"/>
              </w:rPr>
            </w:pPr>
            <w:r w:rsidRPr="00D257D0">
              <w:rPr>
                <w:sz w:val="16"/>
                <w:szCs w:val="16"/>
              </w:rPr>
              <w:t>NMS.OI.024</w:t>
            </w:r>
          </w:p>
          <w:p w14:paraId="71858E6D" w14:textId="77777777" w:rsidR="004B6CBF" w:rsidRPr="00D257D0" w:rsidRDefault="004B6CBF" w:rsidP="0022620C">
            <w:pPr>
              <w:spacing w:before="40" w:after="40"/>
              <w:rPr>
                <w:sz w:val="16"/>
                <w:szCs w:val="16"/>
              </w:rPr>
            </w:pPr>
            <w:r w:rsidRPr="00D257D0">
              <w:rPr>
                <w:sz w:val="18"/>
              </w:rPr>
              <w:t>(19-Jan-15)</w:t>
            </w:r>
          </w:p>
        </w:tc>
        <w:tc>
          <w:tcPr>
            <w:tcW w:w="2790" w:type="dxa"/>
            <w:shd w:val="clear" w:color="auto" w:fill="auto"/>
          </w:tcPr>
          <w:p w14:paraId="2BB5E369" w14:textId="77777777" w:rsidR="004B6CBF" w:rsidRPr="00D257D0" w:rsidRDefault="004B6CBF" w:rsidP="00DA6212">
            <w:pPr>
              <w:spacing w:before="40" w:after="40"/>
              <w:rPr>
                <w:sz w:val="16"/>
                <w:szCs w:val="16"/>
              </w:rPr>
            </w:pPr>
            <w:r w:rsidRPr="00D257D0">
              <w:rPr>
                <w:sz w:val="16"/>
                <w:szCs w:val="16"/>
              </w:rPr>
              <w:t>How to clear/archive old data from system.</w:t>
            </w:r>
          </w:p>
        </w:tc>
        <w:tc>
          <w:tcPr>
            <w:tcW w:w="1530" w:type="dxa"/>
            <w:shd w:val="clear" w:color="auto" w:fill="auto"/>
          </w:tcPr>
          <w:p w14:paraId="7BE1F7B3" w14:textId="77777777" w:rsidR="004B6CBF" w:rsidRPr="00D257D0" w:rsidRDefault="004B6CBF" w:rsidP="002717A9">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_Ref409440786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3.2.3</w:t>
            </w:r>
            <w:r w:rsidRPr="00D257D0">
              <w:rPr>
                <w:rFonts w:cs="Arial"/>
                <w:sz w:val="18"/>
              </w:rPr>
              <w:fldChar w:fldCharType="end"/>
            </w:r>
          </w:p>
        </w:tc>
        <w:tc>
          <w:tcPr>
            <w:tcW w:w="630" w:type="dxa"/>
            <w:shd w:val="clear" w:color="auto" w:fill="auto"/>
          </w:tcPr>
          <w:p w14:paraId="26E895F3" w14:textId="77777777" w:rsidR="004B6CBF" w:rsidRPr="00D257D0" w:rsidRDefault="00FF468B" w:rsidP="00ED3F3A">
            <w:pPr>
              <w:spacing w:before="40" w:after="40"/>
              <w:rPr>
                <w:b/>
                <w:sz w:val="16"/>
                <w:szCs w:val="16"/>
              </w:rPr>
            </w:pPr>
            <w:r w:rsidRPr="00D257D0">
              <w:rPr>
                <w:b/>
                <w:sz w:val="16"/>
                <w:szCs w:val="16"/>
              </w:rPr>
              <w:t>Minor</w:t>
            </w:r>
          </w:p>
        </w:tc>
        <w:tc>
          <w:tcPr>
            <w:tcW w:w="810" w:type="dxa"/>
            <w:shd w:val="clear" w:color="auto" w:fill="auto"/>
          </w:tcPr>
          <w:p w14:paraId="43CD51EF" w14:textId="77777777" w:rsidR="004B6CBF" w:rsidRPr="00D257D0" w:rsidRDefault="004B6CBF" w:rsidP="00ED3F3A">
            <w:pPr>
              <w:spacing w:before="40" w:after="40"/>
              <w:rPr>
                <w:sz w:val="16"/>
                <w:szCs w:val="16"/>
              </w:rPr>
            </w:pPr>
            <w:r w:rsidRPr="00D257D0">
              <w:rPr>
                <w:sz w:val="16"/>
                <w:szCs w:val="16"/>
              </w:rPr>
              <w:t>BBCMA/ GF</w:t>
            </w:r>
          </w:p>
        </w:tc>
        <w:tc>
          <w:tcPr>
            <w:tcW w:w="720" w:type="dxa"/>
            <w:shd w:val="clear" w:color="auto" w:fill="92D050"/>
          </w:tcPr>
          <w:p w14:paraId="36CD22AE" w14:textId="77777777" w:rsidR="004B6CBF" w:rsidRPr="00D257D0" w:rsidRDefault="007456B0"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6B8336A" w14:textId="77777777" w:rsidR="004B6CBF" w:rsidRPr="00D257D0" w:rsidRDefault="002457E4" w:rsidP="0051751A">
            <w:pPr>
              <w:pStyle w:val="CommentText"/>
              <w:spacing w:before="40" w:after="40"/>
              <w:rPr>
                <w:rFonts w:cs="Arial"/>
                <w:sz w:val="16"/>
                <w:szCs w:val="16"/>
              </w:rPr>
            </w:pPr>
            <w:r w:rsidRPr="00D257D0">
              <w:rPr>
                <w:rFonts w:cs="Arial"/>
                <w:sz w:val="16"/>
                <w:szCs w:val="16"/>
              </w:rPr>
              <w:t xml:space="preserve">27Jan2015: </w:t>
            </w:r>
            <w:r w:rsidR="0051751A" w:rsidRPr="00D257D0">
              <w:rPr>
                <w:rFonts w:cs="Arial"/>
                <w:sz w:val="16"/>
                <w:szCs w:val="16"/>
              </w:rPr>
              <w:t xml:space="preserve">To be taken up during next revision of this document. </w:t>
            </w:r>
          </w:p>
          <w:p w14:paraId="13997148" w14:textId="77777777" w:rsidR="00747ACD" w:rsidRPr="00D257D0" w:rsidRDefault="007456B0" w:rsidP="00EC3EFD">
            <w:pPr>
              <w:pStyle w:val="CommentText"/>
              <w:spacing w:before="40" w:after="40"/>
              <w:rPr>
                <w:rFonts w:cs="Arial"/>
                <w:sz w:val="16"/>
                <w:szCs w:val="16"/>
              </w:rPr>
            </w:pPr>
            <w:r w:rsidRPr="00D257D0">
              <w:rPr>
                <w:rFonts w:cs="Arial"/>
                <w:sz w:val="16"/>
                <w:szCs w:val="16"/>
              </w:rPr>
              <w:t xml:space="preserve">2Feb2015: </w:t>
            </w:r>
            <w:r w:rsidR="00747ACD" w:rsidRPr="000310C7">
              <w:rPr>
                <w:rFonts w:cs="Arial"/>
                <w:sz w:val="16"/>
                <w:szCs w:val="16"/>
              </w:rPr>
              <w:t>A data deletion policy needs to be established. But all data must be archived for three years.</w:t>
            </w:r>
          </w:p>
          <w:p w14:paraId="009B8FBB" w14:textId="77777777" w:rsidR="00747ACD" w:rsidRPr="00D257D0" w:rsidRDefault="007456B0" w:rsidP="00EC3EFD">
            <w:pPr>
              <w:pStyle w:val="CommentText"/>
              <w:spacing w:before="40" w:after="40"/>
              <w:rPr>
                <w:rFonts w:cs="Arial"/>
                <w:sz w:val="16"/>
                <w:szCs w:val="16"/>
              </w:rPr>
            </w:pPr>
            <w:r w:rsidRPr="00D257D0">
              <w:rPr>
                <w:rFonts w:cs="Arial"/>
                <w:sz w:val="16"/>
                <w:szCs w:val="16"/>
              </w:rPr>
              <w:t xml:space="preserve">Added new section in </w:t>
            </w:r>
            <w:r w:rsidR="00EC3EFD" w:rsidRPr="00D257D0">
              <w:rPr>
                <w:rFonts w:cs="Arial"/>
                <w:sz w:val="16"/>
                <w:szCs w:val="16"/>
              </w:rPr>
              <w:t xml:space="preserve">section </w:t>
            </w:r>
            <w:r w:rsidR="00EC3EFD" w:rsidRPr="00D257D0">
              <w:rPr>
                <w:rFonts w:cs="Arial"/>
                <w:sz w:val="16"/>
                <w:szCs w:val="16"/>
              </w:rPr>
              <w:fldChar w:fldCharType="begin"/>
            </w:r>
            <w:r w:rsidR="00EC3EFD" w:rsidRPr="00D257D0">
              <w:rPr>
                <w:rFonts w:cs="Arial"/>
                <w:sz w:val="16"/>
                <w:szCs w:val="16"/>
              </w:rPr>
              <w:instrText xml:space="preserve"> REF _Ref410734058 \r \h </w:instrText>
            </w:r>
            <w:r w:rsidR="00D82C5F" w:rsidRPr="00D257D0">
              <w:rPr>
                <w:rFonts w:cs="Arial"/>
                <w:sz w:val="16"/>
                <w:szCs w:val="16"/>
              </w:rPr>
              <w:instrText xml:space="preserve"> \* MERGEFORMAT </w:instrText>
            </w:r>
            <w:r w:rsidR="00EC3EFD" w:rsidRPr="00D257D0">
              <w:rPr>
                <w:rFonts w:cs="Arial"/>
                <w:sz w:val="16"/>
                <w:szCs w:val="16"/>
              </w:rPr>
            </w:r>
            <w:r w:rsidR="00EC3EFD" w:rsidRPr="00D257D0">
              <w:rPr>
                <w:rFonts w:cs="Arial"/>
                <w:sz w:val="16"/>
                <w:szCs w:val="16"/>
              </w:rPr>
              <w:fldChar w:fldCharType="separate"/>
            </w:r>
            <w:r w:rsidR="00EC3EFD" w:rsidRPr="00D257D0">
              <w:rPr>
                <w:rFonts w:cs="Arial"/>
                <w:sz w:val="16"/>
                <w:szCs w:val="16"/>
              </w:rPr>
              <w:t>3.2.4</w:t>
            </w:r>
            <w:r w:rsidR="00EC3EFD" w:rsidRPr="00D257D0">
              <w:rPr>
                <w:rFonts w:cs="Arial"/>
                <w:sz w:val="16"/>
                <w:szCs w:val="16"/>
              </w:rPr>
              <w:fldChar w:fldCharType="end"/>
            </w:r>
            <w:r w:rsidRPr="00D257D0">
              <w:rPr>
                <w:rFonts w:cs="Arial"/>
                <w:sz w:val="16"/>
                <w:szCs w:val="16"/>
              </w:rPr>
              <w:t>.</w:t>
            </w:r>
          </w:p>
        </w:tc>
      </w:tr>
      <w:tr w:rsidR="002512D9" w:rsidRPr="00D257D0" w14:paraId="38D7AD41" w14:textId="77777777" w:rsidTr="002512D9">
        <w:trPr>
          <w:trHeight w:val="350"/>
        </w:trPr>
        <w:tc>
          <w:tcPr>
            <w:tcW w:w="1080" w:type="dxa"/>
            <w:shd w:val="clear" w:color="auto" w:fill="auto"/>
          </w:tcPr>
          <w:p w14:paraId="08E020A4" w14:textId="77777777" w:rsidR="001C5547" w:rsidRPr="00D257D0" w:rsidRDefault="001C5547" w:rsidP="007C1BF0">
            <w:pPr>
              <w:spacing w:before="40" w:after="40"/>
              <w:rPr>
                <w:sz w:val="16"/>
                <w:szCs w:val="16"/>
              </w:rPr>
            </w:pPr>
            <w:r w:rsidRPr="00D257D0">
              <w:rPr>
                <w:sz w:val="16"/>
                <w:szCs w:val="16"/>
              </w:rPr>
              <w:t>NMS.OI.025</w:t>
            </w:r>
          </w:p>
          <w:p w14:paraId="1950DA2B" w14:textId="77777777" w:rsidR="001C5547" w:rsidRPr="00D257D0" w:rsidRDefault="001C5547" w:rsidP="007C1BF0">
            <w:pPr>
              <w:spacing w:before="40" w:after="40"/>
              <w:rPr>
                <w:sz w:val="16"/>
                <w:szCs w:val="16"/>
              </w:rPr>
            </w:pPr>
            <w:r w:rsidRPr="00D257D0">
              <w:rPr>
                <w:sz w:val="18"/>
              </w:rPr>
              <w:t>(19-Jan-15)</w:t>
            </w:r>
          </w:p>
        </w:tc>
        <w:tc>
          <w:tcPr>
            <w:tcW w:w="2790" w:type="dxa"/>
            <w:shd w:val="clear" w:color="auto" w:fill="auto"/>
          </w:tcPr>
          <w:p w14:paraId="4DCE6C00" w14:textId="77777777" w:rsidR="001C5547" w:rsidRPr="00D257D0" w:rsidRDefault="001C5547" w:rsidP="001C5547">
            <w:pPr>
              <w:spacing w:before="40" w:after="40"/>
              <w:rPr>
                <w:sz w:val="16"/>
                <w:szCs w:val="16"/>
              </w:rPr>
            </w:pPr>
            <w:r w:rsidRPr="00D257D0">
              <w:rPr>
                <w:sz w:val="16"/>
                <w:szCs w:val="16"/>
              </w:rPr>
              <w:t>Security requirements are not finalized</w:t>
            </w:r>
          </w:p>
        </w:tc>
        <w:tc>
          <w:tcPr>
            <w:tcW w:w="1530" w:type="dxa"/>
            <w:shd w:val="clear" w:color="auto" w:fill="auto"/>
          </w:tcPr>
          <w:p w14:paraId="031227AD" w14:textId="77777777" w:rsidR="001C5547" w:rsidRPr="00D257D0" w:rsidRDefault="001C5547" w:rsidP="001C5547">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_Ref409461121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3.2.2</w:t>
            </w:r>
            <w:r w:rsidRPr="00D257D0">
              <w:rPr>
                <w:rFonts w:cs="Arial"/>
                <w:sz w:val="18"/>
              </w:rPr>
              <w:fldChar w:fldCharType="end"/>
            </w:r>
          </w:p>
        </w:tc>
        <w:tc>
          <w:tcPr>
            <w:tcW w:w="630" w:type="dxa"/>
            <w:shd w:val="clear" w:color="auto" w:fill="auto"/>
          </w:tcPr>
          <w:p w14:paraId="6A88CBFF" w14:textId="77777777" w:rsidR="001C5547" w:rsidRPr="00D257D0" w:rsidRDefault="001C5547" w:rsidP="00ED3F3A">
            <w:pPr>
              <w:spacing w:before="40" w:after="40"/>
              <w:rPr>
                <w:b/>
                <w:sz w:val="16"/>
                <w:szCs w:val="16"/>
              </w:rPr>
            </w:pPr>
            <w:r w:rsidRPr="00D257D0">
              <w:rPr>
                <w:b/>
                <w:sz w:val="16"/>
                <w:szCs w:val="16"/>
              </w:rPr>
              <w:t>Critical</w:t>
            </w:r>
          </w:p>
        </w:tc>
        <w:tc>
          <w:tcPr>
            <w:tcW w:w="810" w:type="dxa"/>
            <w:shd w:val="clear" w:color="auto" w:fill="auto"/>
          </w:tcPr>
          <w:p w14:paraId="1D06DFAA" w14:textId="77777777" w:rsidR="001C5547" w:rsidRPr="00D257D0" w:rsidRDefault="001C5547" w:rsidP="00ED3F3A">
            <w:pPr>
              <w:spacing w:before="40" w:after="40"/>
              <w:rPr>
                <w:sz w:val="16"/>
                <w:szCs w:val="16"/>
              </w:rPr>
            </w:pPr>
            <w:r w:rsidRPr="00D257D0">
              <w:rPr>
                <w:sz w:val="16"/>
                <w:szCs w:val="16"/>
              </w:rPr>
              <w:t>BBCMA/ GF</w:t>
            </w:r>
          </w:p>
        </w:tc>
        <w:tc>
          <w:tcPr>
            <w:tcW w:w="720" w:type="dxa"/>
            <w:shd w:val="clear" w:color="auto" w:fill="92D050"/>
          </w:tcPr>
          <w:p w14:paraId="2BBF4810" w14:textId="77777777" w:rsidR="001C5547" w:rsidRPr="00D257D0" w:rsidRDefault="00C210F6"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43C5657" w14:textId="77777777" w:rsidR="004B56FC" w:rsidRPr="00D257D0" w:rsidRDefault="002457E4" w:rsidP="002457E4">
            <w:pPr>
              <w:pStyle w:val="CommentText"/>
              <w:spacing w:before="40" w:after="40"/>
              <w:rPr>
                <w:rFonts w:cs="Arial"/>
                <w:sz w:val="16"/>
                <w:szCs w:val="16"/>
              </w:rPr>
            </w:pPr>
            <w:r w:rsidRPr="00D257D0">
              <w:rPr>
                <w:rFonts w:cs="Arial"/>
                <w:sz w:val="16"/>
                <w:szCs w:val="16"/>
              </w:rPr>
              <w:t>27Jan2015: Inputs received from Rob/</w:t>
            </w:r>
            <w:proofErr w:type="spellStart"/>
            <w:r w:rsidRPr="00D257D0">
              <w:rPr>
                <w:rFonts w:cs="Arial"/>
                <w:sz w:val="16"/>
                <w:szCs w:val="16"/>
              </w:rPr>
              <w:t>Kamalika</w:t>
            </w:r>
            <w:proofErr w:type="spellEnd"/>
            <w:r w:rsidRPr="00D257D0">
              <w:rPr>
                <w:rFonts w:cs="Arial"/>
                <w:sz w:val="16"/>
                <w:szCs w:val="16"/>
              </w:rPr>
              <w:t xml:space="preserve">. Analysis ongoing. </w:t>
            </w:r>
          </w:p>
          <w:p w14:paraId="79C94136" w14:textId="77777777" w:rsidR="001C5547" w:rsidRPr="00D257D0" w:rsidRDefault="004B56FC" w:rsidP="004B56FC">
            <w:pPr>
              <w:pStyle w:val="CommentText"/>
              <w:spacing w:before="40" w:after="40"/>
              <w:rPr>
                <w:rFonts w:cs="Arial"/>
                <w:sz w:val="16"/>
                <w:szCs w:val="16"/>
              </w:rPr>
            </w:pPr>
            <w:r w:rsidRPr="00D257D0">
              <w:rPr>
                <w:rFonts w:cs="Arial"/>
                <w:sz w:val="16"/>
                <w:szCs w:val="16"/>
              </w:rPr>
              <w:t xml:space="preserve">29Jan2015: Discussions held and requirement updated.  </w:t>
            </w:r>
          </w:p>
        </w:tc>
      </w:tr>
      <w:tr w:rsidR="002512D9" w:rsidRPr="00D257D0" w14:paraId="35A2BF13" w14:textId="77777777" w:rsidTr="002512D9">
        <w:trPr>
          <w:trHeight w:val="350"/>
        </w:trPr>
        <w:tc>
          <w:tcPr>
            <w:tcW w:w="1080" w:type="dxa"/>
            <w:shd w:val="clear" w:color="auto" w:fill="auto"/>
          </w:tcPr>
          <w:p w14:paraId="451E5B2C" w14:textId="77777777" w:rsidR="00B15FA1" w:rsidRPr="00D257D0" w:rsidRDefault="00B15FA1" w:rsidP="007C1BF0">
            <w:pPr>
              <w:spacing w:before="40" w:after="40"/>
              <w:rPr>
                <w:sz w:val="16"/>
                <w:szCs w:val="16"/>
              </w:rPr>
            </w:pPr>
            <w:r w:rsidRPr="00D257D0">
              <w:rPr>
                <w:sz w:val="16"/>
                <w:szCs w:val="16"/>
              </w:rPr>
              <w:t>NMS.OI.026</w:t>
            </w:r>
          </w:p>
          <w:p w14:paraId="389C888B" w14:textId="77777777" w:rsidR="00B15FA1" w:rsidRPr="00D257D0" w:rsidRDefault="00B15FA1" w:rsidP="007C1BF0">
            <w:pPr>
              <w:spacing w:before="40" w:after="40"/>
              <w:rPr>
                <w:sz w:val="16"/>
                <w:szCs w:val="16"/>
              </w:rPr>
            </w:pPr>
            <w:r w:rsidRPr="00D257D0">
              <w:rPr>
                <w:sz w:val="18"/>
              </w:rPr>
              <w:t>(19-Jan-15)</w:t>
            </w:r>
          </w:p>
        </w:tc>
        <w:tc>
          <w:tcPr>
            <w:tcW w:w="2790" w:type="dxa"/>
            <w:shd w:val="clear" w:color="auto" w:fill="auto"/>
          </w:tcPr>
          <w:p w14:paraId="682F0300" w14:textId="77777777" w:rsidR="00B15FA1" w:rsidRPr="00D257D0" w:rsidRDefault="00B15FA1" w:rsidP="001C5547">
            <w:pPr>
              <w:spacing w:before="40" w:after="40"/>
              <w:rPr>
                <w:sz w:val="16"/>
                <w:szCs w:val="16"/>
              </w:rPr>
            </w:pPr>
            <w:r w:rsidRPr="00D257D0">
              <w:rPr>
                <w:sz w:val="16"/>
                <w:szCs w:val="16"/>
              </w:rPr>
              <w:t>VPN access for debugging purpose</w:t>
            </w:r>
          </w:p>
        </w:tc>
        <w:tc>
          <w:tcPr>
            <w:tcW w:w="1530" w:type="dxa"/>
            <w:shd w:val="clear" w:color="auto" w:fill="auto"/>
          </w:tcPr>
          <w:p w14:paraId="6E931447" w14:textId="77777777" w:rsidR="00B15FA1" w:rsidRPr="00D257D0" w:rsidRDefault="00B15FA1" w:rsidP="001C5547">
            <w:pPr>
              <w:spacing w:before="40" w:after="40"/>
              <w:rPr>
                <w:rFonts w:cs="Arial"/>
                <w:sz w:val="18"/>
              </w:rPr>
            </w:pPr>
            <w:r w:rsidRPr="00D257D0">
              <w:rPr>
                <w:rFonts w:cs="Arial"/>
                <w:sz w:val="18"/>
              </w:rPr>
              <w:t xml:space="preserve">Sec </w:t>
            </w:r>
            <w:r w:rsidRPr="00D257D0">
              <w:rPr>
                <w:rFonts w:cs="Arial"/>
                <w:sz w:val="18"/>
              </w:rPr>
              <w:fldChar w:fldCharType="begin"/>
            </w:r>
            <w:r w:rsidRPr="00D257D0">
              <w:rPr>
                <w:rFonts w:cs="Arial"/>
                <w:sz w:val="18"/>
              </w:rPr>
              <w:instrText xml:space="preserve"> REF _Ref409461121 \r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3.2.2</w:t>
            </w:r>
            <w:r w:rsidRPr="00D257D0">
              <w:rPr>
                <w:rFonts w:cs="Arial"/>
                <w:sz w:val="18"/>
              </w:rPr>
              <w:fldChar w:fldCharType="end"/>
            </w:r>
          </w:p>
        </w:tc>
        <w:tc>
          <w:tcPr>
            <w:tcW w:w="630" w:type="dxa"/>
            <w:shd w:val="clear" w:color="auto" w:fill="auto"/>
          </w:tcPr>
          <w:p w14:paraId="1B7DDC9C" w14:textId="77777777" w:rsidR="00B15FA1" w:rsidRPr="00D257D0" w:rsidRDefault="00B15FA1" w:rsidP="00ED3F3A">
            <w:pPr>
              <w:spacing w:before="40" w:after="40"/>
              <w:rPr>
                <w:b/>
                <w:sz w:val="16"/>
                <w:szCs w:val="16"/>
              </w:rPr>
            </w:pPr>
            <w:r w:rsidRPr="00D257D0">
              <w:rPr>
                <w:b/>
                <w:sz w:val="16"/>
                <w:szCs w:val="16"/>
              </w:rPr>
              <w:t>Major</w:t>
            </w:r>
          </w:p>
        </w:tc>
        <w:tc>
          <w:tcPr>
            <w:tcW w:w="810" w:type="dxa"/>
            <w:shd w:val="clear" w:color="auto" w:fill="auto"/>
          </w:tcPr>
          <w:p w14:paraId="4685070A" w14:textId="77777777" w:rsidR="00B15FA1" w:rsidRPr="00D257D0" w:rsidRDefault="00B15FA1" w:rsidP="00ED3F3A">
            <w:pPr>
              <w:spacing w:before="40" w:after="40"/>
              <w:rPr>
                <w:sz w:val="16"/>
                <w:szCs w:val="16"/>
              </w:rPr>
            </w:pPr>
            <w:r w:rsidRPr="00D257D0">
              <w:rPr>
                <w:sz w:val="16"/>
                <w:szCs w:val="16"/>
              </w:rPr>
              <w:t>BBCMA/ GF</w:t>
            </w:r>
          </w:p>
        </w:tc>
        <w:tc>
          <w:tcPr>
            <w:tcW w:w="720" w:type="dxa"/>
            <w:shd w:val="clear" w:color="auto" w:fill="92D050"/>
          </w:tcPr>
          <w:p w14:paraId="786BF793" w14:textId="77777777" w:rsidR="00B15FA1" w:rsidRPr="00D257D0" w:rsidRDefault="0085041E"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105C6A6" w14:textId="77777777" w:rsidR="00B15FA1" w:rsidRPr="00D257D0" w:rsidRDefault="00E31C3A" w:rsidP="0085041E">
            <w:pPr>
              <w:pStyle w:val="CommentText"/>
              <w:spacing w:before="40" w:after="40"/>
              <w:rPr>
                <w:rFonts w:cs="Arial"/>
                <w:sz w:val="16"/>
                <w:szCs w:val="16"/>
              </w:rPr>
            </w:pPr>
            <w:r w:rsidRPr="00D257D0">
              <w:rPr>
                <w:rFonts w:cs="Arial"/>
                <w:sz w:val="16"/>
                <w:szCs w:val="16"/>
              </w:rPr>
              <w:t xml:space="preserve">27Jan2015: </w:t>
            </w:r>
            <w:r w:rsidR="0085041E" w:rsidRPr="00D257D0">
              <w:rPr>
                <w:rFonts w:cs="Arial"/>
                <w:sz w:val="16"/>
                <w:szCs w:val="16"/>
              </w:rPr>
              <w:t>VPN access shall be available as confirmed by PWC.</w:t>
            </w:r>
            <w:r w:rsidRPr="00D257D0">
              <w:rPr>
                <w:rFonts w:cs="Arial"/>
                <w:sz w:val="16"/>
                <w:szCs w:val="16"/>
              </w:rPr>
              <w:t xml:space="preserve"> </w:t>
            </w:r>
          </w:p>
        </w:tc>
      </w:tr>
    </w:tbl>
    <w:p w14:paraId="3F88FD8A" w14:textId="77777777" w:rsidR="000A6E30" w:rsidRPr="00D257D0" w:rsidRDefault="000A6E30" w:rsidP="003237A9">
      <w:pPr>
        <w:pStyle w:val="Heading2"/>
      </w:pPr>
      <w:bookmarkStart w:id="25" w:name="_Toc411545754"/>
      <w:r w:rsidRPr="00D257D0">
        <w:t xml:space="preserve">Action </w:t>
      </w:r>
      <w:r w:rsidR="0037146D" w:rsidRPr="00D257D0">
        <w:t>Points (AP)</w:t>
      </w:r>
      <w:bookmarkEnd w:id="25"/>
    </w:p>
    <w:tbl>
      <w:tblPr>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42"/>
        <w:gridCol w:w="3636"/>
        <w:gridCol w:w="900"/>
        <w:gridCol w:w="720"/>
        <w:gridCol w:w="3060"/>
      </w:tblGrid>
      <w:tr w:rsidR="002512D9" w:rsidRPr="00D257D0" w14:paraId="2A6815EA" w14:textId="77777777" w:rsidTr="002512D9">
        <w:tc>
          <w:tcPr>
            <w:tcW w:w="1242" w:type="dxa"/>
            <w:shd w:val="clear" w:color="auto" w:fill="D9D9D9" w:themeFill="background1" w:themeFillShade="D9"/>
          </w:tcPr>
          <w:p w14:paraId="05737579" w14:textId="77777777" w:rsidR="00D018D6" w:rsidRPr="00D257D0" w:rsidRDefault="00D018D6" w:rsidP="003A7443">
            <w:pPr>
              <w:pStyle w:val="CommentText"/>
              <w:spacing w:before="60" w:after="60"/>
              <w:rPr>
                <w:rFonts w:cs="Arial"/>
                <w:b/>
                <w:sz w:val="18"/>
              </w:rPr>
            </w:pPr>
            <w:r w:rsidRPr="00D257D0">
              <w:rPr>
                <w:rFonts w:cs="Arial"/>
                <w:b/>
                <w:sz w:val="18"/>
              </w:rPr>
              <w:t>Action Points</w:t>
            </w:r>
          </w:p>
        </w:tc>
        <w:tc>
          <w:tcPr>
            <w:tcW w:w="3636" w:type="dxa"/>
            <w:shd w:val="clear" w:color="auto" w:fill="D9D9D9" w:themeFill="background1" w:themeFillShade="D9"/>
          </w:tcPr>
          <w:p w14:paraId="396E4A5F" w14:textId="77777777" w:rsidR="00D018D6" w:rsidRPr="00D257D0" w:rsidRDefault="00D018D6" w:rsidP="003A7443">
            <w:pPr>
              <w:pStyle w:val="CommentText"/>
              <w:spacing w:before="60" w:after="60"/>
              <w:rPr>
                <w:rFonts w:cs="Arial"/>
                <w:b/>
                <w:sz w:val="18"/>
              </w:rPr>
            </w:pPr>
            <w:r w:rsidRPr="00D257D0">
              <w:rPr>
                <w:rFonts w:cs="Arial"/>
                <w:b/>
                <w:sz w:val="18"/>
              </w:rPr>
              <w:t>Issue</w:t>
            </w:r>
          </w:p>
        </w:tc>
        <w:tc>
          <w:tcPr>
            <w:tcW w:w="900" w:type="dxa"/>
            <w:shd w:val="clear" w:color="auto" w:fill="D9D9D9" w:themeFill="background1" w:themeFillShade="D9"/>
          </w:tcPr>
          <w:p w14:paraId="5727E6D1" w14:textId="77777777" w:rsidR="00D018D6" w:rsidRPr="00D257D0" w:rsidRDefault="00D018D6" w:rsidP="003A7443">
            <w:pPr>
              <w:pStyle w:val="CommentText"/>
              <w:spacing w:before="60" w:after="60"/>
              <w:rPr>
                <w:rFonts w:cs="Arial"/>
                <w:b/>
                <w:sz w:val="18"/>
              </w:rPr>
            </w:pPr>
            <w:r w:rsidRPr="00D257D0">
              <w:rPr>
                <w:rFonts w:cs="Arial"/>
                <w:b/>
                <w:sz w:val="18"/>
              </w:rPr>
              <w:t>Owner</w:t>
            </w:r>
          </w:p>
        </w:tc>
        <w:tc>
          <w:tcPr>
            <w:tcW w:w="720" w:type="dxa"/>
            <w:shd w:val="clear" w:color="auto" w:fill="D9D9D9" w:themeFill="background1" w:themeFillShade="D9"/>
          </w:tcPr>
          <w:p w14:paraId="30CEC4A1" w14:textId="77777777" w:rsidR="00D018D6" w:rsidRPr="00D257D0" w:rsidRDefault="00D018D6" w:rsidP="003A7443">
            <w:pPr>
              <w:pStyle w:val="CommentText"/>
              <w:spacing w:before="60" w:after="60"/>
              <w:rPr>
                <w:rFonts w:cs="Arial"/>
                <w:b/>
                <w:sz w:val="18"/>
              </w:rPr>
            </w:pPr>
            <w:r w:rsidRPr="00D257D0">
              <w:rPr>
                <w:rFonts w:cs="Arial"/>
                <w:b/>
                <w:sz w:val="18"/>
              </w:rPr>
              <w:t>Status</w:t>
            </w:r>
          </w:p>
        </w:tc>
        <w:tc>
          <w:tcPr>
            <w:tcW w:w="3060" w:type="dxa"/>
            <w:shd w:val="clear" w:color="auto" w:fill="D9D9D9" w:themeFill="background1" w:themeFillShade="D9"/>
          </w:tcPr>
          <w:p w14:paraId="075A3320" w14:textId="77777777" w:rsidR="00D018D6" w:rsidRPr="00D257D0" w:rsidRDefault="00D018D6" w:rsidP="003A7443">
            <w:pPr>
              <w:pStyle w:val="CommentText"/>
              <w:spacing w:before="60" w:after="60"/>
              <w:rPr>
                <w:rFonts w:cs="Arial"/>
                <w:b/>
                <w:sz w:val="18"/>
              </w:rPr>
            </w:pPr>
            <w:r w:rsidRPr="00D257D0">
              <w:rPr>
                <w:rFonts w:cs="Arial"/>
                <w:b/>
                <w:sz w:val="18"/>
              </w:rPr>
              <w:t>Remarks</w:t>
            </w:r>
          </w:p>
        </w:tc>
      </w:tr>
      <w:tr w:rsidR="002512D9" w:rsidRPr="00D257D0" w14:paraId="2A8D2160" w14:textId="77777777" w:rsidTr="002512D9">
        <w:trPr>
          <w:trHeight w:val="350"/>
        </w:trPr>
        <w:tc>
          <w:tcPr>
            <w:tcW w:w="1242" w:type="dxa"/>
            <w:shd w:val="clear" w:color="auto" w:fill="auto"/>
          </w:tcPr>
          <w:p w14:paraId="761D69D4" w14:textId="77777777" w:rsidR="00D018D6" w:rsidRPr="00D257D0" w:rsidRDefault="00D018D6" w:rsidP="00A90474">
            <w:pPr>
              <w:rPr>
                <w:sz w:val="16"/>
                <w:szCs w:val="16"/>
              </w:rPr>
            </w:pPr>
            <w:r w:rsidRPr="00D257D0">
              <w:rPr>
                <w:sz w:val="16"/>
                <w:szCs w:val="16"/>
              </w:rPr>
              <w:t>NMS.AP.001</w:t>
            </w:r>
            <w:r w:rsidR="00AC041B" w:rsidRPr="00D257D0">
              <w:rPr>
                <w:sz w:val="16"/>
                <w:szCs w:val="16"/>
              </w:rPr>
              <w:t xml:space="preserve"> (28-nov-14)</w:t>
            </w:r>
          </w:p>
        </w:tc>
        <w:tc>
          <w:tcPr>
            <w:tcW w:w="3636" w:type="dxa"/>
            <w:shd w:val="clear" w:color="auto" w:fill="auto"/>
          </w:tcPr>
          <w:p w14:paraId="6171D037" w14:textId="77777777" w:rsidR="00D018D6" w:rsidRPr="00D257D0" w:rsidRDefault="00D018D6" w:rsidP="003A7443">
            <w:pPr>
              <w:rPr>
                <w:sz w:val="16"/>
                <w:szCs w:val="16"/>
              </w:rPr>
            </w:pPr>
            <w:r w:rsidRPr="00D257D0">
              <w:rPr>
                <w:sz w:val="16"/>
                <w:szCs w:val="16"/>
              </w:rPr>
              <w:t xml:space="preserve">Access to FLW Database Schema. </w:t>
            </w:r>
          </w:p>
        </w:tc>
        <w:tc>
          <w:tcPr>
            <w:tcW w:w="900" w:type="dxa"/>
            <w:shd w:val="clear" w:color="auto" w:fill="auto"/>
          </w:tcPr>
          <w:p w14:paraId="664DC4E4"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508742C8"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7019D855" w14:textId="77777777" w:rsidR="00D018D6" w:rsidRPr="00D257D0" w:rsidRDefault="004A7564" w:rsidP="00815BE7">
            <w:pPr>
              <w:rPr>
                <w:sz w:val="16"/>
                <w:szCs w:val="16"/>
              </w:rPr>
            </w:pPr>
            <w:r w:rsidRPr="00D257D0">
              <w:rPr>
                <w:sz w:val="16"/>
                <w:szCs w:val="16"/>
              </w:rPr>
              <w:t>Shared and uploaded on Google drive.</w:t>
            </w:r>
          </w:p>
        </w:tc>
      </w:tr>
      <w:tr w:rsidR="002512D9" w:rsidRPr="00D257D0" w14:paraId="29D08A9B" w14:textId="77777777" w:rsidTr="002512D9">
        <w:trPr>
          <w:trHeight w:val="350"/>
        </w:trPr>
        <w:tc>
          <w:tcPr>
            <w:tcW w:w="1242" w:type="dxa"/>
            <w:shd w:val="clear" w:color="auto" w:fill="auto"/>
          </w:tcPr>
          <w:p w14:paraId="03463A51" w14:textId="77777777" w:rsidR="00D018D6" w:rsidRPr="00D257D0" w:rsidRDefault="00D018D6" w:rsidP="00A90474">
            <w:pPr>
              <w:rPr>
                <w:sz w:val="16"/>
                <w:szCs w:val="16"/>
              </w:rPr>
            </w:pPr>
            <w:r w:rsidRPr="00D257D0">
              <w:rPr>
                <w:sz w:val="16"/>
                <w:szCs w:val="16"/>
              </w:rPr>
              <w:t>NMS.AP.002</w:t>
            </w:r>
            <w:r w:rsidR="00AC041B" w:rsidRPr="00D257D0">
              <w:rPr>
                <w:sz w:val="16"/>
                <w:szCs w:val="16"/>
              </w:rPr>
              <w:t xml:space="preserve"> (28-nov-14)</w:t>
            </w:r>
          </w:p>
        </w:tc>
        <w:tc>
          <w:tcPr>
            <w:tcW w:w="3636" w:type="dxa"/>
            <w:shd w:val="clear" w:color="auto" w:fill="auto"/>
          </w:tcPr>
          <w:p w14:paraId="3837F21E" w14:textId="77777777" w:rsidR="004B3948" w:rsidRPr="00D257D0" w:rsidRDefault="00D018D6" w:rsidP="004B3948">
            <w:pPr>
              <w:rPr>
                <w:sz w:val="16"/>
                <w:szCs w:val="16"/>
              </w:rPr>
            </w:pPr>
            <w:r w:rsidRPr="00D257D0">
              <w:rPr>
                <w:sz w:val="16"/>
                <w:szCs w:val="16"/>
              </w:rPr>
              <w:t xml:space="preserve">Share MCTS document, and format/content of MCTS database </w:t>
            </w:r>
            <w:proofErr w:type="spellStart"/>
            <w:r w:rsidRPr="00D257D0">
              <w:rPr>
                <w:sz w:val="16"/>
                <w:szCs w:val="16"/>
              </w:rPr>
              <w:t>csv</w:t>
            </w:r>
            <w:proofErr w:type="spellEnd"/>
            <w:r w:rsidRPr="00D257D0">
              <w:rPr>
                <w:sz w:val="16"/>
                <w:szCs w:val="16"/>
              </w:rPr>
              <w:t xml:space="preserve"> files. </w:t>
            </w:r>
            <w:r w:rsidR="006C221C" w:rsidRPr="00D257D0">
              <w:rPr>
                <w:sz w:val="16"/>
                <w:szCs w:val="16"/>
              </w:rPr>
              <w:t>Same for FLW.</w:t>
            </w:r>
            <w:r w:rsidR="004B3948" w:rsidRPr="00D257D0">
              <w:rPr>
                <w:sz w:val="16"/>
                <w:szCs w:val="16"/>
              </w:rPr>
              <w:t xml:space="preserve"> </w:t>
            </w:r>
          </w:p>
          <w:p w14:paraId="555047AF" w14:textId="77777777" w:rsidR="00D018D6" w:rsidRPr="00D257D0" w:rsidRDefault="00D018D6" w:rsidP="004B3948">
            <w:pPr>
              <w:rPr>
                <w:sz w:val="16"/>
                <w:szCs w:val="16"/>
              </w:rPr>
            </w:pPr>
            <w:r w:rsidRPr="00D257D0">
              <w:rPr>
                <w:sz w:val="16"/>
                <w:szCs w:val="16"/>
              </w:rPr>
              <w:t xml:space="preserve">(MCTS </w:t>
            </w:r>
            <w:proofErr w:type="spellStart"/>
            <w:r w:rsidRPr="00D257D0">
              <w:rPr>
                <w:sz w:val="16"/>
                <w:szCs w:val="16"/>
              </w:rPr>
              <w:t>db</w:t>
            </w:r>
            <w:proofErr w:type="spellEnd"/>
            <w:r w:rsidRPr="00D257D0">
              <w:rPr>
                <w:sz w:val="16"/>
                <w:szCs w:val="16"/>
              </w:rPr>
              <w:t xml:space="preserve"> is to be replaced RCH.)</w:t>
            </w:r>
          </w:p>
        </w:tc>
        <w:tc>
          <w:tcPr>
            <w:tcW w:w="900" w:type="dxa"/>
            <w:shd w:val="clear" w:color="auto" w:fill="auto"/>
          </w:tcPr>
          <w:p w14:paraId="03DAECCE"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00BB415A" w14:textId="77777777" w:rsidR="00D018D6" w:rsidRPr="00D257D0" w:rsidRDefault="00C467A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AC6DB1C" w14:textId="77777777" w:rsidR="00D018D6" w:rsidRPr="00D257D0" w:rsidRDefault="00C467A8" w:rsidP="00815BE7">
            <w:pPr>
              <w:rPr>
                <w:sz w:val="16"/>
                <w:szCs w:val="16"/>
              </w:rPr>
            </w:pPr>
            <w:r w:rsidRPr="00D257D0">
              <w:rPr>
                <w:sz w:val="16"/>
                <w:szCs w:val="16"/>
              </w:rPr>
              <w:t xml:space="preserve">Is already part of open issue so removing </w:t>
            </w:r>
            <w:proofErr w:type="gramStart"/>
            <w:r w:rsidRPr="00D257D0">
              <w:rPr>
                <w:sz w:val="16"/>
                <w:szCs w:val="16"/>
              </w:rPr>
              <w:t>duplicate.</w:t>
            </w:r>
            <w:proofErr w:type="gramEnd"/>
          </w:p>
        </w:tc>
      </w:tr>
      <w:tr w:rsidR="002512D9" w:rsidRPr="00D257D0" w14:paraId="089E2FC1" w14:textId="77777777" w:rsidTr="002512D9">
        <w:trPr>
          <w:trHeight w:val="350"/>
        </w:trPr>
        <w:tc>
          <w:tcPr>
            <w:tcW w:w="1242" w:type="dxa"/>
            <w:shd w:val="clear" w:color="auto" w:fill="auto"/>
          </w:tcPr>
          <w:p w14:paraId="40621B96" w14:textId="77777777" w:rsidR="00D018D6" w:rsidRPr="00D257D0" w:rsidRDefault="00D018D6" w:rsidP="00A90474">
            <w:pPr>
              <w:rPr>
                <w:sz w:val="16"/>
                <w:szCs w:val="16"/>
              </w:rPr>
            </w:pPr>
            <w:r w:rsidRPr="00D257D0">
              <w:rPr>
                <w:sz w:val="16"/>
                <w:szCs w:val="16"/>
              </w:rPr>
              <w:t>NMS.AP.003</w:t>
            </w:r>
            <w:r w:rsidR="00AC041B" w:rsidRPr="00D257D0">
              <w:rPr>
                <w:sz w:val="16"/>
                <w:szCs w:val="16"/>
              </w:rPr>
              <w:t xml:space="preserve"> (28-nov-14)</w:t>
            </w:r>
          </w:p>
        </w:tc>
        <w:tc>
          <w:tcPr>
            <w:tcW w:w="3636" w:type="dxa"/>
            <w:shd w:val="clear" w:color="auto" w:fill="auto"/>
          </w:tcPr>
          <w:p w14:paraId="0EC91F53" w14:textId="77777777" w:rsidR="00D018D6" w:rsidRPr="00D257D0" w:rsidRDefault="00D018D6" w:rsidP="003A7443">
            <w:pPr>
              <w:rPr>
                <w:sz w:val="16"/>
                <w:szCs w:val="16"/>
              </w:rPr>
            </w:pPr>
            <w:r w:rsidRPr="00D257D0">
              <w:rPr>
                <w:sz w:val="16"/>
                <w:szCs w:val="16"/>
              </w:rPr>
              <w:t>Share file format of CSV files that shall be uploaded to MOTECH DB.</w:t>
            </w:r>
          </w:p>
        </w:tc>
        <w:tc>
          <w:tcPr>
            <w:tcW w:w="900" w:type="dxa"/>
            <w:shd w:val="clear" w:color="auto" w:fill="auto"/>
          </w:tcPr>
          <w:p w14:paraId="54C37C6E"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6A897A86"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72E5C78" w14:textId="77777777" w:rsidR="00D018D6" w:rsidRPr="00D257D0" w:rsidRDefault="001840EA" w:rsidP="003A7443">
            <w:pPr>
              <w:rPr>
                <w:sz w:val="16"/>
                <w:szCs w:val="16"/>
              </w:rPr>
            </w:pPr>
            <w:r w:rsidRPr="00D257D0">
              <w:rPr>
                <w:sz w:val="16"/>
                <w:szCs w:val="16"/>
              </w:rPr>
              <w:t xml:space="preserve">Some additional fields have to be added. </w:t>
            </w:r>
            <w:r w:rsidR="004A7564" w:rsidRPr="00D257D0">
              <w:rPr>
                <w:sz w:val="16"/>
                <w:szCs w:val="16"/>
              </w:rPr>
              <w:t>Shared and uploaded on Google drive.</w:t>
            </w:r>
          </w:p>
        </w:tc>
      </w:tr>
      <w:tr w:rsidR="002512D9" w:rsidRPr="00D257D0" w14:paraId="312962BC" w14:textId="77777777" w:rsidTr="002512D9">
        <w:trPr>
          <w:trHeight w:val="350"/>
        </w:trPr>
        <w:tc>
          <w:tcPr>
            <w:tcW w:w="1242" w:type="dxa"/>
            <w:shd w:val="clear" w:color="auto" w:fill="auto"/>
          </w:tcPr>
          <w:p w14:paraId="379AAF85" w14:textId="77777777" w:rsidR="00D018D6" w:rsidRPr="00D257D0" w:rsidRDefault="00D018D6" w:rsidP="00A90474">
            <w:pPr>
              <w:rPr>
                <w:sz w:val="16"/>
                <w:szCs w:val="16"/>
              </w:rPr>
            </w:pPr>
            <w:r w:rsidRPr="00D257D0">
              <w:rPr>
                <w:sz w:val="16"/>
                <w:szCs w:val="16"/>
              </w:rPr>
              <w:t>NMS.AP.004</w:t>
            </w:r>
            <w:r w:rsidR="00AC041B" w:rsidRPr="00D257D0">
              <w:rPr>
                <w:sz w:val="16"/>
                <w:szCs w:val="16"/>
              </w:rPr>
              <w:t xml:space="preserve"> (28-nov-14)</w:t>
            </w:r>
          </w:p>
        </w:tc>
        <w:tc>
          <w:tcPr>
            <w:tcW w:w="3636" w:type="dxa"/>
            <w:shd w:val="clear" w:color="auto" w:fill="auto"/>
          </w:tcPr>
          <w:p w14:paraId="444C41D4" w14:textId="77777777" w:rsidR="00D018D6" w:rsidRPr="00D257D0" w:rsidRDefault="00D018D6" w:rsidP="003A7443">
            <w:pPr>
              <w:rPr>
                <w:sz w:val="16"/>
                <w:szCs w:val="16"/>
              </w:rPr>
            </w:pPr>
            <w:r w:rsidRPr="00D257D0">
              <w:rPr>
                <w:sz w:val="16"/>
                <w:szCs w:val="16"/>
              </w:rPr>
              <w:t xml:space="preserve">Session with other team – call </w:t>
            </w:r>
            <w:proofErr w:type="spellStart"/>
            <w:r w:rsidRPr="00D257D0">
              <w:rPr>
                <w:sz w:val="16"/>
                <w:szCs w:val="16"/>
              </w:rPr>
              <w:t>Beehyv</w:t>
            </w:r>
            <w:proofErr w:type="spellEnd"/>
            <w:r w:rsidRPr="00D257D0">
              <w:rPr>
                <w:sz w:val="16"/>
                <w:szCs w:val="16"/>
              </w:rPr>
              <w:t xml:space="preserve"> for managing </w:t>
            </w:r>
            <w:proofErr w:type="spellStart"/>
            <w:r w:rsidRPr="00D257D0">
              <w:rPr>
                <w:sz w:val="16"/>
                <w:szCs w:val="16"/>
              </w:rPr>
              <w:t>RefDB</w:t>
            </w:r>
            <w:proofErr w:type="spellEnd"/>
            <w:r w:rsidRPr="00D257D0">
              <w:rPr>
                <w:sz w:val="16"/>
                <w:szCs w:val="16"/>
              </w:rPr>
              <w:t xml:space="preserve"> – on need basis?</w:t>
            </w:r>
          </w:p>
          <w:p w14:paraId="3C864AEA" w14:textId="77777777" w:rsidR="00D018D6" w:rsidRPr="00D257D0" w:rsidRDefault="00D018D6" w:rsidP="003A7443">
            <w:pPr>
              <w:rPr>
                <w:sz w:val="16"/>
                <w:szCs w:val="16"/>
              </w:rPr>
            </w:pPr>
            <w:r w:rsidRPr="00D257D0">
              <w:rPr>
                <w:sz w:val="16"/>
                <w:szCs w:val="16"/>
              </w:rPr>
              <w:t>Or check the document that has been shared.</w:t>
            </w:r>
          </w:p>
        </w:tc>
        <w:tc>
          <w:tcPr>
            <w:tcW w:w="900" w:type="dxa"/>
            <w:shd w:val="clear" w:color="auto" w:fill="auto"/>
          </w:tcPr>
          <w:p w14:paraId="06F4D83D" w14:textId="77777777" w:rsidR="00D018D6" w:rsidRPr="00D257D0" w:rsidRDefault="00D018D6" w:rsidP="003A7443">
            <w:pPr>
              <w:rPr>
                <w:sz w:val="16"/>
                <w:szCs w:val="16"/>
              </w:rPr>
            </w:pPr>
            <w:proofErr w:type="spellStart"/>
            <w:r w:rsidRPr="00D257D0">
              <w:rPr>
                <w:sz w:val="16"/>
                <w:szCs w:val="16"/>
              </w:rPr>
              <w:t>Kamalika</w:t>
            </w:r>
            <w:proofErr w:type="spellEnd"/>
            <w:r w:rsidRPr="00D257D0">
              <w:rPr>
                <w:sz w:val="16"/>
                <w:szCs w:val="16"/>
              </w:rPr>
              <w:t xml:space="preserve">/ </w:t>
            </w:r>
            <w:proofErr w:type="spellStart"/>
            <w:r w:rsidRPr="00D257D0">
              <w:rPr>
                <w:sz w:val="16"/>
                <w:szCs w:val="16"/>
              </w:rPr>
              <w:t>Prakhar</w:t>
            </w:r>
            <w:proofErr w:type="spellEnd"/>
          </w:p>
        </w:tc>
        <w:tc>
          <w:tcPr>
            <w:tcW w:w="720" w:type="dxa"/>
            <w:shd w:val="clear" w:color="auto" w:fill="92D050"/>
          </w:tcPr>
          <w:p w14:paraId="7A185ED8" w14:textId="77777777" w:rsidR="00D018D6" w:rsidRPr="00D257D0" w:rsidRDefault="0031117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3FB77A3" w14:textId="77777777" w:rsidR="00D018D6" w:rsidRPr="00D257D0" w:rsidRDefault="00D018D6" w:rsidP="003A7443">
            <w:pPr>
              <w:rPr>
                <w:sz w:val="16"/>
                <w:szCs w:val="16"/>
              </w:rPr>
            </w:pPr>
            <w:proofErr w:type="spellStart"/>
            <w:r w:rsidRPr="00D257D0">
              <w:rPr>
                <w:sz w:val="16"/>
                <w:szCs w:val="16"/>
              </w:rPr>
              <w:t>Sumit</w:t>
            </w:r>
            <w:proofErr w:type="spellEnd"/>
            <w:r w:rsidRPr="00D257D0">
              <w:rPr>
                <w:sz w:val="16"/>
                <w:szCs w:val="16"/>
              </w:rPr>
              <w:t xml:space="preserve"> to check if documents alone could be helpful or meeting is needed.</w:t>
            </w:r>
          </w:p>
        </w:tc>
      </w:tr>
      <w:tr w:rsidR="002512D9" w:rsidRPr="00D257D0" w14:paraId="73F05B0C" w14:textId="77777777" w:rsidTr="002512D9">
        <w:trPr>
          <w:trHeight w:val="350"/>
        </w:trPr>
        <w:tc>
          <w:tcPr>
            <w:tcW w:w="1242" w:type="dxa"/>
            <w:shd w:val="clear" w:color="auto" w:fill="auto"/>
          </w:tcPr>
          <w:p w14:paraId="1BBD9AD2" w14:textId="77777777" w:rsidR="00D018D6" w:rsidRPr="00D257D0" w:rsidRDefault="00D018D6" w:rsidP="00A90474">
            <w:pPr>
              <w:rPr>
                <w:sz w:val="16"/>
                <w:szCs w:val="16"/>
              </w:rPr>
            </w:pPr>
            <w:r w:rsidRPr="00D257D0">
              <w:rPr>
                <w:sz w:val="16"/>
                <w:szCs w:val="16"/>
              </w:rPr>
              <w:t>NMS.AP.005</w:t>
            </w:r>
            <w:r w:rsidR="00AC041B" w:rsidRPr="00D257D0">
              <w:rPr>
                <w:sz w:val="16"/>
                <w:szCs w:val="16"/>
              </w:rPr>
              <w:t xml:space="preserve"> (28-nov-14)</w:t>
            </w:r>
          </w:p>
        </w:tc>
        <w:tc>
          <w:tcPr>
            <w:tcW w:w="3636" w:type="dxa"/>
            <w:shd w:val="clear" w:color="auto" w:fill="auto"/>
          </w:tcPr>
          <w:p w14:paraId="53E91991" w14:textId="77777777" w:rsidR="00D018D6" w:rsidRPr="00D257D0" w:rsidRDefault="00D018D6" w:rsidP="003A7443">
            <w:pPr>
              <w:rPr>
                <w:sz w:val="16"/>
                <w:szCs w:val="16"/>
              </w:rPr>
            </w:pPr>
            <w:r w:rsidRPr="00D257D0">
              <w:rPr>
                <w:sz w:val="16"/>
                <w:szCs w:val="16"/>
              </w:rPr>
              <w:t xml:space="preserve">Share doc for </w:t>
            </w:r>
            <w:proofErr w:type="spellStart"/>
            <w:r w:rsidRPr="00D257D0">
              <w:rPr>
                <w:sz w:val="16"/>
                <w:szCs w:val="16"/>
              </w:rPr>
              <w:t>msisdn</w:t>
            </w:r>
            <w:proofErr w:type="spellEnd"/>
            <w:r w:rsidRPr="00D257D0">
              <w:rPr>
                <w:sz w:val="16"/>
                <w:szCs w:val="16"/>
              </w:rPr>
              <w:t xml:space="preserve"> change?</w:t>
            </w:r>
          </w:p>
        </w:tc>
        <w:tc>
          <w:tcPr>
            <w:tcW w:w="900" w:type="dxa"/>
            <w:shd w:val="clear" w:color="auto" w:fill="auto"/>
          </w:tcPr>
          <w:p w14:paraId="3086C11E"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3CAB75E3"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8D66513"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52F3A30E" w14:textId="77777777" w:rsidTr="002512D9">
        <w:trPr>
          <w:trHeight w:val="350"/>
        </w:trPr>
        <w:tc>
          <w:tcPr>
            <w:tcW w:w="1242" w:type="dxa"/>
            <w:shd w:val="clear" w:color="auto" w:fill="auto"/>
          </w:tcPr>
          <w:p w14:paraId="66E1D0B2" w14:textId="77777777" w:rsidR="00D018D6" w:rsidRPr="00D257D0" w:rsidRDefault="00D018D6" w:rsidP="00A90474">
            <w:pPr>
              <w:rPr>
                <w:sz w:val="16"/>
                <w:szCs w:val="16"/>
              </w:rPr>
            </w:pPr>
            <w:r w:rsidRPr="00D257D0">
              <w:rPr>
                <w:sz w:val="16"/>
                <w:szCs w:val="16"/>
              </w:rPr>
              <w:t>NMS.AP.006</w:t>
            </w:r>
            <w:r w:rsidR="00AC041B" w:rsidRPr="00D257D0">
              <w:rPr>
                <w:sz w:val="16"/>
                <w:szCs w:val="16"/>
              </w:rPr>
              <w:t xml:space="preserve"> (28-nov-14)</w:t>
            </w:r>
          </w:p>
        </w:tc>
        <w:tc>
          <w:tcPr>
            <w:tcW w:w="3636" w:type="dxa"/>
            <w:shd w:val="clear" w:color="auto" w:fill="auto"/>
          </w:tcPr>
          <w:p w14:paraId="001027E4" w14:textId="77777777" w:rsidR="00D018D6" w:rsidRPr="00D257D0" w:rsidRDefault="00D018D6" w:rsidP="003A7443">
            <w:pPr>
              <w:rPr>
                <w:sz w:val="16"/>
                <w:szCs w:val="16"/>
              </w:rPr>
            </w:pPr>
            <w:r w:rsidRPr="00D257D0">
              <w:rPr>
                <w:sz w:val="16"/>
                <w:szCs w:val="16"/>
              </w:rPr>
              <w:t xml:space="preserve">Share the </w:t>
            </w:r>
            <w:proofErr w:type="spellStart"/>
            <w:r w:rsidRPr="00D257D0">
              <w:rPr>
                <w:sz w:val="16"/>
                <w:szCs w:val="16"/>
              </w:rPr>
              <w:t>csv</w:t>
            </w:r>
            <w:proofErr w:type="spellEnd"/>
            <w:r w:rsidRPr="00D257D0">
              <w:rPr>
                <w:sz w:val="16"/>
                <w:szCs w:val="16"/>
              </w:rPr>
              <w:t xml:space="preserve"> file format for changing MSISDN number.</w:t>
            </w:r>
          </w:p>
        </w:tc>
        <w:tc>
          <w:tcPr>
            <w:tcW w:w="900" w:type="dxa"/>
            <w:shd w:val="clear" w:color="auto" w:fill="auto"/>
          </w:tcPr>
          <w:p w14:paraId="06D70689"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02226BCC"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7D8E30D0"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23F7AEC6" w14:textId="77777777" w:rsidTr="002512D9">
        <w:trPr>
          <w:trHeight w:val="350"/>
        </w:trPr>
        <w:tc>
          <w:tcPr>
            <w:tcW w:w="1242" w:type="dxa"/>
            <w:shd w:val="clear" w:color="auto" w:fill="auto"/>
          </w:tcPr>
          <w:p w14:paraId="67C3226E" w14:textId="77777777" w:rsidR="00D018D6" w:rsidRPr="00D257D0" w:rsidRDefault="00D018D6" w:rsidP="00A90474">
            <w:pPr>
              <w:rPr>
                <w:sz w:val="16"/>
                <w:szCs w:val="16"/>
              </w:rPr>
            </w:pPr>
            <w:r w:rsidRPr="00D257D0">
              <w:rPr>
                <w:sz w:val="16"/>
                <w:szCs w:val="16"/>
              </w:rPr>
              <w:t>NMS.AP.007</w:t>
            </w:r>
            <w:r w:rsidR="00AC041B" w:rsidRPr="00D257D0">
              <w:rPr>
                <w:sz w:val="16"/>
                <w:szCs w:val="16"/>
              </w:rPr>
              <w:t xml:space="preserve"> (28-nov-14)</w:t>
            </w:r>
          </w:p>
        </w:tc>
        <w:tc>
          <w:tcPr>
            <w:tcW w:w="3636" w:type="dxa"/>
            <w:shd w:val="clear" w:color="auto" w:fill="auto"/>
          </w:tcPr>
          <w:p w14:paraId="440CC7B4" w14:textId="77777777" w:rsidR="00D018D6" w:rsidRPr="00D257D0" w:rsidRDefault="00D018D6" w:rsidP="003A7443">
            <w:pPr>
              <w:rPr>
                <w:sz w:val="16"/>
                <w:szCs w:val="16"/>
              </w:rPr>
            </w:pPr>
            <w:r w:rsidRPr="00D257D0">
              <w:rPr>
                <w:sz w:val="16"/>
                <w:szCs w:val="16"/>
              </w:rPr>
              <w:t xml:space="preserve">Share all documents on </w:t>
            </w:r>
            <w:proofErr w:type="spellStart"/>
            <w:r w:rsidRPr="00D257D0">
              <w:rPr>
                <w:sz w:val="16"/>
                <w:szCs w:val="16"/>
              </w:rPr>
              <w:t>google</w:t>
            </w:r>
            <w:proofErr w:type="spellEnd"/>
            <w:r w:rsidRPr="00D257D0">
              <w:rPr>
                <w:sz w:val="16"/>
                <w:szCs w:val="16"/>
              </w:rPr>
              <w:t xml:space="preserve"> doc – </w:t>
            </w:r>
          </w:p>
        </w:tc>
        <w:tc>
          <w:tcPr>
            <w:tcW w:w="900" w:type="dxa"/>
            <w:shd w:val="clear" w:color="auto" w:fill="auto"/>
          </w:tcPr>
          <w:p w14:paraId="395613E4" w14:textId="77777777" w:rsidR="00D018D6" w:rsidRPr="00D257D0" w:rsidRDefault="00D018D6" w:rsidP="003A7443">
            <w:pPr>
              <w:rPr>
                <w:sz w:val="16"/>
                <w:szCs w:val="16"/>
              </w:rPr>
            </w:pPr>
            <w:proofErr w:type="spellStart"/>
            <w:r w:rsidRPr="00D257D0">
              <w:rPr>
                <w:sz w:val="16"/>
                <w:szCs w:val="16"/>
              </w:rPr>
              <w:t>Prakhar</w:t>
            </w:r>
            <w:proofErr w:type="spellEnd"/>
            <w:r w:rsidRPr="00D257D0">
              <w:rPr>
                <w:sz w:val="16"/>
                <w:szCs w:val="16"/>
              </w:rPr>
              <w:t>.</w:t>
            </w:r>
          </w:p>
        </w:tc>
        <w:tc>
          <w:tcPr>
            <w:tcW w:w="720" w:type="dxa"/>
            <w:shd w:val="clear" w:color="auto" w:fill="92D050"/>
          </w:tcPr>
          <w:p w14:paraId="3645E0F4"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1D3C34A"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166AE5E1" w14:textId="77777777" w:rsidTr="002512D9">
        <w:trPr>
          <w:trHeight w:val="350"/>
        </w:trPr>
        <w:tc>
          <w:tcPr>
            <w:tcW w:w="1242" w:type="dxa"/>
            <w:shd w:val="clear" w:color="auto" w:fill="auto"/>
          </w:tcPr>
          <w:p w14:paraId="6FF8A0F1" w14:textId="77777777" w:rsidR="00D018D6" w:rsidRPr="00D257D0" w:rsidRDefault="00D018D6" w:rsidP="00A90474">
            <w:pPr>
              <w:rPr>
                <w:sz w:val="16"/>
                <w:szCs w:val="16"/>
              </w:rPr>
            </w:pPr>
            <w:r w:rsidRPr="00D257D0">
              <w:rPr>
                <w:sz w:val="16"/>
                <w:szCs w:val="16"/>
              </w:rPr>
              <w:t>NMS.AP.008</w:t>
            </w:r>
            <w:r w:rsidR="00AC041B" w:rsidRPr="00D257D0">
              <w:rPr>
                <w:sz w:val="16"/>
                <w:szCs w:val="16"/>
              </w:rPr>
              <w:t xml:space="preserve"> (28-nov-14)</w:t>
            </w:r>
          </w:p>
        </w:tc>
        <w:tc>
          <w:tcPr>
            <w:tcW w:w="3636" w:type="dxa"/>
            <w:shd w:val="clear" w:color="auto" w:fill="auto"/>
          </w:tcPr>
          <w:p w14:paraId="3043348A" w14:textId="77777777" w:rsidR="00D018D6" w:rsidRPr="00D257D0" w:rsidRDefault="00D018D6" w:rsidP="003A7443">
            <w:pPr>
              <w:rPr>
                <w:sz w:val="16"/>
                <w:szCs w:val="16"/>
              </w:rPr>
            </w:pPr>
            <w:r w:rsidRPr="00D257D0">
              <w:rPr>
                <w:sz w:val="16"/>
                <w:szCs w:val="16"/>
              </w:rPr>
              <w:t xml:space="preserve">FRS sample documents to be shared with Aricent </w:t>
            </w:r>
          </w:p>
        </w:tc>
        <w:tc>
          <w:tcPr>
            <w:tcW w:w="900" w:type="dxa"/>
            <w:shd w:val="clear" w:color="auto" w:fill="auto"/>
          </w:tcPr>
          <w:p w14:paraId="1D4356B2" w14:textId="77777777" w:rsidR="00D018D6" w:rsidRPr="00D257D0" w:rsidRDefault="00D018D6" w:rsidP="003A7443">
            <w:pPr>
              <w:rPr>
                <w:sz w:val="16"/>
                <w:szCs w:val="16"/>
              </w:rPr>
            </w:pPr>
            <w:proofErr w:type="spellStart"/>
            <w:r w:rsidRPr="00D257D0">
              <w:rPr>
                <w:sz w:val="16"/>
                <w:szCs w:val="16"/>
              </w:rPr>
              <w:t>Kamalika</w:t>
            </w:r>
            <w:proofErr w:type="spellEnd"/>
          </w:p>
        </w:tc>
        <w:tc>
          <w:tcPr>
            <w:tcW w:w="720" w:type="dxa"/>
            <w:shd w:val="clear" w:color="auto" w:fill="92D050"/>
          </w:tcPr>
          <w:p w14:paraId="3B61A5DC" w14:textId="77777777" w:rsidR="00D018D6" w:rsidRPr="00D257D0" w:rsidRDefault="001840EA" w:rsidP="003A7443">
            <w:pPr>
              <w:pStyle w:val="CommentText"/>
              <w:spacing w:before="60" w:after="60"/>
              <w:rPr>
                <w:rFonts w:cs="Arial"/>
                <w:sz w:val="16"/>
                <w:szCs w:val="16"/>
              </w:rPr>
            </w:pPr>
            <w:r w:rsidRPr="00D257D0">
              <w:rPr>
                <w:rFonts w:cs="Arial"/>
                <w:sz w:val="16"/>
                <w:szCs w:val="16"/>
              </w:rPr>
              <w:t>N/A</w:t>
            </w:r>
          </w:p>
        </w:tc>
        <w:tc>
          <w:tcPr>
            <w:tcW w:w="3060" w:type="dxa"/>
            <w:shd w:val="clear" w:color="auto" w:fill="auto"/>
          </w:tcPr>
          <w:p w14:paraId="2C24AF6E" w14:textId="77777777" w:rsidR="00D018D6" w:rsidRPr="00D257D0" w:rsidRDefault="001840EA" w:rsidP="001840EA">
            <w:pPr>
              <w:rPr>
                <w:sz w:val="16"/>
                <w:szCs w:val="16"/>
              </w:rPr>
            </w:pPr>
            <w:r w:rsidRPr="00D257D0">
              <w:rPr>
                <w:sz w:val="16"/>
                <w:szCs w:val="16"/>
              </w:rPr>
              <w:t>Template discussed and agreed.</w:t>
            </w:r>
          </w:p>
        </w:tc>
      </w:tr>
      <w:tr w:rsidR="002512D9" w:rsidRPr="00D257D0" w14:paraId="47C20E3E" w14:textId="77777777" w:rsidTr="002512D9">
        <w:trPr>
          <w:trHeight w:val="350"/>
        </w:trPr>
        <w:tc>
          <w:tcPr>
            <w:tcW w:w="1242" w:type="dxa"/>
            <w:shd w:val="clear" w:color="auto" w:fill="auto"/>
          </w:tcPr>
          <w:p w14:paraId="1E01B731" w14:textId="77777777" w:rsidR="00D018D6" w:rsidRPr="00D257D0" w:rsidRDefault="00D018D6" w:rsidP="00A90474">
            <w:pPr>
              <w:rPr>
                <w:sz w:val="16"/>
                <w:szCs w:val="16"/>
              </w:rPr>
            </w:pPr>
            <w:r w:rsidRPr="00D257D0">
              <w:rPr>
                <w:sz w:val="16"/>
                <w:szCs w:val="16"/>
              </w:rPr>
              <w:t>NMS.AP.009</w:t>
            </w:r>
            <w:r w:rsidR="00AC041B" w:rsidRPr="00D257D0">
              <w:rPr>
                <w:sz w:val="16"/>
                <w:szCs w:val="16"/>
              </w:rPr>
              <w:t xml:space="preserve"> (28-nov-14)</w:t>
            </w:r>
          </w:p>
        </w:tc>
        <w:tc>
          <w:tcPr>
            <w:tcW w:w="3636" w:type="dxa"/>
            <w:shd w:val="clear" w:color="auto" w:fill="auto"/>
          </w:tcPr>
          <w:p w14:paraId="42DD8D18" w14:textId="77777777" w:rsidR="00D018D6" w:rsidRPr="00D257D0" w:rsidRDefault="00D018D6" w:rsidP="003A7443">
            <w:pPr>
              <w:rPr>
                <w:sz w:val="16"/>
                <w:szCs w:val="16"/>
              </w:rPr>
            </w:pPr>
            <w:r w:rsidRPr="00D257D0">
              <w:rPr>
                <w:sz w:val="16"/>
                <w:szCs w:val="16"/>
              </w:rPr>
              <w:t xml:space="preserve">Share the MK </w:t>
            </w:r>
            <w:proofErr w:type="spellStart"/>
            <w:r w:rsidRPr="00D257D0">
              <w:rPr>
                <w:sz w:val="16"/>
                <w:szCs w:val="16"/>
              </w:rPr>
              <w:t>ppts</w:t>
            </w:r>
            <w:proofErr w:type="spellEnd"/>
            <w:r w:rsidRPr="00D257D0">
              <w:rPr>
                <w:sz w:val="16"/>
                <w:szCs w:val="16"/>
              </w:rPr>
              <w:t xml:space="preserve"> that was given by </w:t>
            </w:r>
            <w:proofErr w:type="spellStart"/>
            <w:r w:rsidRPr="00D257D0">
              <w:rPr>
                <w:sz w:val="16"/>
                <w:szCs w:val="16"/>
              </w:rPr>
              <w:t>Sharika</w:t>
            </w:r>
            <w:proofErr w:type="spellEnd"/>
          </w:p>
        </w:tc>
        <w:tc>
          <w:tcPr>
            <w:tcW w:w="900" w:type="dxa"/>
            <w:shd w:val="clear" w:color="auto" w:fill="auto"/>
          </w:tcPr>
          <w:p w14:paraId="487AB7B2"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26E609AC"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620DD570" w14:textId="77777777" w:rsidR="00D018D6" w:rsidRPr="00D257D0" w:rsidRDefault="001840EA" w:rsidP="001840EA">
            <w:pPr>
              <w:rPr>
                <w:sz w:val="16"/>
                <w:szCs w:val="16"/>
              </w:rPr>
            </w:pPr>
            <w:r w:rsidRPr="00D257D0">
              <w:rPr>
                <w:sz w:val="16"/>
                <w:szCs w:val="16"/>
              </w:rPr>
              <w:t>Kept in Google drive. To be shared again on email.</w:t>
            </w:r>
          </w:p>
        </w:tc>
      </w:tr>
      <w:tr w:rsidR="002512D9" w:rsidRPr="00D257D0" w14:paraId="7A5D6683" w14:textId="77777777" w:rsidTr="002512D9">
        <w:trPr>
          <w:trHeight w:val="350"/>
        </w:trPr>
        <w:tc>
          <w:tcPr>
            <w:tcW w:w="1242" w:type="dxa"/>
            <w:shd w:val="clear" w:color="auto" w:fill="auto"/>
          </w:tcPr>
          <w:p w14:paraId="7AA93138" w14:textId="77777777" w:rsidR="006C221C" w:rsidRPr="00D257D0" w:rsidRDefault="006C221C" w:rsidP="00A90474">
            <w:pPr>
              <w:rPr>
                <w:sz w:val="16"/>
                <w:szCs w:val="16"/>
              </w:rPr>
            </w:pPr>
            <w:r w:rsidRPr="00D257D0">
              <w:rPr>
                <w:sz w:val="16"/>
                <w:szCs w:val="16"/>
              </w:rPr>
              <w:t>NMS.AP.010 (28-nov-14)</w:t>
            </w:r>
          </w:p>
        </w:tc>
        <w:tc>
          <w:tcPr>
            <w:tcW w:w="3636" w:type="dxa"/>
            <w:shd w:val="clear" w:color="auto" w:fill="auto"/>
          </w:tcPr>
          <w:p w14:paraId="47D2233C" w14:textId="77777777" w:rsidR="006C221C" w:rsidRPr="00D257D0" w:rsidRDefault="006C221C" w:rsidP="003A7443">
            <w:pPr>
              <w:rPr>
                <w:sz w:val="16"/>
                <w:szCs w:val="16"/>
              </w:rPr>
            </w:pPr>
            <w:r w:rsidRPr="00D257D0">
              <w:rPr>
                <w:sz w:val="16"/>
                <w:szCs w:val="16"/>
              </w:rPr>
              <w:t xml:space="preserve">Share updated FLW API doc </w:t>
            </w:r>
          </w:p>
        </w:tc>
        <w:tc>
          <w:tcPr>
            <w:tcW w:w="900" w:type="dxa"/>
            <w:shd w:val="clear" w:color="auto" w:fill="auto"/>
          </w:tcPr>
          <w:p w14:paraId="639E923B"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555CCEAE" w14:textId="77777777" w:rsidR="006C221C" w:rsidRPr="00D257D0" w:rsidRDefault="006C221C" w:rsidP="00992E55">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6471BC9B" w14:textId="77777777" w:rsidR="006C221C" w:rsidRPr="00D257D0" w:rsidRDefault="006C221C" w:rsidP="003A7443">
            <w:pPr>
              <w:rPr>
                <w:sz w:val="16"/>
                <w:szCs w:val="16"/>
              </w:rPr>
            </w:pPr>
          </w:p>
        </w:tc>
      </w:tr>
      <w:tr w:rsidR="002512D9" w:rsidRPr="00D257D0" w14:paraId="140E7392" w14:textId="77777777" w:rsidTr="002512D9">
        <w:trPr>
          <w:trHeight w:val="350"/>
        </w:trPr>
        <w:tc>
          <w:tcPr>
            <w:tcW w:w="1242" w:type="dxa"/>
            <w:shd w:val="clear" w:color="auto" w:fill="auto"/>
          </w:tcPr>
          <w:p w14:paraId="6C32B87B" w14:textId="77777777" w:rsidR="006C221C" w:rsidRPr="00D257D0" w:rsidRDefault="006C221C" w:rsidP="00A90474">
            <w:pPr>
              <w:rPr>
                <w:sz w:val="16"/>
                <w:szCs w:val="16"/>
              </w:rPr>
            </w:pPr>
            <w:r w:rsidRPr="00D257D0">
              <w:rPr>
                <w:sz w:val="16"/>
                <w:szCs w:val="16"/>
              </w:rPr>
              <w:t>NMS.AP.011 (28-nov-14)</w:t>
            </w:r>
          </w:p>
        </w:tc>
        <w:tc>
          <w:tcPr>
            <w:tcW w:w="3636" w:type="dxa"/>
            <w:shd w:val="clear" w:color="auto" w:fill="auto"/>
          </w:tcPr>
          <w:p w14:paraId="70DC417D" w14:textId="77777777" w:rsidR="006C221C" w:rsidRPr="00D257D0" w:rsidRDefault="006C221C" w:rsidP="003A7443">
            <w:pPr>
              <w:rPr>
                <w:sz w:val="16"/>
                <w:szCs w:val="16"/>
              </w:rPr>
            </w:pPr>
            <w:r w:rsidRPr="00D257D0">
              <w:rPr>
                <w:sz w:val="16"/>
                <w:szCs w:val="16"/>
              </w:rPr>
              <w:t>Jasper – share the issue raised in community.</w:t>
            </w:r>
          </w:p>
        </w:tc>
        <w:tc>
          <w:tcPr>
            <w:tcW w:w="900" w:type="dxa"/>
            <w:shd w:val="clear" w:color="auto" w:fill="auto"/>
          </w:tcPr>
          <w:p w14:paraId="4CC94D86"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61AFE3EC"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3C7B132" w14:textId="77777777" w:rsidR="006C221C" w:rsidRPr="00D257D0" w:rsidRDefault="006C221C" w:rsidP="003A7443">
            <w:pPr>
              <w:rPr>
                <w:sz w:val="16"/>
                <w:szCs w:val="16"/>
              </w:rPr>
            </w:pPr>
            <w:r w:rsidRPr="00D257D0">
              <w:rPr>
                <w:sz w:val="16"/>
                <w:szCs w:val="16"/>
              </w:rPr>
              <w:t>Shared:</w:t>
            </w:r>
          </w:p>
          <w:p w14:paraId="1BCC9F78" w14:textId="5E6E0277" w:rsidR="000E42D7" w:rsidRPr="00D257D0" w:rsidRDefault="00FE52AE" w:rsidP="000E42D7">
            <w:pPr>
              <w:rPr>
                <w:rFonts w:ascii="Cambria" w:hAnsi="Cambria"/>
                <w:color w:val="1F497D"/>
                <w:sz w:val="16"/>
                <w:szCs w:val="16"/>
              </w:rPr>
            </w:pPr>
            <w:hyperlink r:id="rId9" w:history="1">
              <w:r w:rsidR="006C221C" w:rsidRPr="00D257D0">
                <w:rPr>
                  <w:rStyle w:val="Hyperlink"/>
                  <w:sz w:val="16"/>
                  <w:szCs w:val="16"/>
                </w:rPr>
                <w:t>https://community.jaspersoft.com/questions/844271/facing-issues-while-trying-export-files-csv-format</w:t>
              </w:r>
            </w:hyperlink>
          </w:p>
        </w:tc>
      </w:tr>
      <w:tr w:rsidR="002512D9" w:rsidRPr="00D257D0" w14:paraId="16E3CF18" w14:textId="77777777" w:rsidTr="002512D9">
        <w:trPr>
          <w:trHeight w:val="350"/>
        </w:trPr>
        <w:tc>
          <w:tcPr>
            <w:tcW w:w="1242" w:type="dxa"/>
            <w:shd w:val="clear" w:color="auto" w:fill="auto"/>
          </w:tcPr>
          <w:p w14:paraId="09746BA1" w14:textId="77777777" w:rsidR="006C221C" w:rsidRPr="00D257D0" w:rsidRDefault="006C221C" w:rsidP="00A90474">
            <w:pPr>
              <w:rPr>
                <w:sz w:val="16"/>
                <w:szCs w:val="16"/>
              </w:rPr>
            </w:pPr>
            <w:r w:rsidRPr="00D257D0">
              <w:rPr>
                <w:sz w:val="16"/>
                <w:szCs w:val="16"/>
              </w:rPr>
              <w:t>NMS.AP.012 (28-nov-14)</w:t>
            </w:r>
          </w:p>
        </w:tc>
        <w:tc>
          <w:tcPr>
            <w:tcW w:w="3636" w:type="dxa"/>
            <w:shd w:val="clear" w:color="auto" w:fill="auto"/>
          </w:tcPr>
          <w:p w14:paraId="5251ACD2" w14:textId="77777777" w:rsidR="006C221C" w:rsidRPr="00D257D0" w:rsidRDefault="006C221C" w:rsidP="003A7443">
            <w:pPr>
              <w:rPr>
                <w:sz w:val="16"/>
                <w:szCs w:val="16"/>
              </w:rPr>
            </w:pPr>
            <w:r w:rsidRPr="00D257D0">
              <w:rPr>
                <w:sz w:val="16"/>
                <w:szCs w:val="16"/>
              </w:rPr>
              <w:t>Share updated XL of Requirements including reporting requirements.</w:t>
            </w:r>
          </w:p>
        </w:tc>
        <w:tc>
          <w:tcPr>
            <w:tcW w:w="900" w:type="dxa"/>
            <w:shd w:val="clear" w:color="auto" w:fill="auto"/>
          </w:tcPr>
          <w:p w14:paraId="225FCA02"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4FD580C6"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CBA01CC" w14:textId="77777777" w:rsidR="006C221C" w:rsidRPr="00D257D0" w:rsidRDefault="006C221C" w:rsidP="006D19EF">
            <w:pPr>
              <w:rPr>
                <w:sz w:val="16"/>
                <w:szCs w:val="16"/>
              </w:rPr>
            </w:pPr>
            <w:r w:rsidRPr="00D257D0">
              <w:rPr>
                <w:sz w:val="16"/>
                <w:szCs w:val="16"/>
              </w:rPr>
              <w:t>Shared and uploaded on Google drive.</w:t>
            </w:r>
          </w:p>
        </w:tc>
      </w:tr>
      <w:tr w:rsidR="002512D9" w:rsidRPr="00D257D0" w14:paraId="4EC87892" w14:textId="77777777" w:rsidTr="002512D9">
        <w:trPr>
          <w:trHeight w:val="350"/>
        </w:trPr>
        <w:tc>
          <w:tcPr>
            <w:tcW w:w="1242" w:type="dxa"/>
            <w:shd w:val="clear" w:color="auto" w:fill="auto"/>
          </w:tcPr>
          <w:p w14:paraId="3C8C9958" w14:textId="77777777" w:rsidR="006C221C" w:rsidRPr="00D257D0" w:rsidRDefault="006C221C" w:rsidP="00A90474">
            <w:pPr>
              <w:rPr>
                <w:sz w:val="16"/>
                <w:szCs w:val="16"/>
              </w:rPr>
            </w:pPr>
            <w:r w:rsidRPr="00D257D0">
              <w:rPr>
                <w:sz w:val="16"/>
                <w:szCs w:val="16"/>
              </w:rPr>
              <w:t>NMS.AP.013 (28-nov-14)</w:t>
            </w:r>
          </w:p>
        </w:tc>
        <w:tc>
          <w:tcPr>
            <w:tcW w:w="3636" w:type="dxa"/>
            <w:shd w:val="clear" w:color="auto" w:fill="auto"/>
          </w:tcPr>
          <w:p w14:paraId="78E3A5B3" w14:textId="77777777" w:rsidR="006C221C" w:rsidRPr="00D257D0" w:rsidRDefault="006C221C" w:rsidP="00C467A8">
            <w:pPr>
              <w:rPr>
                <w:sz w:val="16"/>
                <w:szCs w:val="16"/>
              </w:rPr>
            </w:pPr>
            <w:r w:rsidRPr="00D257D0">
              <w:rPr>
                <w:sz w:val="16"/>
                <w:szCs w:val="16"/>
              </w:rPr>
              <w:t>Share various user roles and associated Documentation. Closure of this issue will need update of NMS.</w:t>
            </w:r>
            <w:r w:rsidR="00C467A8" w:rsidRPr="00D257D0">
              <w:rPr>
                <w:sz w:val="16"/>
                <w:szCs w:val="16"/>
              </w:rPr>
              <w:t>GEN</w:t>
            </w:r>
            <w:r w:rsidRPr="00D257D0">
              <w:rPr>
                <w:sz w:val="16"/>
                <w:szCs w:val="16"/>
              </w:rPr>
              <w:t>.SECU.001.</w:t>
            </w:r>
          </w:p>
        </w:tc>
        <w:tc>
          <w:tcPr>
            <w:tcW w:w="900" w:type="dxa"/>
            <w:shd w:val="clear" w:color="auto" w:fill="auto"/>
          </w:tcPr>
          <w:p w14:paraId="5058B0F9"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758A1E7D" w14:textId="77777777" w:rsidR="006C221C" w:rsidRPr="00D257D0" w:rsidRDefault="00185053"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EC0A00A" w14:textId="77777777" w:rsidR="006C221C" w:rsidRPr="00D257D0" w:rsidRDefault="00185053" w:rsidP="006D19EF">
            <w:pPr>
              <w:rPr>
                <w:sz w:val="16"/>
                <w:szCs w:val="16"/>
              </w:rPr>
            </w:pPr>
            <w:r w:rsidRPr="00D257D0">
              <w:rPr>
                <w:sz w:val="16"/>
                <w:szCs w:val="16"/>
              </w:rPr>
              <w:t>29Jan2015: Inputs shared.</w:t>
            </w:r>
          </w:p>
        </w:tc>
      </w:tr>
      <w:tr w:rsidR="002512D9" w:rsidRPr="00D257D0" w14:paraId="3EDBA735" w14:textId="77777777" w:rsidTr="002512D9">
        <w:trPr>
          <w:trHeight w:val="350"/>
        </w:trPr>
        <w:tc>
          <w:tcPr>
            <w:tcW w:w="1242" w:type="dxa"/>
            <w:shd w:val="clear" w:color="auto" w:fill="auto"/>
          </w:tcPr>
          <w:p w14:paraId="7BC66A2D" w14:textId="77777777" w:rsidR="006C221C" w:rsidRPr="00D257D0" w:rsidRDefault="006C221C" w:rsidP="00A90474">
            <w:pPr>
              <w:rPr>
                <w:sz w:val="16"/>
                <w:szCs w:val="16"/>
              </w:rPr>
            </w:pPr>
            <w:r w:rsidRPr="00D257D0">
              <w:rPr>
                <w:sz w:val="16"/>
                <w:szCs w:val="16"/>
              </w:rPr>
              <w:t>NMS.AP.014 (28-nov-14)</w:t>
            </w:r>
          </w:p>
        </w:tc>
        <w:tc>
          <w:tcPr>
            <w:tcW w:w="3636" w:type="dxa"/>
            <w:shd w:val="clear" w:color="auto" w:fill="auto"/>
          </w:tcPr>
          <w:p w14:paraId="05E44B32" w14:textId="77777777" w:rsidR="006C221C" w:rsidRPr="00D257D0" w:rsidRDefault="006C221C" w:rsidP="003A7443">
            <w:pPr>
              <w:rPr>
                <w:sz w:val="16"/>
                <w:szCs w:val="16"/>
              </w:rPr>
            </w:pPr>
            <w:r w:rsidRPr="00D257D0">
              <w:rPr>
                <w:sz w:val="16"/>
                <w:szCs w:val="16"/>
              </w:rPr>
              <w:t xml:space="preserve">Share login for report access </w:t>
            </w:r>
          </w:p>
          <w:p w14:paraId="2225609B" w14:textId="77777777" w:rsidR="006C221C" w:rsidRPr="00D257D0" w:rsidRDefault="006C221C" w:rsidP="003A7443">
            <w:pPr>
              <w:pStyle w:val="ListParagraph"/>
              <w:numPr>
                <w:ilvl w:val="0"/>
                <w:numId w:val="15"/>
              </w:numPr>
              <w:spacing w:after="0" w:line="240" w:lineRule="auto"/>
              <w:rPr>
                <w:sz w:val="16"/>
                <w:szCs w:val="16"/>
              </w:rPr>
            </w:pPr>
            <w:r w:rsidRPr="00D257D0">
              <w:rPr>
                <w:sz w:val="16"/>
                <w:szCs w:val="16"/>
              </w:rPr>
              <w:t>Read id</w:t>
            </w:r>
          </w:p>
          <w:p w14:paraId="0EF7F0EE" w14:textId="77777777" w:rsidR="006C221C" w:rsidRPr="00D257D0" w:rsidRDefault="006C221C" w:rsidP="003A7443">
            <w:pPr>
              <w:pStyle w:val="ListParagraph"/>
              <w:numPr>
                <w:ilvl w:val="0"/>
                <w:numId w:val="15"/>
              </w:numPr>
              <w:spacing w:after="0" w:line="240" w:lineRule="auto"/>
              <w:rPr>
                <w:sz w:val="16"/>
                <w:szCs w:val="16"/>
              </w:rPr>
            </w:pPr>
            <w:r w:rsidRPr="00D257D0">
              <w:rPr>
                <w:sz w:val="16"/>
                <w:szCs w:val="16"/>
              </w:rPr>
              <w:t>Admin id</w:t>
            </w:r>
          </w:p>
        </w:tc>
        <w:tc>
          <w:tcPr>
            <w:tcW w:w="900" w:type="dxa"/>
            <w:shd w:val="clear" w:color="auto" w:fill="auto"/>
          </w:tcPr>
          <w:p w14:paraId="58E28D09"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0649836A"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D43379F" w14:textId="77777777" w:rsidR="006C221C" w:rsidRPr="00D257D0" w:rsidRDefault="006C221C" w:rsidP="004A7564">
            <w:pPr>
              <w:rPr>
                <w:sz w:val="16"/>
                <w:szCs w:val="16"/>
              </w:rPr>
            </w:pPr>
            <w:r w:rsidRPr="00D257D0">
              <w:rPr>
                <w:sz w:val="16"/>
                <w:szCs w:val="16"/>
              </w:rPr>
              <w:t>Read ID shared</w:t>
            </w:r>
          </w:p>
          <w:p w14:paraId="26B9BEDB" w14:textId="77777777" w:rsidR="006C221C" w:rsidRPr="00D257D0" w:rsidRDefault="006C221C" w:rsidP="004A7564">
            <w:pPr>
              <w:rPr>
                <w:sz w:val="16"/>
                <w:szCs w:val="16"/>
              </w:rPr>
            </w:pPr>
            <w:r w:rsidRPr="00D257D0">
              <w:rPr>
                <w:sz w:val="16"/>
                <w:szCs w:val="16"/>
              </w:rPr>
              <w:t>Admin ID can’t be shared.</w:t>
            </w:r>
          </w:p>
        </w:tc>
      </w:tr>
      <w:tr w:rsidR="002512D9" w:rsidRPr="00D257D0" w14:paraId="5E650612" w14:textId="77777777" w:rsidTr="002512D9">
        <w:trPr>
          <w:trHeight w:val="350"/>
        </w:trPr>
        <w:tc>
          <w:tcPr>
            <w:tcW w:w="1242" w:type="dxa"/>
            <w:shd w:val="clear" w:color="auto" w:fill="auto"/>
          </w:tcPr>
          <w:p w14:paraId="0BAA7952" w14:textId="77777777" w:rsidR="006C221C" w:rsidRPr="00D257D0" w:rsidRDefault="006C221C" w:rsidP="00A90474">
            <w:pPr>
              <w:rPr>
                <w:sz w:val="16"/>
                <w:szCs w:val="16"/>
              </w:rPr>
            </w:pPr>
            <w:r w:rsidRPr="00D257D0">
              <w:rPr>
                <w:sz w:val="16"/>
                <w:szCs w:val="16"/>
              </w:rPr>
              <w:t>NMS.AP.015 (28-nov-14)</w:t>
            </w:r>
          </w:p>
        </w:tc>
        <w:tc>
          <w:tcPr>
            <w:tcW w:w="3636" w:type="dxa"/>
            <w:shd w:val="clear" w:color="auto" w:fill="auto"/>
          </w:tcPr>
          <w:p w14:paraId="25FCE2D5" w14:textId="77777777" w:rsidR="006C221C" w:rsidRPr="00D257D0" w:rsidRDefault="006C221C" w:rsidP="003A7443">
            <w:pPr>
              <w:rPr>
                <w:sz w:val="16"/>
                <w:szCs w:val="16"/>
              </w:rPr>
            </w:pPr>
            <w:r w:rsidRPr="00D257D0">
              <w:rPr>
                <w:sz w:val="16"/>
                <w:szCs w:val="16"/>
              </w:rPr>
              <w:t>Share document/</w:t>
            </w:r>
            <w:proofErr w:type="spellStart"/>
            <w:r w:rsidRPr="00D257D0">
              <w:rPr>
                <w:sz w:val="16"/>
                <w:szCs w:val="16"/>
              </w:rPr>
              <w:t>ppt</w:t>
            </w:r>
            <w:proofErr w:type="spellEnd"/>
            <w:r w:rsidRPr="00D257D0">
              <w:rPr>
                <w:sz w:val="16"/>
                <w:szCs w:val="16"/>
              </w:rPr>
              <w:t xml:space="preserve"> for Kilkari Reference Number syntax</w:t>
            </w:r>
          </w:p>
        </w:tc>
        <w:tc>
          <w:tcPr>
            <w:tcW w:w="900" w:type="dxa"/>
            <w:shd w:val="clear" w:color="auto" w:fill="auto"/>
          </w:tcPr>
          <w:p w14:paraId="7196C703"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405DC2CA"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68068D3B" w14:textId="77777777" w:rsidR="006C221C" w:rsidRPr="00D257D0" w:rsidRDefault="006C221C" w:rsidP="006D19EF">
            <w:pPr>
              <w:rPr>
                <w:sz w:val="16"/>
                <w:szCs w:val="16"/>
              </w:rPr>
            </w:pPr>
            <w:r w:rsidRPr="00D257D0">
              <w:rPr>
                <w:sz w:val="16"/>
                <w:szCs w:val="16"/>
              </w:rPr>
              <w:t>Shared and uploaded on Google drive.</w:t>
            </w:r>
          </w:p>
        </w:tc>
      </w:tr>
      <w:tr w:rsidR="002512D9" w:rsidRPr="00D257D0" w14:paraId="2DBDAC47" w14:textId="77777777" w:rsidTr="002512D9">
        <w:trPr>
          <w:trHeight w:val="350"/>
        </w:trPr>
        <w:tc>
          <w:tcPr>
            <w:tcW w:w="1242" w:type="dxa"/>
            <w:shd w:val="clear" w:color="auto" w:fill="auto"/>
          </w:tcPr>
          <w:p w14:paraId="64A6C11F" w14:textId="77777777" w:rsidR="006C221C" w:rsidRPr="00D257D0" w:rsidRDefault="006C221C" w:rsidP="00A90474">
            <w:pPr>
              <w:rPr>
                <w:sz w:val="16"/>
                <w:szCs w:val="16"/>
              </w:rPr>
            </w:pPr>
            <w:r w:rsidRPr="00D257D0">
              <w:rPr>
                <w:sz w:val="16"/>
                <w:szCs w:val="16"/>
              </w:rPr>
              <w:t>NMS.AP.016 (28-nov-14)</w:t>
            </w:r>
          </w:p>
        </w:tc>
        <w:tc>
          <w:tcPr>
            <w:tcW w:w="3636" w:type="dxa"/>
            <w:shd w:val="clear" w:color="auto" w:fill="auto"/>
          </w:tcPr>
          <w:p w14:paraId="6C4BA145" w14:textId="77777777" w:rsidR="006C221C" w:rsidRPr="00D257D0" w:rsidRDefault="006C221C" w:rsidP="003A7443">
            <w:pPr>
              <w:rPr>
                <w:sz w:val="16"/>
                <w:szCs w:val="16"/>
              </w:rPr>
            </w:pPr>
            <w:r w:rsidRPr="00D257D0">
              <w:rPr>
                <w:sz w:val="16"/>
                <w:szCs w:val="16"/>
              </w:rPr>
              <w:t>Create SOW for Aricent scope of work by 4</w:t>
            </w:r>
            <w:r w:rsidRPr="00D257D0">
              <w:rPr>
                <w:sz w:val="16"/>
                <w:szCs w:val="16"/>
                <w:vertAlign w:val="superscript"/>
              </w:rPr>
              <w:t>th</w:t>
            </w:r>
            <w:r w:rsidRPr="00D257D0">
              <w:rPr>
                <w:sz w:val="16"/>
                <w:szCs w:val="16"/>
              </w:rPr>
              <w:t xml:space="preserve"> Dec.</w:t>
            </w:r>
          </w:p>
        </w:tc>
        <w:tc>
          <w:tcPr>
            <w:tcW w:w="900" w:type="dxa"/>
            <w:shd w:val="clear" w:color="auto" w:fill="auto"/>
          </w:tcPr>
          <w:p w14:paraId="2C76BA32" w14:textId="77777777" w:rsidR="006C221C" w:rsidRPr="00D257D0" w:rsidRDefault="006C221C" w:rsidP="003A7443">
            <w:pPr>
              <w:rPr>
                <w:sz w:val="16"/>
                <w:szCs w:val="16"/>
              </w:rPr>
            </w:pPr>
            <w:proofErr w:type="spellStart"/>
            <w:r w:rsidRPr="00D257D0">
              <w:rPr>
                <w:sz w:val="16"/>
                <w:szCs w:val="16"/>
              </w:rPr>
              <w:t>Chinmoy</w:t>
            </w:r>
            <w:proofErr w:type="spellEnd"/>
          </w:p>
        </w:tc>
        <w:tc>
          <w:tcPr>
            <w:tcW w:w="720" w:type="dxa"/>
            <w:shd w:val="clear" w:color="auto" w:fill="92D050"/>
          </w:tcPr>
          <w:p w14:paraId="61D1D9D1" w14:textId="77777777" w:rsidR="006C221C" w:rsidRPr="00D257D0" w:rsidRDefault="00992E55"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A9E15F8" w14:textId="43FF9BB4" w:rsidR="006C221C" w:rsidRPr="00D257D0" w:rsidRDefault="00992E55" w:rsidP="006D19EF">
            <w:pPr>
              <w:rPr>
                <w:sz w:val="16"/>
                <w:szCs w:val="16"/>
              </w:rPr>
            </w:pPr>
            <w:r w:rsidRPr="00D257D0">
              <w:rPr>
                <w:sz w:val="16"/>
                <w:szCs w:val="16"/>
              </w:rPr>
              <w:t xml:space="preserve">Not in scope of this document. Tracked as part of </w:t>
            </w:r>
            <w:r w:rsidR="00131240" w:rsidRPr="00D257D0">
              <w:rPr>
                <w:sz w:val="16"/>
                <w:szCs w:val="16"/>
              </w:rPr>
              <w:t>commercials</w:t>
            </w:r>
            <w:r w:rsidRPr="00D257D0">
              <w:rPr>
                <w:sz w:val="16"/>
                <w:szCs w:val="16"/>
              </w:rPr>
              <w:t>.</w:t>
            </w:r>
          </w:p>
        </w:tc>
      </w:tr>
      <w:tr w:rsidR="002512D9" w:rsidRPr="00D257D0" w14:paraId="7B76E2B8" w14:textId="77777777" w:rsidTr="002512D9">
        <w:trPr>
          <w:trHeight w:val="350"/>
        </w:trPr>
        <w:tc>
          <w:tcPr>
            <w:tcW w:w="1242" w:type="dxa"/>
            <w:shd w:val="clear" w:color="auto" w:fill="auto"/>
          </w:tcPr>
          <w:p w14:paraId="6086E9D2" w14:textId="77777777" w:rsidR="006C221C" w:rsidRPr="00D257D0" w:rsidRDefault="006C221C" w:rsidP="00A90474">
            <w:pPr>
              <w:rPr>
                <w:sz w:val="16"/>
                <w:szCs w:val="16"/>
              </w:rPr>
            </w:pPr>
            <w:r w:rsidRPr="00D257D0">
              <w:rPr>
                <w:sz w:val="16"/>
                <w:szCs w:val="16"/>
              </w:rPr>
              <w:t>NMS.AP.017 (28-nov-14)</w:t>
            </w:r>
          </w:p>
        </w:tc>
        <w:tc>
          <w:tcPr>
            <w:tcW w:w="3636" w:type="dxa"/>
            <w:shd w:val="clear" w:color="auto" w:fill="auto"/>
          </w:tcPr>
          <w:p w14:paraId="32C508D0" w14:textId="77777777" w:rsidR="006C221C" w:rsidRPr="00D257D0" w:rsidRDefault="006C221C" w:rsidP="003A7443">
            <w:pPr>
              <w:rPr>
                <w:sz w:val="16"/>
                <w:szCs w:val="16"/>
              </w:rPr>
            </w:pPr>
            <w:r w:rsidRPr="00D257D0">
              <w:rPr>
                <w:sz w:val="16"/>
                <w:szCs w:val="16"/>
              </w:rPr>
              <w:t>Inputs for Scale requirements for Reports (i.e. how many maximum records can exist in one report – preferably per report)</w:t>
            </w:r>
          </w:p>
        </w:tc>
        <w:tc>
          <w:tcPr>
            <w:tcW w:w="900" w:type="dxa"/>
            <w:shd w:val="clear" w:color="auto" w:fill="auto"/>
          </w:tcPr>
          <w:p w14:paraId="4BEFE024" w14:textId="77777777"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4C7690FB"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C8BA182" w14:textId="77777777" w:rsidR="006C221C" w:rsidRDefault="006C221C" w:rsidP="006D19EF">
            <w:pPr>
              <w:rPr>
                <w:sz w:val="16"/>
                <w:szCs w:val="16"/>
              </w:rPr>
            </w:pPr>
            <w:r w:rsidRPr="00D257D0">
              <w:rPr>
                <w:sz w:val="16"/>
                <w:szCs w:val="16"/>
              </w:rPr>
              <w:t xml:space="preserve">Whatever max supported by reporting </w:t>
            </w:r>
            <w:proofErr w:type="gramStart"/>
            <w:r w:rsidRPr="00D257D0">
              <w:rPr>
                <w:sz w:val="16"/>
                <w:szCs w:val="16"/>
              </w:rPr>
              <w:t>framework.</w:t>
            </w:r>
            <w:proofErr w:type="gramEnd"/>
          </w:p>
          <w:p w14:paraId="7BA4C718" w14:textId="23BFDE5B" w:rsidR="00487863" w:rsidRPr="00D257D0" w:rsidRDefault="00487863" w:rsidP="006D19EF">
            <w:pPr>
              <w:rPr>
                <w:sz w:val="16"/>
                <w:szCs w:val="16"/>
              </w:rPr>
            </w:pPr>
            <w:r>
              <w:rPr>
                <w:sz w:val="16"/>
                <w:szCs w:val="16"/>
              </w:rPr>
              <w:t>Expected max load can be calculated from the system scale numbers.</w:t>
            </w:r>
          </w:p>
        </w:tc>
      </w:tr>
      <w:tr w:rsidR="002512D9" w:rsidRPr="00D257D0" w14:paraId="6AF62218" w14:textId="77777777" w:rsidTr="002512D9">
        <w:trPr>
          <w:trHeight w:val="350"/>
        </w:trPr>
        <w:tc>
          <w:tcPr>
            <w:tcW w:w="1242" w:type="dxa"/>
            <w:shd w:val="clear" w:color="auto" w:fill="auto"/>
          </w:tcPr>
          <w:p w14:paraId="1AE4A88E" w14:textId="77777777" w:rsidR="006C221C" w:rsidRPr="00D257D0" w:rsidRDefault="006C221C" w:rsidP="00A90474">
            <w:pPr>
              <w:rPr>
                <w:sz w:val="16"/>
                <w:szCs w:val="16"/>
              </w:rPr>
            </w:pPr>
            <w:r w:rsidRPr="00D257D0">
              <w:rPr>
                <w:sz w:val="16"/>
                <w:szCs w:val="16"/>
              </w:rPr>
              <w:t>NMS.AP.018 (28-nov-14)</w:t>
            </w:r>
          </w:p>
        </w:tc>
        <w:tc>
          <w:tcPr>
            <w:tcW w:w="3636" w:type="dxa"/>
            <w:shd w:val="clear" w:color="auto" w:fill="auto"/>
          </w:tcPr>
          <w:p w14:paraId="5122FEDD" w14:textId="77777777" w:rsidR="006C221C" w:rsidRPr="00D257D0" w:rsidRDefault="006C221C" w:rsidP="00940617">
            <w:pPr>
              <w:rPr>
                <w:sz w:val="16"/>
                <w:szCs w:val="16"/>
              </w:rPr>
            </w:pPr>
            <w:r w:rsidRPr="00D257D0">
              <w:rPr>
                <w:sz w:val="16"/>
                <w:szCs w:val="16"/>
              </w:rPr>
              <w:t>MSISDN specify query requirements for enquiry of specific users.</w:t>
            </w:r>
          </w:p>
        </w:tc>
        <w:tc>
          <w:tcPr>
            <w:tcW w:w="900" w:type="dxa"/>
            <w:shd w:val="clear" w:color="auto" w:fill="auto"/>
          </w:tcPr>
          <w:p w14:paraId="469855BA"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5D1D9A8F"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53BF3F8F" w14:textId="77777777" w:rsidR="006C221C" w:rsidRPr="00D257D0" w:rsidRDefault="006C221C" w:rsidP="00940617">
            <w:pPr>
              <w:rPr>
                <w:sz w:val="16"/>
                <w:szCs w:val="16"/>
              </w:rPr>
            </w:pPr>
            <w:r w:rsidRPr="00D257D0">
              <w:rPr>
                <w:sz w:val="16"/>
                <w:szCs w:val="16"/>
              </w:rPr>
              <w:t>Shared and uploaded on Google drive.</w:t>
            </w:r>
          </w:p>
        </w:tc>
      </w:tr>
      <w:tr w:rsidR="002512D9" w:rsidRPr="00D257D0" w14:paraId="0D038CC3" w14:textId="77777777" w:rsidTr="002512D9">
        <w:trPr>
          <w:trHeight w:val="350"/>
        </w:trPr>
        <w:tc>
          <w:tcPr>
            <w:tcW w:w="1242" w:type="dxa"/>
            <w:shd w:val="clear" w:color="auto" w:fill="auto"/>
          </w:tcPr>
          <w:p w14:paraId="7F86E80E" w14:textId="77777777" w:rsidR="006C221C" w:rsidRPr="00D257D0" w:rsidRDefault="006C221C" w:rsidP="00A90474">
            <w:pPr>
              <w:rPr>
                <w:sz w:val="16"/>
                <w:szCs w:val="16"/>
              </w:rPr>
            </w:pPr>
            <w:r w:rsidRPr="00D257D0">
              <w:rPr>
                <w:sz w:val="16"/>
                <w:szCs w:val="16"/>
              </w:rPr>
              <w:t>NMS.AP.019 (28-nov-14)</w:t>
            </w:r>
          </w:p>
        </w:tc>
        <w:tc>
          <w:tcPr>
            <w:tcW w:w="3636" w:type="dxa"/>
            <w:shd w:val="clear" w:color="auto" w:fill="auto"/>
          </w:tcPr>
          <w:p w14:paraId="75814C4E" w14:textId="77777777" w:rsidR="006C221C" w:rsidRPr="00D257D0" w:rsidRDefault="006C221C" w:rsidP="003A7443">
            <w:pPr>
              <w:rPr>
                <w:sz w:val="16"/>
                <w:szCs w:val="16"/>
              </w:rPr>
            </w:pPr>
            <w:r w:rsidRPr="00D257D0">
              <w:rPr>
                <w:sz w:val="16"/>
                <w:szCs w:val="16"/>
              </w:rPr>
              <w:t>Creation of new Admin UI interface and its realization</w:t>
            </w:r>
          </w:p>
        </w:tc>
        <w:tc>
          <w:tcPr>
            <w:tcW w:w="900" w:type="dxa"/>
            <w:shd w:val="clear" w:color="auto" w:fill="auto"/>
          </w:tcPr>
          <w:p w14:paraId="7C5949D6" w14:textId="77777777" w:rsidR="006C221C" w:rsidRPr="00D257D0" w:rsidRDefault="006C221C" w:rsidP="00D25F10">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0872A08A" w14:textId="77777777"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085831C" w14:textId="77777777" w:rsidR="006C221C" w:rsidRPr="00D257D0" w:rsidRDefault="00B03F7C" w:rsidP="00B03F7C">
            <w:pPr>
              <w:rPr>
                <w:sz w:val="16"/>
                <w:szCs w:val="16"/>
              </w:rPr>
            </w:pPr>
            <w:r w:rsidRPr="00D257D0">
              <w:rPr>
                <w:sz w:val="16"/>
                <w:szCs w:val="16"/>
              </w:rPr>
              <w:t xml:space="preserve">Not in scope of this document. Shall be handled during </w:t>
            </w:r>
            <w:r w:rsidR="006C221C" w:rsidRPr="00D257D0">
              <w:rPr>
                <w:sz w:val="16"/>
                <w:szCs w:val="16"/>
              </w:rPr>
              <w:t>support discussion.</w:t>
            </w:r>
          </w:p>
        </w:tc>
      </w:tr>
      <w:tr w:rsidR="002512D9" w:rsidRPr="00D257D0" w14:paraId="1D62DF8F" w14:textId="77777777" w:rsidTr="002512D9">
        <w:trPr>
          <w:trHeight w:val="350"/>
        </w:trPr>
        <w:tc>
          <w:tcPr>
            <w:tcW w:w="1242" w:type="dxa"/>
            <w:shd w:val="clear" w:color="auto" w:fill="auto"/>
          </w:tcPr>
          <w:p w14:paraId="5C3BC22C" w14:textId="77777777" w:rsidR="006C221C" w:rsidRPr="00D257D0" w:rsidRDefault="006C221C" w:rsidP="00A90474">
            <w:pPr>
              <w:rPr>
                <w:sz w:val="16"/>
                <w:szCs w:val="16"/>
              </w:rPr>
            </w:pPr>
            <w:r w:rsidRPr="00D257D0">
              <w:rPr>
                <w:sz w:val="16"/>
                <w:szCs w:val="16"/>
              </w:rPr>
              <w:t>NMS.AP.020 (28-nov-14)</w:t>
            </w:r>
          </w:p>
        </w:tc>
        <w:tc>
          <w:tcPr>
            <w:tcW w:w="3636" w:type="dxa"/>
            <w:shd w:val="clear" w:color="auto" w:fill="auto"/>
          </w:tcPr>
          <w:p w14:paraId="7B94E7B3" w14:textId="77777777" w:rsidR="006C221C" w:rsidRPr="00D257D0" w:rsidRDefault="006C221C" w:rsidP="003A7443">
            <w:pPr>
              <w:rPr>
                <w:sz w:val="16"/>
                <w:szCs w:val="16"/>
              </w:rPr>
            </w:pPr>
            <w:r w:rsidRPr="00D257D0">
              <w:rPr>
                <w:sz w:val="16"/>
                <w:szCs w:val="16"/>
              </w:rPr>
              <w:t>Definition of each field in each report (at least the important ones)</w:t>
            </w:r>
          </w:p>
        </w:tc>
        <w:tc>
          <w:tcPr>
            <w:tcW w:w="900" w:type="dxa"/>
            <w:shd w:val="clear" w:color="auto" w:fill="auto"/>
          </w:tcPr>
          <w:p w14:paraId="1A89B671"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3028BCA2" w14:textId="77777777"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5D95371" w14:textId="77777777" w:rsidR="006C221C" w:rsidRPr="00D257D0" w:rsidRDefault="001A5F4B" w:rsidP="001A5F4B">
            <w:pPr>
              <w:rPr>
                <w:sz w:val="16"/>
                <w:szCs w:val="16"/>
              </w:rPr>
            </w:pPr>
            <w:r w:rsidRPr="00D257D0">
              <w:rPr>
                <w:rFonts w:cs="Arial"/>
                <w:sz w:val="16"/>
                <w:szCs w:val="16"/>
              </w:rPr>
              <w:t xml:space="preserve">19Jan2015: Details shared by </w:t>
            </w:r>
            <w:proofErr w:type="spellStart"/>
            <w:r w:rsidRPr="00D257D0">
              <w:rPr>
                <w:rFonts w:cs="Arial"/>
                <w:sz w:val="16"/>
                <w:szCs w:val="16"/>
              </w:rPr>
              <w:t>Prakhar</w:t>
            </w:r>
            <w:proofErr w:type="spellEnd"/>
            <w:r w:rsidRPr="00D257D0">
              <w:rPr>
                <w:rFonts w:cs="Arial"/>
                <w:sz w:val="16"/>
                <w:szCs w:val="16"/>
              </w:rPr>
              <w:t xml:space="preserve"> but some doubts are still there</w:t>
            </w:r>
            <w:r w:rsidR="00B03F7C" w:rsidRPr="00D257D0">
              <w:rPr>
                <w:rFonts w:cs="Arial"/>
                <w:sz w:val="16"/>
                <w:szCs w:val="16"/>
              </w:rPr>
              <w:t xml:space="preserve"> that shall be discussed </w:t>
            </w:r>
            <w:r w:rsidR="00E07415" w:rsidRPr="00D257D0">
              <w:rPr>
                <w:rFonts w:cs="Arial"/>
                <w:sz w:val="16"/>
                <w:szCs w:val="16"/>
              </w:rPr>
              <w:t xml:space="preserve">and closed </w:t>
            </w:r>
            <w:r w:rsidR="00B03F7C" w:rsidRPr="00D257D0">
              <w:rPr>
                <w:rFonts w:cs="Arial"/>
                <w:sz w:val="16"/>
                <w:szCs w:val="16"/>
              </w:rPr>
              <w:t>on email</w:t>
            </w:r>
            <w:r w:rsidRPr="00D257D0">
              <w:rPr>
                <w:rFonts w:cs="Arial"/>
                <w:sz w:val="16"/>
                <w:szCs w:val="16"/>
              </w:rPr>
              <w:t>.</w:t>
            </w:r>
          </w:p>
        </w:tc>
      </w:tr>
      <w:tr w:rsidR="002512D9" w:rsidRPr="00D257D0" w14:paraId="5FA91D84" w14:textId="77777777" w:rsidTr="002512D9">
        <w:trPr>
          <w:trHeight w:val="350"/>
        </w:trPr>
        <w:tc>
          <w:tcPr>
            <w:tcW w:w="1242" w:type="dxa"/>
            <w:shd w:val="clear" w:color="auto" w:fill="auto"/>
          </w:tcPr>
          <w:p w14:paraId="75272BB1" w14:textId="77777777" w:rsidR="006C221C" w:rsidRPr="00D257D0" w:rsidRDefault="006C221C" w:rsidP="00A90474">
            <w:pPr>
              <w:rPr>
                <w:sz w:val="16"/>
                <w:szCs w:val="16"/>
              </w:rPr>
            </w:pPr>
            <w:r w:rsidRPr="00D257D0">
              <w:rPr>
                <w:sz w:val="16"/>
                <w:szCs w:val="16"/>
              </w:rPr>
              <w:t>NMS.AP.021 (28-nov-14)</w:t>
            </w:r>
          </w:p>
        </w:tc>
        <w:tc>
          <w:tcPr>
            <w:tcW w:w="3636" w:type="dxa"/>
            <w:shd w:val="clear" w:color="auto" w:fill="auto"/>
          </w:tcPr>
          <w:p w14:paraId="7AC40EB9" w14:textId="77777777" w:rsidR="006C221C" w:rsidRPr="00D257D0" w:rsidRDefault="006C221C" w:rsidP="003A7443">
            <w:pPr>
              <w:rPr>
                <w:sz w:val="16"/>
                <w:szCs w:val="16"/>
              </w:rPr>
            </w:pPr>
            <w:r w:rsidRPr="00D257D0">
              <w:rPr>
                <w:sz w:val="16"/>
                <w:szCs w:val="16"/>
              </w:rPr>
              <w:t>Agree on date format</w:t>
            </w:r>
            <w:r w:rsidR="00973133">
              <w:rPr>
                <w:sz w:val="16"/>
                <w:szCs w:val="16"/>
              </w:rPr>
              <w:t xml:space="preserve"> for reports</w:t>
            </w:r>
            <w:r w:rsidRPr="00D257D0">
              <w:rPr>
                <w:sz w:val="16"/>
                <w:szCs w:val="16"/>
              </w:rPr>
              <w:t>.</w:t>
            </w:r>
          </w:p>
        </w:tc>
        <w:tc>
          <w:tcPr>
            <w:tcW w:w="900" w:type="dxa"/>
            <w:shd w:val="clear" w:color="auto" w:fill="auto"/>
          </w:tcPr>
          <w:p w14:paraId="4E75BEED"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62A5D59" w14:textId="77777777" w:rsidR="006C221C" w:rsidRPr="00D257D0" w:rsidRDefault="0085041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724BCB3D" w14:textId="372839F3" w:rsidR="006C221C" w:rsidRPr="00D257D0" w:rsidRDefault="006C221C" w:rsidP="00D92B3C">
            <w:pPr>
              <w:rPr>
                <w:sz w:val="16"/>
                <w:szCs w:val="16"/>
              </w:rPr>
            </w:pPr>
            <w:r w:rsidRPr="00D257D0">
              <w:rPr>
                <w:sz w:val="16"/>
                <w:szCs w:val="16"/>
              </w:rPr>
              <w:t>Part of field def</w:t>
            </w:r>
            <w:r w:rsidR="00131240">
              <w:rPr>
                <w:sz w:val="16"/>
                <w:szCs w:val="16"/>
              </w:rPr>
              <w:t>i</w:t>
            </w:r>
            <w:r w:rsidRPr="00D257D0">
              <w:rPr>
                <w:sz w:val="16"/>
                <w:szCs w:val="16"/>
              </w:rPr>
              <w:t>n</w:t>
            </w:r>
            <w:r w:rsidR="00131240">
              <w:rPr>
                <w:sz w:val="16"/>
                <w:szCs w:val="16"/>
              </w:rPr>
              <w:t>ition</w:t>
            </w:r>
            <w:r w:rsidRPr="00D257D0">
              <w:rPr>
                <w:sz w:val="16"/>
                <w:szCs w:val="16"/>
              </w:rPr>
              <w:t xml:space="preserve"> documentation.</w:t>
            </w:r>
          </w:p>
          <w:p w14:paraId="60C0CDEE" w14:textId="77777777" w:rsidR="0085041E" w:rsidRPr="00D257D0" w:rsidRDefault="0085041E" w:rsidP="00D92B3C">
            <w:pPr>
              <w:rPr>
                <w:sz w:val="16"/>
                <w:szCs w:val="16"/>
              </w:rPr>
            </w:pPr>
            <w:r w:rsidRPr="00D257D0">
              <w:rPr>
                <w:sz w:val="16"/>
                <w:szCs w:val="16"/>
              </w:rPr>
              <w:t xml:space="preserve">27Jan2015: DD-MM-YYYY format is finalized. </w:t>
            </w:r>
            <w:r w:rsidR="00137E65" w:rsidRPr="00D257D0">
              <w:rPr>
                <w:sz w:val="16"/>
                <w:szCs w:val="16"/>
              </w:rPr>
              <w:t>E.g. 25-12-2014.</w:t>
            </w:r>
          </w:p>
        </w:tc>
      </w:tr>
      <w:tr w:rsidR="002512D9" w:rsidRPr="00D257D0" w14:paraId="72B9543A" w14:textId="77777777" w:rsidTr="002512D9">
        <w:trPr>
          <w:trHeight w:val="350"/>
        </w:trPr>
        <w:tc>
          <w:tcPr>
            <w:tcW w:w="1242" w:type="dxa"/>
            <w:shd w:val="clear" w:color="auto" w:fill="auto"/>
          </w:tcPr>
          <w:p w14:paraId="75DE4D08" w14:textId="77777777" w:rsidR="006C221C" w:rsidRPr="00D257D0" w:rsidRDefault="006C221C" w:rsidP="00A90474">
            <w:pPr>
              <w:rPr>
                <w:sz w:val="16"/>
                <w:szCs w:val="16"/>
              </w:rPr>
            </w:pPr>
            <w:r w:rsidRPr="00D257D0">
              <w:rPr>
                <w:sz w:val="16"/>
                <w:szCs w:val="16"/>
              </w:rPr>
              <w:t>NMS.AP.022 (28-nov-14)</w:t>
            </w:r>
          </w:p>
        </w:tc>
        <w:tc>
          <w:tcPr>
            <w:tcW w:w="3636" w:type="dxa"/>
            <w:shd w:val="clear" w:color="auto" w:fill="auto"/>
          </w:tcPr>
          <w:p w14:paraId="6C3E2450" w14:textId="77777777" w:rsidR="006C221C" w:rsidRPr="00D257D0" w:rsidRDefault="006C221C" w:rsidP="00D92B3C">
            <w:pPr>
              <w:rPr>
                <w:sz w:val="16"/>
                <w:szCs w:val="16"/>
              </w:rPr>
            </w:pPr>
            <w:r w:rsidRPr="00D257D0">
              <w:rPr>
                <w:sz w:val="16"/>
                <w:szCs w:val="16"/>
              </w:rPr>
              <w:t>Updated scheduling plan for OBD Kilkari</w:t>
            </w:r>
          </w:p>
        </w:tc>
        <w:tc>
          <w:tcPr>
            <w:tcW w:w="900" w:type="dxa"/>
            <w:shd w:val="clear" w:color="auto" w:fill="auto"/>
          </w:tcPr>
          <w:p w14:paraId="27040D5F" w14:textId="77777777"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6181B62C" w14:textId="77777777" w:rsidR="006C221C" w:rsidRPr="00D257D0" w:rsidRDefault="00722F9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836ACD2" w14:textId="77777777" w:rsidR="006C221C" w:rsidRPr="00D257D0" w:rsidRDefault="001A5F4B" w:rsidP="001A5F4B">
            <w:pPr>
              <w:rPr>
                <w:sz w:val="16"/>
                <w:szCs w:val="16"/>
              </w:rPr>
            </w:pPr>
            <w:r w:rsidRPr="00D257D0">
              <w:rPr>
                <w:rFonts w:cs="Arial"/>
                <w:sz w:val="16"/>
                <w:szCs w:val="16"/>
              </w:rPr>
              <w:t>19Jan2015: Need OBD plan for two messages per week</w:t>
            </w:r>
          </w:p>
          <w:p w14:paraId="7490D146" w14:textId="77777777" w:rsidR="00722F98" w:rsidRPr="00D257D0" w:rsidRDefault="00722F98" w:rsidP="00567770">
            <w:pPr>
              <w:rPr>
                <w:sz w:val="16"/>
                <w:szCs w:val="16"/>
              </w:rPr>
            </w:pPr>
            <w:r w:rsidRPr="00D257D0">
              <w:rPr>
                <w:rFonts w:cs="Arial"/>
                <w:sz w:val="16"/>
                <w:szCs w:val="16"/>
              </w:rPr>
              <w:t xml:space="preserve">23Jan2015: To be handled in implementation. Slotted retries </w:t>
            </w:r>
            <w:r w:rsidR="00567770" w:rsidRPr="00D257D0">
              <w:rPr>
                <w:rFonts w:cs="Arial"/>
                <w:sz w:val="16"/>
                <w:szCs w:val="16"/>
              </w:rPr>
              <w:t xml:space="preserve">will </w:t>
            </w:r>
            <w:r w:rsidRPr="00D257D0">
              <w:rPr>
                <w:rFonts w:cs="Arial"/>
                <w:sz w:val="16"/>
                <w:szCs w:val="16"/>
              </w:rPr>
              <w:t>not be used.</w:t>
            </w:r>
          </w:p>
        </w:tc>
      </w:tr>
      <w:tr w:rsidR="002512D9" w:rsidRPr="00D257D0" w14:paraId="4A207B40" w14:textId="77777777" w:rsidTr="002512D9">
        <w:trPr>
          <w:trHeight w:val="350"/>
        </w:trPr>
        <w:tc>
          <w:tcPr>
            <w:tcW w:w="1242" w:type="dxa"/>
            <w:shd w:val="clear" w:color="auto" w:fill="auto"/>
          </w:tcPr>
          <w:p w14:paraId="4AE12131" w14:textId="77777777" w:rsidR="006C221C" w:rsidRPr="00D257D0" w:rsidRDefault="006C221C" w:rsidP="00A90474">
            <w:pPr>
              <w:rPr>
                <w:sz w:val="16"/>
                <w:szCs w:val="16"/>
              </w:rPr>
            </w:pPr>
            <w:r w:rsidRPr="00D257D0">
              <w:rPr>
                <w:sz w:val="16"/>
                <w:szCs w:val="16"/>
              </w:rPr>
              <w:t>NMS.AP.023 (28-nov-14)</w:t>
            </w:r>
          </w:p>
        </w:tc>
        <w:tc>
          <w:tcPr>
            <w:tcW w:w="3636" w:type="dxa"/>
            <w:shd w:val="clear" w:color="auto" w:fill="auto"/>
          </w:tcPr>
          <w:p w14:paraId="39C332D6" w14:textId="77777777" w:rsidR="006C221C" w:rsidRPr="00D257D0" w:rsidRDefault="006C221C" w:rsidP="003A7443">
            <w:pPr>
              <w:rPr>
                <w:sz w:val="16"/>
                <w:szCs w:val="16"/>
              </w:rPr>
            </w:pPr>
            <w:r w:rsidRPr="00D257D0">
              <w:rPr>
                <w:sz w:val="16"/>
                <w:szCs w:val="16"/>
              </w:rPr>
              <w:t>Commercial Jasper being used instead of paid one.</w:t>
            </w:r>
          </w:p>
        </w:tc>
        <w:tc>
          <w:tcPr>
            <w:tcW w:w="900" w:type="dxa"/>
            <w:shd w:val="clear" w:color="auto" w:fill="auto"/>
          </w:tcPr>
          <w:p w14:paraId="10821403" w14:textId="77777777" w:rsidR="006C221C" w:rsidRPr="00D257D0" w:rsidRDefault="006C221C" w:rsidP="003A7443">
            <w:pPr>
              <w:rPr>
                <w:sz w:val="16"/>
                <w:szCs w:val="16"/>
              </w:rPr>
            </w:pPr>
            <w:proofErr w:type="spellStart"/>
            <w:r w:rsidRPr="00D257D0">
              <w:rPr>
                <w:sz w:val="16"/>
                <w:szCs w:val="16"/>
              </w:rPr>
              <w:t>Nitu</w:t>
            </w:r>
            <w:proofErr w:type="spellEnd"/>
            <w:r w:rsidRPr="00D257D0">
              <w:rPr>
                <w:sz w:val="16"/>
                <w:szCs w:val="16"/>
              </w:rPr>
              <w:t xml:space="preserve"> Gupta</w:t>
            </w:r>
          </w:p>
        </w:tc>
        <w:tc>
          <w:tcPr>
            <w:tcW w:w="720" w:type="dxa"/>
            <w:shd w:val="clear" w:color="auto" w:fill="92D050"/>
          </w:tcPr>
          <w:p w14:paraId="69466984" w14:textId="77777777" w:rsidR="006C221C" w:rsidRPr="00D257D0" w:rsidRDefault="00DA087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4D4AD028" w14:textId="77777777" w:rsidR="006C221C" w:rsidRPr="00D257D0" w:rsidRDefault="00DA0878" w:rsidP="00DA0878">
            <w:pPr>
              <w:rPr>
                <w:sz w:val="16"/>
                <w:szCs w:val="16"/>
              </w:rPr>
            </w:pPr>
            <w:r w:rsidRPr="00D257D0">
              <w:rPr>
                <w:rFonts w:cs="Arial"/>
                <w:sz w:val="16"/>
                <w:szCs w:val="16"/>
              </w:rPr>
              <w:t>19Jan2015: Tracked via other forums</w:t>
            </w:r>
          </w:p>
        </w:tc>
      </w:tr>
      <w:tr w:rsidR="002512D9" w:rsidRPr="00D257D0" w14:paraId="38BC46D2" w14:textId="77777777" w:rsidTr="002512D9">
        <w:trPr>
          <w:trHeight w:val="350"/>
        </w:trPr>
        <w:tc>
          <w:tcPr>
            <w:tcW w:w="1242" w:type="dxa"/>
            <w:shd w:val="clear" w:color="auto" w:fill="auto"/>
          </w:tcPr>
          <w:p w14:paraId="5B253598" w14:textId="77777777" w:rsidR="006C221C" w:rsidRPr="00D257D0" w:rsidRDefault="006C221C" w:rsidP="00A90474">
            <w:pPr>
              <w:rPr>
                <w:sz w:val="16"/>
                <w:szCs w:val="16"/>
              </w:rPr>
            </w:pPr>
            <w:r w:rsidRPr="00D257D0">
              <w:rPr>
                <w:sz w:val="16"/>
                <w:szCs w:val="16"/>
              </w:rPr>
              <w:t>NMS.AP.024 (28-nov-14)</w:t>
            </w:r>
          </w:p>
        </w:tc>
        <w:tc>
          <w:tcPr>
            <w:tcW w:w="3636" w:type="dxa"/>
            <w:shd w:val="clear" w:color="auto" w:fill="auto"/>
          </w:tcPr>
          <w:p w14:paraId="3D85DEE9" w14:textId="77777777" w:rsidR="006C221C" w:rsidRPr="00D257D0" w:rsidRDefault="006C221C" w:rsidP="003A7443">
            <w:pPr>
              <w:rPr>
                <w:sz w:val="16"/>
                <w:szCs w:val="16"/>
              </w:rPr>
            </w:pPr>
            <w:r w:rsidRPr="00D257D0">
              <w:rPr>
                <w:sz w:val="16"/>
                <w:szCs w:val="16"/>
              </w:rPr>
              <w:t xml:space="preserve">To use Static or Dynamic VXML </w:t>
            </w:r>
          </w:p>
        </w:tc>
        <w:tc>
          <w:tcPr>
            <w:tcW w:w="900" w:type="dxa"/>
            <w:shd w:val="clear" w:color="auto" w:fill="auto"/>
          </w:tcPr>
          <w:p w14:paraId="53C5708D" w14:textId="77777777" w:rsidR="006C221C" w:rsidRPr="00D257D0" w:rsidRDefault="006C221C" w:rsidP="008562E0">
            <w:pPr>
              <w:rPr>
                <w:sz w:val="16"/>
                <w:szCs w:val="16"/>
              </w:rPr>
            </w:pPr>
            <w:r w:rsidRPr="00D257D0">
              <w:rPr>
                <w:sz w:val="16"/>
                <w:szCs w:val="16"/>
              </w:rPr>
              <w:t>GF/BBCMA/</w:t>
            </w:r>
            <w:r w:rsidR="008562E0" w:rsidRPr="00D257D0">
              <w:rPr>
                <w:sz w:val="16"/>
                <w:szCs w:val="16"/>
              </w:rPr>
              <w:t>IMI</w:t>
            </w:r>
          </w:p>
        </w:tc>
        <w:tc>
          <w:tcPr>
            <w:tcW w:w="720" w:type="dxa"/>
            <w:shd w:val="clear" w:color="auto" w:fill="92D050"/>
          </w:tcPr>
          <w:p w14:paraId="587BBE3E" w14:textId="77777777" w:rsidR="006C221C" w:rsidRPr="00D257D0" w:rsidRDefault="00DD398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E3E3561" w14:textId="77777777" w:rsidR="006C221C" w:rsidRPr="00D257D0" w:rsidRDefault="006C221C" w:rsidP="00D92B3C">
            <w:pPr>
              <w:rPr>
                <w:sz w:val="16"/>
                <w:szCs w:val="16"/>
              </w:rPr>
            </w:pPr>
            <w:r w:rsidRPr="00D257D0">
              <w:rPr>
                <w:sz w:val="16"/>
                <w:szCs w:val="16"/>
              </w:rPr>
              <w:t>Needs to be discussed. Part of interface discussion.</w:t>
            </w:r>
          </w:p>
          <w:p w14:paraId="53929072" w14:textId="77777777" w:rsidR="006C221C" w:rsidRPr="00D257D0" w:rsidRDefault="000E42D7" w:rsidP="000E42D7">
            <w:pPr>
              <w:rPr>
                <w:sz w:val="16"/>
                <w:szCs w:val="16"/>
              </w:rPr>
            </w:pPr>
            <w:r w:rsidRPr="00D257D0">
              <w:rPr>
                <w:sz w:val="16"/>
                <w:szCs w:val="16"/>
              </w:rPr>
              <w:t xml:space="preserve">Finalized to be </w:t>
            </w:r>
            <w:r w:rsidR="006C221C" w:rsidRPr="00D257D0">
              <w:rPr>
                <w:sz w:val="16"/>
                <w:szCs w:val="16"/>
              </w:rPr>
              <w:t>static.</w:t>
            </w:r>
            <w:r w:rsidR="00DD3984" w:rsidRPr="00D257D0">
              <w:rPr>
                <w:sz w:val="16"/>
                <w:szCs w:val="16"/>
              </w:rPr>
              <w:t xml:space="preserve"> Further tracking not in scope of SRS.</w:t>
            </w:r>
          </w:p>
        </w:tc>
      </w:tr>
      <w:tr w:rsidR="002512D9" w:rsidRPr="00D257D0" w14:paraId="618ED544" w14:textId="77777777" w:rsidTr="002512D9">
        <w:trPr>
          <w:trHeight w:val="350"/>
        </w:trPr>
        <w:tc>
          <w:tcPr>
            <w:tcW w:w="1242" w:type="dxa"/>
            <w:shd w:val="clear" w:color="auto" w:fill="auto"/>
          </w:tcPr>
          <w:p w14:paraId="29F5C53A" w14:textId="77777777" w:rsidR="006C221C" w:rsidRPr="00D257D0" w:rsidRDefault="006C221C" w:rsidP="00A90474">
            <w:pPr>
              <w:rPr>
                <w:sz w:val="16"/>
                <w:szCs w:val="16"/>
              </w:rPr>
            </w:pPr>
            <w:r w:rsidRPr="00D257D0">
              <w:rPr>
                <w:sz w:val="16"/>
                <w:szCs w:val="16"/>
              </w:rPr>
              <w:t>NMS.AP.025 (28-nov-14)</w:t>
            </w:r>
          </w:p>
        </w:tc>
        <w:tc>
          <w:tcPr>
            <w:tcW w:w="3636" w:type="dxa"/>
            <w:shd w:val="clear" w:color="auto" w:fill="auto"/>
          </w:tcPr>
          <w:p w14:paraId="549BFADD" w14:textId="77777777" w:rsidR="006C221C" w:rsidRPr="00D257D0" w:rsidRDefault="006C221C" w:rsidP="003A7443">
            <w:pPr>
              <w:rPr>
                <w:sz w:val="16"/>
                <w:szCs w:val="16"/>
              </w:rPr>
            </w:pPr>
            <w:r w:rsidRPr="00D257D0">
              <w:rPr>
                <w:sz w:val="16"/>
                <w:szCs w:val="16"/>
              </w:rPr>
              <w:t>To provide upper limit on number of records that can be possible in various reports. This shall guide testing team and also help in checking performance aspects of report.</w:t>
            </w:r>
          </w:p>
        </w:tc>
        <w:tc>
          <w:tcPr>
            <w:tcW w:w="900" w:type="dxa"/>
            <w:shd w:val="clear" w:color="auto" w:fill="auto"/>
          </w:tcPr>
          <w:p w14:paraId="7EF3E458"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6D8C1208" w14:textId="77777777" w:rsidR="006C221C" w:rsidRPr="00D257D0" w:rsidRDefault="006C221C"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14:paraId="319CA5BB" w14:textId="77777777" w:rsidR="006C221C" w:rsidRPr="00D257D0" w:rsidRDefault="006C221C" w:rsidP="003A7443">
            <w:pPr>
              <w:rPr>
                <w:sz w:val="16"/>
                <w:szCs w:val="16"/>
              </w:rPr>
            </w:pPr>
            <w:r w:rsidRPr="00D257D0">
              <w:rPr>
                <w:sz w:val="16"/>
                <w:szCs w:val="16"/>
              </w:rPr>
              <w:t>Refer NMS.AP.017</w:t>
            </w:r>
          </w:p>
        </w:tc>
      </w:tr>
      <w:tr w:rsidR="002512D9" w:rsidRPr="00D257D0" w14:paraId="542434B8" w14:textId="77777777" w:rsidTr="002512D9">
        <w:trPr>
          <w:trHeight w:val="350"/>
        </w:trPr>
        <w:tc>
          <w:tcPr>
            <w:tcW w:w="1242" w:type="dxa"/>
            <w:shd w:val="clear" w:color="auto" w:fill="auto"/>
          </w:tcPr>
          <w:p w14:paraId="3F9885D8" w14:textId="77777777" w:rsidR="006C221C" w:rsidRPr="00D257D0" w:rsidRDefault="006C221C" w:rsidP="00A90474">
            <w:pPr>
              <w:rPr>
                <w:sz w:val="16"/>
                <w:szCs w:val="16"/>
              </w:rPr>
            </w:pPr>
            <w:r w:rsidRPr="00D257D0">
              <w:rPr>
                <w:sz w:val="16"/>
                <w:szCs w:val="16"/>
              </w:rPr>
              <w:t>NMS.AP.026 (28-nov-14)</w:t>
            </w:r>
          </w:p>
        </w:tc>
        <w:tc>
          <w:tcPr>
            <w:tcW w:w="3636" w:type="dxa"/>
            <w:shd w:val="clear" w:color="auto" w:fill="auto"/>
          </w:tcPr>
          <w:p w14:paraId="595377C6" w14:textId="77777777" w:rsidR="006C221C" w:rsidRPr="00D257D0" w:rsidRDefault="006C221C" w:rsidP="003A7443">
            <w:pPr>
              <w:rPr>
                <w:sz w:val="16"/>
                <w:szCs w:val="16"/>
              </w:rPr>
            </w:pPr>
            <w:r w:rsidRPr="00D257D0">
              <w:rPr>
                <w:sz w:val="16"/>
                <w:szCs w:val="16"/>
              </w:rPr>
              <w:t>Defining the user access roles in reporting DB</w:t>
            </w:r>
          </w:p>
        </w:tc>
        <w:tc>
          <w:tcPr>
            <w:tcW w:w="900" w:type="dxa"/>
            <w:shd w:val="clear" w:color="auto" w:fill="auto"/>
          </w:tcPr>
          <w:p w14:paraId="7226CBA1"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555EE47C" w14:textId="77777777" w:rsidR="006C221C" w:rsidRPr="00D257D0" w:rsidRDefault="00B13A44"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14:paraId="347052C6" w14:textId="77777777" w:rsidR="006C221C" w:rsidRPr="00D257D0" w:rsidRDefault="00B13A44" w:rsidP="00B13A44">
            <w:pPr>
              <w:rPr>
                <w:sz w:val="16"/>
                <w:szCs w:val="16"/>
              </w:rPr>
            </w:pPr>
            <w:r w:rsidRPr="00D257D0">
              <w:rPr>
                <w:sz w:val="16"/>
                <w:szCs w:val="16"/>
              </w:rPr>
              <w:t>Refer NMS.AP.013</w:t>
            </w:r>
            <w:r w:rsidR="006C221C" w:rsidRPr="00D257D0">
              <w:rPr>
                <w:sz w:val="16"/>
                <w:szCs w:val="16"/>
              </w:rPr>
              <w:t>.</w:t>
            </w:r>
          </w:p>
        </w:tc>
      </w:tr>
      <w:tr w:rsidR="002512D9" w:rsidRPr="00D257D0" w14:paraId="4144EABA" w14:textId="77777777" w:rsidTr="002512D9">
        <w:trPr>
          <w:trHeight w:val="350"/>
        </w:trPr>
        <w:tc>
          <w:tcPr>
            <w:tcW w:w="1242" w:type="dxa"/>
            <w:shd w:val="clear" w:color="auto" w:fill="auto"/>
          </w:tcPr>
          <w:p w14:paraId="0C0758EE" w14:textId="77777777" w:rsidR="006C221C" w:rsidRPr="00D257D0" w:rsidRDefault="006C221C" w:rsidP="00720AED">
            <w:pPr>
              <w:rPr>
                <w:sz w:val="16"/>
                <w:szCs w:val="16"/>
              </w:rPr>
            </w:pPr>
            <w:r w:rsidRPr="00D257D0">
              <w:rPr>
                <w:sz w:val="16"/>
                <w:szCs w:val="16"/>
              </w:rPr>
              <w:t>NMS.AP.027 (28-nov-14)</w:t>
            </w:r>
          </w:p>
        </w:tc>
        <w:tc>
          <w:tcPr>
            <w:tcW w:w="3636" w:type="dxa"/>
            <w:shd w:val="clear" w:color="auto" w:fill="auto"/>
          </w:tcPr>
          <w:p w14:paraId="10EB4D06" w14:textId="77777777" w:rsidR="006C221C" w:rsidRPr="00D257D0" w:rsidRDefault="006C221C" w:rsidP="003A7443">
            <w:pPr>
              <w:rPr>
                <w:sz w:val="16"/>
                <w:szCs w:val="16"/>
              </w:rPr>
            </w:pPr>
            <w:r w:rsidRPr="00D257D0">
              <w:rPr>
                <w:sz w:val="16"/>
                <w:szCs w:val="16"/>
              </w:rPr>
              <w:t>Next workshop 2-5pm on 4</w:t>
            </w:r>
            <w:r w:rsidRPr="00D257D0">
              <w:rPr>
                <w:sz w:val="16"/>
                <w:szCs w:val="16"/>
                <w:vertAlign w:val="superscript"/>
              </w:rPr>
              <w:t>th</w:t>
            </w:r>
            <w:r w:rsidRPr="00D257D0">
              <w:rPr>
                <w:sz w:val="16"/>
                <w:szCs w:val="16"/>
              </w:rPr>
              <w:t xml:space="preserve"> Dec.</w:t>
            </w:r>
          </w:p>
        </w:tc>
        <w:tc>
          <w:tcPr>
            <w:tcW w:w="900" w:type="dxa"/>
            <w:shd w:val="clear" w:color="auto" w:fill="auto"/>
          </w:tcPr>
          <w:p w14:paraId="2DF69940" w14:textId="77777777" w:rsidR="006C221C" w:rsidRPr="00D257D0" w:rsidRDefault="006C221C" w:rsidP="003A7443">
            <w:pPr>
              <w:rPr>
                <w:sz w:val="16"/>
                <w:szCs w:val="16"/>
              </w:rPr>
            </w:pPr>
            <w:proofErr w:type="spellStart"/>
            <w:r w:rsidRPr="00D257D0">
              <w:rPr>
                <w:sz w:val="16"/>
                <w:szCs w:val="16"/>
              </w:rPr>
              <w:t>SumitK</w:t>
            </w:r>
            <w:proofErr w:type="spellEnd"/>
          </w:p>
        </w:tc>
        <w:tc>
          <w:tcPr>
            <w:tcW w:w="720" w:type="dxa"/>
            <w:shd w:val="clear" w:color="auto" w:fill="92D050"/>
          </w:tcPr>
          <w:p w14:paraId="6861FD52"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2402129" w14:textId="77777777" w:rsidR="006C221C" w:rsidRPr="00D257D0" w:rsidRDefault="006C221C" w:rsidP="004365E6">
            <w:pPr>
              <w:spacing w:after="0" w:line="240" w:lineRule="auto"/>
              <w:rPr>
                <w:sz w:val="16"/>
                <w:szCs w:val="16"/>
              </w:rPr>
            </w:pPr>
            <w:r w:rsidRPr="00D257D0">
              <w:rPr>
                <w:sz w:val="16"/>
                <w:szCs w:val="16"/>
              </w:rPr>
              <w:t>Meeting held.</w:t>
            </w:r>
          </w:p>
        </w:tc>
      </w:tr>
      <w:tr w:rsidR="002512D9" w:rsidRPr="00D257D0" w14:paraId="0D5DFA8C" w14:textId="77777777" w:rsidTr="002512D9">
        <w:trPr>
          <w:trHeight w:val="350"/>
        </w:trPr>
        <w:tc>
          <w:tcPr>
            <w:tcW w:w="1242" w:type="dxa"/>
            <w:shd w:val="clear" w:color="auto" w:fill="auto"/>
          </w:tcPr>
          <w:p w14:paraId="0BEDAA54" w14:textId="77777777" w:rsidR="008343F4" w:rsidRPr="00D257D0" w:rsidRDefault="008343F4" w:rsidP="00E80EB8">
            <w:pPr>
              <w:rPr>
                <w:sz w:val="16"/>
                <w:szCs w:val="16"/>
              </w:rPr>
            </w:pPr>
            <w:r w:rsidRPr="00D257D0">
              <w:rPr>
                <w:sz w:val="16"/>
                <w:szCs w:val="16"/>
              </w:rPr>
              <w:t>NMS.AP.028 (18-dec-14)</w:t>
            </w:r>
          </w:p>
        </w:tc>
        <w:tc>
          <w:tcPr>
            <w:tcW w:w="3636" w:type="dxa"/>
            <w:shd w:val="clear" w:color="auto" w:fill="auto"/>
          </w:tcPr>
          <w:p w14:paraId="37AC1A4E" w14:textId="77777777" w:rsidR="008343F4" w:rsidRPr="00D257D0" w:rsidRDefault="008343F4" w:rsidP="00E80EB8">
            <w:pPr>
              <w:rPr>
                <w:sz w:val="16"/>
                <w:szCs w:val="16"/>
              </w:rPr>
            </w:pPr>
            <w:r w:rsidRPr="00D257D0">
              <w:rPr>
                <w:sz w:val="16"/>
                <w:szCs w:val="16"/>
              </w:rPr>
              <w:t xml:space="preserve">To check with </w:t>
            </w:r>
            <w:proofErr w:type="spellStart"/>
            <w:r w:rsidRPr="00D257D0">
              <w:rPr>
                <w:sz w:val="16"/>
                <w:szCs w:val="16"/>
              </w:rPr>
              <w:t>Prakhar</w:t>
            </w:r>
            <w:proofErr w:type="spellEnd"/>
            <w:r w:rsidRPr="00D257D0">
              <w:rPr>
                <w:sz w:val="16"/>
                <w:szCs w:val="16"/>
              </w:rPr>
              <w:t xml:space="preserve"> whether to keep capping requirements for MA: NMS.MA.ACCESS.003 and NMS.MA.ACCESS.004</w:t>
            </w:r>
          </w:p>
        </w:tc>
        <w:tc>
          <w:tcPr>
            <w:tcW w:w="900" w:type="dxa"/>
            <w:shd w:val="clear" w:color="auto" w:fill="auto"/>
          </w:tcPr>
          <w:p w14:paraId="6079E83E" w14:textId="77777777" w:rsidR="008343F4" w:rsidRPr="00D257D0" w:rsidRDefault="008343F4" w:rsidP="008134C3">
            <w:pPr>
              <w:rPr>
                <w:sz w:val="16"/>
                <w:szCs w:val="16"/>
              </w:rPr>
            </w:pPr>
            <w:proofErr w:type="spellStart"/>
            <w:r w:rsidRPr="00D257D0">
              <w:rPr>
                <w:sz w:val="16"/>
                <w:szCs w:val="16"/>
              </w:rPr>
              <w:t>SumitK</w:t>
            </w:r>
            <w:proofErr w:type="spellEnd"/>
          </w:p>
        </w:tc>
        <w:tc>
          <w:tcPr>
            <w:tcW w:w="720" w:type="dxa"/>
            <w:shd w:val="clear" w:color="auto" w:fill="92D050"/>
          </w:tcPr>
          <w:p w14:paraId="3FCF7E6C" w14:textId="77777777" w:rsidR="008343F4" w:rsidRPr="00D257D0" w:rsidRDefault="008343F4" w:rsidP="008134C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631BE4B" w14:textId="77777777" w:rsidR="008343F4" w:rsidRPr="00D257D0" w:rsidRDefault="008343F4" w:rsidP="008134C3">
            <w:pPr>
              <w:rPr>
                <w:sz w:val="16"/>
                <w:szCs w:val="16"/>
              </w:rPr>
            </w:pPr>
            <w:r w:rsidRPr="00D257D0">
              <w:rPr>
                <w:sz w:val="16"/>
                <w:szCs w:val="16"/>
              </w:rPr>
              <w:t xml:space="preserve">23-Dec-2014: Discussed with </w:t>
            </w:r>
            <w:proofErr w:type="spellStart"/>
            <w:r w:rsidRPr="00D257D0">
              <w:rPr>
                <w:sz w:val="16"/>
                <w:szCs w:val="16"/>
              </w:rPr>
              <w:t>Prakhar</w:t>
            </w:r>
            <w:proofErr w:type="spellEnd"/>
            <w:r w:rsidRPr="00D257D0">
              <w:rPr>
                <w:sz w:val="16"/>
                <w:szCs w:val="16"/>
              </w:rPr>
              <w:t xml:space="preserve"> and the requirements for MA </w:t>
            </w:r>
            <w:proofErr w:type="gramStart"/>
            <w:r w:rsidRPr="00D257D0">
              <w:rPr>
                <w:sz w:val="16"/>
                <w:szCs w:val="16"/>
              </w:rPr>
              <w:t>are</w:t>
            </w:r>
            <w:proofErr w:type="gramEnd"/>
            <w:r w:rsidRPr="00D257D0">
              <w:rPr>
                <w:sz w:val="16"/>
                <w:szCs w:val="16"/>
              </w:rPr>
              <w:t xml:space="preserve"> ok. So it is fine to have capping requirements both in MA and MK. </w:t>
            </w:r>
          </w:p>
        </w:tc>
      </w:tr>
      <w:tr w:rsidR="002512D9" w:rsidRPr="00D257D0" w14:paraId="6367F4A8" w14:textId="77777777" w:rsidTr="002512D9">
        <w:trPr>
          <w:trHeight w:val="157"/>
        </w:trPr>
        <w:tc>
          <w:tcPr>
            <w:tcW w:w="1242" w:type="dxa"/>
            <w:shd w:val="clear" w:color="auto" w:fill="auto"/>
          </w:tcPr>
          <w:p w14:paraId="69618248" w14:textId="77777777" w:rsidR="009A47AD" w:rsidRPr="00D257D0" w:rsidRDefault="009A47AD" w:rsidP="009A47AD">
            <w:pPr>
              <w:rPr>
                <w:sz w:val="16"/>
                <w:szCs w:val="16"/>
              </w:rPr>
            </w:pPr>
            <w:r w:rsidRPr="00D257D0">
              <w:rPr>
                <w:sz w:val="16"/>
                <w:szCs w:val="16"/>
              </w:rPr>
              <w:t>NMS.AP.029 (28-jan-15)</w:t>
            </w:r>
          </w:p>
        </w:tc>
        <w:tc>
          <w:tcPr>
            <w:tcW w:w="3636" w:type="dxa"/>
            <w:shd w:val="clear" w:color="auto" w:fill="auto"/>
          </w:tcPr>
          <w:p w14:paraId="5CCFF18D" w14:textId="77777777" w:rsidR="009A47AD" w:rsidRPr="00D257D0" w:rsidRDefault="009A47AD" w:rsidP="009A47AD">
            <w:pPr>
              <w:rPr>
                <w:sz w:val="16"/>
                <w:szCs w:val="16"/>
              </w:rPr>
            </w:pPr>
            <w:r w:rsidRPr="00D257D0">
              <w:rPr>
                <w:sz w:val="16"/>
                <w:szCs w:val="16"/>
              </w:rPr>
              <w:t>Migration in and migration out of FLW to be handled in future version of this document.  Also to be checked</w:t>
            </w:r>
          </w:p>
          <w:p w14:paraId="30728F8E" w14:textId="77777777" w:rsidR="009A47AD" w:rsidRPr="00D257D0" w:rsidRDefault="009A47AD" w:rsidP="009A47AD">
            <w:pPr>
              <w:rPr>
                <w:sz w:val="16"/>
                <w:szCs w:val="16"/>
              </w:rPr>
            </w:pPr>
            <w:r w:rsidRPr="00D257D0">
              <w:rPr>
                <w:sz w:val="16"/>
                <w:szCs w:val="16"/>
              </w:rPr>
              <w:t xml:space="preserve">If FLW record contains field specifying whether the record is being added/deleted/updated. </w:t>
            </w:r>
          </w:p>
        </w:tc>
        <w:tc>
          <w:tcPr>
            <w:tcW w:w="900" w:type="dxa"/>
            <w:shd w:val="clear" w:color="auto" w:fill="auto"/>
          </w:tcPr>
          <w:p w14:paraId="35FA128D" w14:textId="77777777" w:rsidR="009A47AD" w:rsidRPr="00D257D0" w:rsidRDefault="009A47AD" w:rsidP="008134C3">
            <w:pPr>
              <w:rPr>
                <w:sz w:val="16"/>
                <w:szCs w:val="16"/>
              </w:rPr>
            </w:pPr>
            <w:proofErr w:type="spellStart"/>
            <w:r w:rsidRPr="00D257D0">
              <w:rPr>
                <w:sz w:val="16"/>
                <w:szCs w:val="16"/>
              </w:rPr>
              <w:t>SumitK</w:t>
            </w:r>
            <w:proofErr w:type="spellEnd"/>
          </w:p>
        </w:tc>
        <w:tc>
          <w:tcPr>
            <w:tcW w:w="720" w:type="dxa"/>
            <w:shd w:val="clear" w:color="auto" w:fill="FF0000"/>
          </w:tcPr>
          <w:p w14:paraId="55A68E80" w14:textId="77777777" w:rsidR="009A47AD" w:rsidRPr="00D257D0" w:rsidRDefault="009A47AD" w:rsidP="008134C3">
            <w:pPr>
              <w:pStyle w:val="CommentText"/>
              <w:spacing w:before="60" w:after="60"/>
              <w:rPr>
                <w:rFonts w:cs="Arial"/>
                <w:sz w:val="16"/>
                <w:szCs w:val="16"/>
              </w:rPr>
            </w:pPr>
            <w:r w:rsidRPr="00D257D0">
              <w:rPr>
                <w:rFonts w:cs="Arial"/>
                <w:sz w:val="16"/>
                <w:szCs w:val="16"/>
              </w:rPr>
              <w:t>Open</w:t>
            </w:r>
          </w:p>
        </w:tc>
        <w:tc>
          <w:tcPr>
            <w:tcW w:w="3060" w:type="dxa"/>
            <w:shd w:val="clear" w:color="auto" w:fill="auto"/>
          </w:tcPr>
          <w:p w14:paraId="71B5B830" w14:textId="77777777" w:rsidR="009A47AD" w:rsidRPr="00D257D0" w:rsidRDefault="009A47AD" w:rsidP="008134C3">
            <w:pPr>
              <w:rPr>
                <w:sz w:val="16"/>
                <w:szCs w:val="16"/>
              </w:rPr>
            </w:pPr>
            <w:r w:rsidRPr="00D257D0">
              <w:rPr>
                <w:sz w:val="16"/>
                <w:szCs w:val="16"/>
              </w:rPr>
              <w:t>Waiting for further inputs.</w:t>
            </w:r>
          </w:p>
        </w:tc>
      </w:tr>
    </w:tbl>
    <w:p w14:paraId="2621CE8A" w14:textId="77777777" w:rsidR="00D609A9" w:rsidRPr="00D257D0" w:rsidRDefault="00725028" w:rsidP="00690813">
      <w:pPr>
        <w:pStyle w:val="Heading2"/>
      </w:pPr>
      <w:bookmarkStart w:id="26" w:name="_Toc411545755"/>
      <w:r w:rsidRPr="00D257D0">
        <w:t xml:space="preserve">System </w:t>
      </w:r>
      <w:r w:rsidR="00D609A9" w:rsidRPr="00D257D0">
        <w:t>Limitations</w:t>
      </w:r>
      <w:bookmarkEnd w:id="26"/>
    </w:p>
    <w:tbl>
      <w:tblPr>
        <w:tblW w:w="9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0"/>
        <w:gridCol w:w="7207"/>
      </w:tblGrid>
      <w:tr w:rsidR="00487863" w:rsidRPr="00D257D0" w14:paraId="4E05EA8C" w14:textId="77777777" w:rsidTr="002512D9">
        <w:trPr>
          <w:trHeight w:val="339"/>
        </w:trPr>
        <w:tc>
          <w:tcPr>
            <w:tcW w:w="2470" w:type="dxa"/>
            <w:shd w:val="clear" w:color="auto" w:fill="F2F2F2" w:themeFill="background1" w:themeFillShade="F2"/>
          </w:tcPr>
          <w:p w14:paraId="79FD411F" w14:textId="77777777" w:rsidR="00B052B6" w:rsidRPr="00D257D0" w:rsidRDefault="00B052B6" w:rsidP="003A7443">
            <w:pPr>
              <w:spacing w:before="60" w:after="60" w:line="240" w:lineRule="auto"/>
              <w:rPr>
                <w:b/>
                <w:sz w:val="18"/>
              </w:rPr>
            </w:pPr>
            <w:r w:rsidRPr="00D257D0">
              <w:rPr>
                <w:b/>
                <w:sz w:val="18"/>
              </w:rPr>
              <w:t xml:space="preserve">Category </w:t>
            </w:r>
          </w:p>
        </w:tc>
        <w:tc>
          <w:tcPr>
            <w:tcW w:w="7207" w:type="dxa"/>
            <w:shd w:val="clear" w:color="auto" w:fill="F2F2F2" w:themeFill="background1" w:themeFillShade="F2"/>
          </w:tcPr>
          <w:p w14:paraId="03B83CEC" w14:textId="77777777" w:rsidR="00B052B6" w:rsidRPr="00D257D0" w:rsidRDefault="00B052B6" w:rsidP="003A7443">
            <w:pPr>
              <w:spacing w:before="60" w:after="60" w:line="240" w:lineRule="auto"/>
              <w:rPr>
                <w:b/>
                <w:sz w:val="18"/>
              </w:rPr>
            </w:pPr>
            <w:r w:rsidRPr="00D257D0">
              <w:rPr>
                <w:b/>
                <w:sz w:val="18"/>
              </w:rPr>
              <w:t>Limitations</w:t>
            </w:r>
          </w:p>
        </w:tc>
      </w:tr>
      <w:tr w:rsidR="00487863" w:rsidRPr="00D257D0" w14:paraId="179D1E04" w14:textId="77777777" w:rsidTr="002512D9">
        <w:trPr>
          <w:trHeight w:val="355"/>
        </w:trPr>
        <w:tc>
          <w:tcPr>
            <w:tcW w:w="2470" w:type="dxa"/>
          </w:tcPr>
          <w:p w14:paraId="1CB46178" w14:textId="77777777" w:rsidR="00B052B6" w:rsidRPr="00D257D0" w:rsidRDefault="00B808E8" w:rsidP="003A7443">
            <w:pPr>
              <w:spacing w:before="60" w:after="60" w:line="240" w:lineRule="auto"/>
              <w:rPr>
                <w:sz w:val="18"/>
              </w:rPr>
            </w:pPr>
            <w:r w:rsidRPr="00D257D0">
              <w:rPr>
                <w:sz w:val="18"/>
              </w:rPr>
              <w:t>Kilkari</w:t>
            </w:r>
            <w:r w:rsidR="00F72B8E" w:rsidRPr="00D257D0">
              <w:rPr>
                <w:sz w:val="18"/>
              </w:rPr>
              <w:t xml:space="preserve"> Record</w:t>
            </w:r>
          </w:p>
        </w:tc>
        <w:tc>
          <w:tcPr>
            <w:tcW w:w="7207" w:type="dxa"/>
          </w:tcPr>
          <w:p w14:paraId="4F0BED58" w14:textId="77777777" w:rsidR="00B052B6" w:rsidRPr="00D257D0" w:rsidRDefault="00B808E8" w:rsidP="003A7443">
            <w:pPr>
              <w:pStyle w:val="ListParagraph"/>
              <w:numPr>
                <w:ilvl w:val="0"/>
                <w:numId w:val="4"/>
              </w:numPr>
              <w:spacing w:before="60" w:after="60" w:line="240" w:lineRule="auto"/>
              <w:rPr>
                <w:sz w:val="18"/>
              </w:rPr>
            </w:pPr>
            <w:r w:rsidRPr="00D257D0">
              <w:rPr>
                <w:sz w:val="18"/>
              </w:rPr>
              <w:t>Service does not handle cases where twin/triplets/etc. are born.</w:t>
            </w:r>
          </w:p>
        </w:tc>
      </w:tr>
      <w:tr w:rsidR="00487863" w:rsidRPr="00D257D0" w14:paraId="20F994AB" w14:textId="77777777" w:rsidTr="002512D9">
        <w:trPr>
          <w:trHeight w:val="586"/>
        </w:trPr>
        <w:tc>
          <w:tcPr>
            <w:tcW w:w="2470" w:type="dxa"/>
          </w:tcPr>
          <w:p w14:paraId="01953927" w14:textId="77777777" w:rsidR="00835278" w:rsidRPr="00D257D0" w:rsidRDefault="00835278" w:rsidP="003A7443">
            <w:pPr>
              <w:spacing w:before="60" w:after="60" w:line="240" w:lineRule="auto"/>
              <w:rPr>
                <w:sz w:val="18"/>
              </w:rPr>
            </w:pPr>
            <w:r w:rsidRPr="00D257D0">
              <w:rPr>
                <w:sz w:val="18"/>
              </w:rPr>
              <w:t>General</w:t>
            </w:r>
          </w:p>
        </w:tc>
        <w:tc>
          <w:tcPr>
            <w:tcW w:w="7207" w:type="dxa"/>
          </w:tcPr>
          <w:p w14:paraId="54BE3B66" w14:textId="77777777" w:rsidR="00835278" w:rsidRPr="00D257D0" w:rsidRDefault="00835278" w:rsidP="00FF5F5D">
            <w:pPr>
              <w:pStyle w:val="ListParagraph"/>
              <w:numPr>
                <w:ilvl w:val="0"/>
                <w:numId w:val="4"/>
              </w:numPr>
              <w:spacing w:before="60" w:after="60" w:line="240" w:lineRule="auto"/>
              <w:rPr>
                <w:sz w:val="18"/>
              </w:rPr>
            </w:pPr>
            <w:r w:rsidRPr="00D257D0">
              <w:rPr>
                <w:sz w:val="18"/>
              </w:rPr>
              <w:t xml:space="preserve">Creation of new states </w:t>
            </w:r>
            <w:r w:rsidR="00FF5F5D" w:rsidRPr="00D257D0">
              <w:rPr>
                <w:sz w:val="18"/>
              </w:rPr>
              <w:t>or sub-division of existing states will require addition</w:t>
            </w:r>
            <w:r w:rsidR="00161D6C" w:rsidRPr="00D257D0">
              <w:rPr>
                <w:sz w:val="18"/>
              </w:rPr>
              <w:t>al</w:t>
            </w:r>
            <w:r w:rsidR="00FF5F5D" w:rsidRPr="00D257D0">
              <w:rPr>
                <w:sz w:val="18"/>
              </w:rPr>
              <w:t xml:space="preserve"> work and software changes</w:t>
            </w:r>
            <w:r w:rsidRPr="00D257D0">
              <w:rPr>
                <w:sz w:val="18"/>
              </w:rPr>
              <w:t>.</w:t>
            </w:r>
          </w:p>
        </w:tc>
      </w:tr>
    </w:tbl>
    <w:p w14:paraId="21C9368B" w14:textId="77777777" w:rsidR="00690813" w:rsidRPr="00D257D0" w:rsidRDefault="00690813" w:rsidP="00690813">
      <w:pPr>
        <w:pStyle w:val="Heading2"/>
      </w:pPr>
      <w:bookmarkStart w:id="27" w:name="_Toc411545756"/>
      <w:r w:rsidRPr="00D257D0">
        <w:t>Requirement Structure and Numbering Plan</w:t>
      </w:r>
      <w:bookmarkEnd w:id="27"/>
    </w:p>
    <w:p w14:paraId="3F3E44D8" w14:textId="77777777" w:rsidR="00D8312A" w:rsidRPr="00D257D0" w:rsidRDefault="00070238" w:rsidP="00D8312A">
      <w:pPr>
        <w:pStyle w:val="CommentText"/>
        <w:spacing w:before="60" w:after="60"/>
        <w:rPr>
          <w:rFonts w:cs="Arial"/>
        </w:rPr>
      </w:pPr>
      <w:r w:rsidRPr="00D257D0">
        <w:rPr>
          <w:rFonts w:cs="Arial"/>
        </w:rPr>
        <w:t>The requirement</w:t>
      </w:r>
      <w:r w:rsidR="00D8312A" w:rsidRPr="00D257D0">
        <w:rPr>
          <w:rFonts w:cs="Arial"/>
        </w:rPr>
        <w:t xml:space="preserve">/issues/action-points are </w:t>
      </w:r>
      <w:r w:rsidRPr="00D257D0">
        <w:rPr>
          <w:rFonts w:cs="Arial"/>
        </w:rPr>
        <w:t xml:space="preserve">structured </w:t>
      </w:r>
      <w:r w:rsidR="00D8312A" w:rsidRPr="00D257D0">
        <w:rPr>
          <w:rFonts w:cs="Arial"/>
        </w:rPr>
        <w:t xml:space="preserve">in this document </w:t>
      </w:r>
      <w:r w:rsidRPr="00D257D0">
        <w:rPr>
          <w:rFonts w:cs="Arial"/>
        </w:rPr>
        <w:t xml:space="preserve">as follows: </w:t>
      </w:r>
    </w:p>
    <w:p w14:paraId="52E3DDD9" w14:textId="77777777" w:rsidR="007A7A32" w:rsidRPr="00D257D0" w:rsidRDefault="007A7A32" w:rsidP="00D8312A">
      <w:pPr>
        <w:pStyle w:val="CommentText"/>
        <w:spacing w:before="60" w:after="60"/>
        <w:ind w:firstLine="720"/>
        <w:rPr>
          <w:rFonts w:cs="Arial"/>
          <w:b/>
        </w:rPr>
      </w:pPr>
      <w:r w:rsidRPr="00D257D0">
        <w:rPr>
          <w:rFonts w:cs="Arial"/>
          <w:b/>
          <w:sz w:val="28"/>
        </w:rPr>
        <w:t>NMS</w:t>
      </w:r>
      <w:proofErr w:type="gramStart"/>
      <w:r w:rsidR="00070238" w:rsidRPr="00D257D0">
        <w:rPr>
          <w:rFonts w:cs="Arial"/>
          <w:b/>
          <w:sz w:val="28"/>
        </w:rPr>
        <w:t>.&lt;</w:t>
      </w:r>
      <w:proofErr w:type="gramEnd"/>
      <w:r w:rsidR="00BC1FC9" w:rsidRPr="00D257D0">
        <w:rPr>
          <w:rFonts w:cs="Arial"/>
          <w:b/>
          <w:sz w:val="28"/>
        </w:rPr>
        <w:t xml:space="preserve"> Category</w:t>
      </w:r>
      <w:r w:rsidR="00070238" w:rsidRPr="00D257D0">
        <w:rPr>
          <w:rFonts w:cs="Arial"/>
          <w:b/>
          <w:sz w:val="28"/>
        </w:rPr>
        <w:t>&gt;.&lt;</w:t>
      </w:r>
      <w:r w:rsidR="00BC1FC9" w:rsidRPr="00D257D0">
        <w:rPr>
          <w:rFonts w:cs="Arial"/>
          <w:b/>
          <w:sz w:val="28"/>
        </w:rPr>
        <w:t>Sub-</w:t>
      </w:r>
      <w:r w:rsidR="00070238" w:rsidRPr="00D257D0">
        <w:rPr>
          <w:rFonts w:cs="Arial"/>
          <w:b/>
          <w:sz w:val="28"/>
        </w:rPr>
        <w:t>Category&gt;.&lt;Numbering&gt;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04"/>
      </w:tblGrid>
      <w:tr w:rsidR="00070238" w:rsidRPr="00D257D0" w14:paraId="01D31A03" w14:textId="77777777" w:rsidTr="00487863">
        <w:tc>
          <w:tcPr>
            <w:tcW w:w="2160" w:type="dxa"/>
            <w:shd w:val="clear" w:color="auto" w:fill="F2F2F2" w:themeFill="background1" w:themeFillShade="F2"/>
          </w:tcPr>
          <w:p w14:paraId="0AC29D56" w14:textId="77777777" w:rsidR="00070238" w:rsidRPr="00D257D0" w:rsidRDefault="00070238" w:rsidP="00B052B6">
            <w:pPr>
              <w:spacing w:before="60" w:after="60" w:line="240" w:lineRule="auto"/>
              <w:rPr>
                <w:b/>
                <w:sz w:val="18"/>
              </w:rPr>
            </w:pPr>
            <w:r w:rsidRPr="00D257D0">
              <w:rPr>
                <w:b/>
                <w:sz w:val="18"/>
              </w:rPr>
              <w:t xml:space="preserve">Component </w:t>
            </w:r>
          </w:p>
        </w:tc>
        <w:tc>
          <w:tcPr>
            <w:tcW w:w="7304" w:type="dxa"/>
            <w:shd w:val="clear" w:color="auto" w:fill="F2F2F2" w:themeFill="background1" w:themeFillShade="F2"/>
          </w:tcPr>
          <w:p w14:paraId="671A9500" w14:textId="77777777" w:rsidR="00070238" w:rsidRPr="00D257D0" w:rsidRDefault="00070238" w:rsidP="00B052B6">
            <w:pPr>
              <w:spacing w:before="60" w:after="60" w:line="240" w:lineRule="auto"/>
              <w:rPr>
                <w:b/>
                <w:sz w:val="18"/>
              </w:rPr>
            </w:pPr>
            <w:r w:rsidRPr="00D257D0">
              <w:rPr>
                <w:b/>
                <w:sz w:val="18"/>
              </w:rPr>
              <w:t>Definition</w:t>
            </w:r>
          </w:p>
        </w:tc>
      </w:tr>
      <w:tr w:rsidR="00070238" w:rsidRPr="00D257D0" w14:paraId="627B8527" w14:textId="77777777" w:rsidTr="00487863">
        <w:tc>
          <w:tcPr>
            <w:tcW w:w="2160" w:type="dxa"/>
          </w:tcPr>
          <w:p w14:paraId="1A99A5FB" w14:textId="77777777" w:rsidR="00070238" w:rsidRPr="00D257D0" w:rsidRDefault="00070238" w:rsidP="00B052B6">
            <w:pPr>
              <w:spacing w:before="60" w:after="60" w:line="240" w:lineRule="auto"/>
              <w:rPr>
                <w:sz w:val="18"/>
              </w:rPr>
            </w:pPr>
            <w:r w:rsidRPr="00D257D0">
              <w:rPr>
                <w:sz w:val="18"/>
              </w:rPr>
              <w:t>Product</w:t>
            </w:r>
          </w:p>
        </w:tc>
        <w:tc>
          <w:tcPr>
            <w:tcW w:w="7304" w:type="dxa"/>
          </w:tcPr>
          <w:p w14:paraId="13814D34" w14:textId="77777777" w:rsidR="00070238" w:rsidRPr="00D257D0" w:rsidRDefault="00070238" w:rsidP="00B052B6">
            <w:pPr>
              <w:pStyle w:val="ListParagraph"/>
              <w:numPr>
                <w:ilvl w:val="0"/>
                <w:numId w:val="4"/>
              </w:numPr>
              <w:spacing w:before="60" w:after="60" w:line="240" w:lineRule="auto"/>
              <w:rPr>
                <w:sz w:val="18"/>
              </w:rPr>
            </w:pPr>
            <w:r w:rsidRPr="00D257D0">
              <w:rPr>
                <w:sz w:val="18"/>
              </w:rPr>
              <w:t>NMS</w:t>
            </w:r>
          </w:p>
        </w:tc>
      </w:tr>
      <w:tr w:rsidR="00070238" w:rsidRPr="00D257D0" w14:paraId="6EDB5157" w14:textId="77777777" w:rsidTr="00487863">
        <w:tc>
          <w:tcPr>
            <w:tcW w:w="2160" w:type="dxa"/>
          </w:tcPr>
          <w:p w14:paraId="37B00B06" w14:textId="77777777" w:rsidR="00070238" w:rsidRPr="00D257D0" w:rsidRDefault="00BC1FC9" w:rsidP="00B052B6">
            <w:pPr>
              <w:spacing w:before="60" w:after="60" w:line="240" w:lineRule="auto"/>
              <w:rPr>
                <w:sz w:val="18"/>
              </w:rPr>
            </w:pPr>
            <w:r w:rsidRPr="00D257D0">
              <w:rPr>
                <w:sz w:val="18"/>
              </w:rPr>
              <w:t>Category</w:t>
            </w:r>
          </w:p>
        </w:tc>
        <w:tc>
          <w:tcPr>
            <w:tcW w:w="7304" w:type="dxa"/>
          </w:tcPr>
          <w:p w14:paraId="77A3C78F" w14:textId="77777777" w:rsidR="00D8312A" w:rsidRPr="00D257D0" w:rsidRDefault="00D8312A" w:rsidP="00B052B6">
            <w:pPr>
              <w:pStyle w:val="ListParagraph"/>
              <w:numPr>
                <w:ilvl w:val="0"/>
                <w:numId w:val="4"/>
              </w:numPr>
              <w:spacing w:before="60" w:after="60" w:line="240" w:lineRule="auto"/>
              <w:rPr>
                <w:sz w:val="18"/>
              </w:rPr>
            </w:pPr>
            <w:r w:rsidRPr="00D257D0">
              <w:rPr>
                <w:sz w:val="18"/>
              </w:rPr>
              <w:t>OI: Open Issue</w:t>
            </w:r>
            <w:r w:rsidR="0037146D" w:rsidRPr="00D257D0">
              <w:rPr>
                <w:sz w:val="18"/>
              </w:rPr>
              <w:t xml:space="preserve"> for tracking</w:t>
            </w:r>
          </w:p>
          <w:p w14:paraId="612BA5BE" w14:textId="77777777" w:rsidR="00D8312A" w:rsidRPr="00D257D0" w:rsidRDefault="00D8312A" w:rsidP="00D8312A">
            <w:pPr>
              <w:pStyle w:val="ListParagraph"/>
              <w:numPr>
                <w:ilvl w:val="0"/>
                <w:numId w:val="4"/>
              </w:numPr>
              <w:spacing w:before="60" w:after="60" w:line="240" w:lineRule="auto"/>
              <w:rPr>
                <w:sz w:val="18"/>
              </w:rPr>
            </w:pPr>
            <w:r w:rsidRPr="00D257D0">
              <w:rPr>
                <w:sz w:val="18"/>
              </w:rPr>
              <w:t>AP: Action Point</w:t>
            </w:r>
            <w:r w:rsidR="0037146D" w:rsidRPr="00D257D0">
              <w:rPr>
                <w:sz w:val="18"/>
              </w:rPr>
              <w:t>s for tracking</w:t>
            </w:r>
          </w:p>
          <w:p w14:paraId="62826055" w14:textId="77777777" w:rsidR="00070238" w:rsidRPr="00D257D0" w:rsidRDefault="00070238" w:rsidP="00B052B6">
            <w:pPr>
              <w:pStyle w:val="ListParagraph"/>
              <w:numPr>
                <w:ilvl w:val="0"/>
                <w:numId w:val="4"/>
              </w:numPr>
              <w:spacing w:before="60" w:after="60" w:line="240" w:lineRule="auto"/>
              <w:rPr>
                <w:sz w:val="18"/>
              </w:rPr>
            </w:pPr>
            <w:r w:rsidRPr="00D257D0">
              <w:rPr>
                <w:sz w:val="18"/>
              </w:rPr>
              <w:t>GEN: Common/General requirements</w:t>
            </w:r>
            <w:r w:rsidR="00F16ECC" w:rsidRPr="00D257D0">
              <w:rPr>
                <w:sz w:val="18"/>
              </w:rPr>
              <w:t xml:space="preserve"> or Spanning multiple services</w:t>
            </w:r>
          </w:p>
          <w:p w14:paraId="3EB695D0" w14:textId="77777777" w:rsidR="00260C45" w:rsidRPr="00D257D0" w:rsidRDefault="00260C45" w:rsidP="00260C45">
            <w:pPr>
              <w:pStyle w:val="ListParagraph"/>
              <w:numPr>
                <w:ilvl w:val="0"/>
                <w:numId w:val="4"/>
              </w:numPr>
              <w:spacing w:before="60" w:after="60" w:line="240" w:lineRule="auto"/>
              <w:rPr>
                <w:sz w:val="18"/>
              </w:rPr>
            </w:pPr>
            <w:r w:rsidRPr="00D257D0">
              <w:rPr>
                <w:sz w:val="18"/>
              </w:rPr>
              <w:t>MA: Mobile Academy</w:t>
            </w:r>
            <w:r w:rsidR="00D8312A" w:rsidRPr="00D257D0">
              <w:rPr>
                <w:sz w:val="18"/>
              </w:rPr>
              <w:t xml:space="preserve"> requirements</w:t>
            </w:r>
          </w:p>
          <w:p w14:paraId="7D9E2CD8" w14:textId="77777777" w:rsidR="00260C45" w:rsidRPr="00D257D0" w:rsidRDefault="00260C45" w:rsidP="00260C45">
            <w:pPr>
              <w:pStyle w:val="ListParagraph"/>
              <w:numPr>
                <w:ilvl w:val="0"/>
                <w:numId w:val="4"/>
              </w:numPr>
              <w:spacing w:before="60" w:after="60" w:line="240" w:lineRule="auto"/>
              <w:rPr>
                <w:sz w:val="18"/>
              </w:rPr>
            </w:pPr>
            <w:r w:rsidRPr="00D257D0">
              <w:rPr>
                <w:sz w:val="18"/>
              </w:rPr>
              <w:t>M</w:t>
            </w:r>
            <w:r w:rsidR="00846FB2" w:rsidRPr="00D257D0">
              <w:rPr>
                <w:sz w:val="18"/>
              </w:rPr>
              <w:t>K</w:t>
            </w:r>
            <w:r w:rsidRPr="00D257D0">
              <w:rPr>
                <w:sz w:val="18"/>
              </w:rPr>
              <w:t xml:space="preserve">: Mobile </w:t>
            </w:r>
            <w:proofErr w:type="spellStart"/>
            <w:r w:rsidRPr="00D257D0">
              <w:rPr>
                <w:sz w:val="18"/>
              </w:rPr>
              <w:t>Kunji</w:t>
            </w:r>
            <w:proofErr w:type="spellEnd"/>
            <w:r w:rsidR="00D8312A" w:rsidRPr="00D257D0">
              <w:rPr>
                <w:sz w:val="18"/>
              </w:rPr>
              <w:t xml:space="preserve"> requirements</w:t>
            </w:r>
          </w:p>
          <w:p w14:paraId="382B43F8" w14:textId="77777777" w:rsidR="00260C45" w:rsidRPr="00D257D0" w:rsidRDefault="00D8312A" w:rsidP="00260C45">
            <w:pPr>
              <w:pStyle w:val="ListParagraph"/>
              <w:numPr>
                <w:ilvl w:val="0"/>
                <w:numId w:val="4"/>
              </w:numPr>
              <w:spacing w:before="60" w:after="60" w:line="240" w:lineRule="auto"/>
              <w:rPr>
                <w:sz w:val="18"/>
              </w:rPr>
            </w:pPr>
            <w:r w:rsidRPr="00D257D0">
              <w:rPr>
                <w:sz w:val="18"/>
              </w:rPr>
              <w:t>KK: Kilkari requirements</w:t>
            </w:r>
          </w:p>
        </w:tc>
      </w:tr>
      <w:tr w:rsidR="00560F26" w:rsidRPr="00D257D0" w14:paraId="0ECD6A67" w14:textId="77777777" w:rsidTr="00487863">
        <w:trPr>
          <w:trHeight w:val="1313"/>
        </w:trPr>
        <w:tc>
          <w:tcPr>
            <w:tcW w:w="2160" w:type="dxa"/>
            <w:vMerge w:val="restart"/>
          </w:tcPr>
          <w:p w14:paraId="6ECC650C" w14:textId="77777777" w:rsidR="00560F26" w:rsidRPr="00D257D0" w:rsidRDefault="00560F26" w:rsidP="00B052B6">
            <w:pPr>
              <w:spacing w:before="60" w:after="60" w:line="240" w:lineRule="auto"/>
              <w:rPr>
                <w:sz w:val="18"/>
              </w:rPr>
            </w:pPr>
            <w:r w:rsidRPr="00D257D0">
              <w:rPr>
                <w:sz w:val="18"/>
              </w:rPr>
              <w:t>Sub-Category</w:t>
            </w:r>
            <w:r w:rsidR="00D8312A" w:rsidRPr="00D257D0">
              <w:rPr>
                <w:sz w:val="18"/>
              </w:rPr>
              <w:t xml:space="preserve"> (optional)</w:t>
            </w:r>
          </w:p>
        </w:tc>
        <w:tc>
          <w:tcPr>
            <w:tcW w:w="7304" w:type="dxa"/>
            <w:tcBorders>
              <w:top w:val="dashed" w:sz="4" w:space="0" w:color="auto"/>
              <w:bottom w:val="dashed" w:sz="4" w:space="0" w:color="auto"/>
            </w:tcBorders>
          </w:tcPr>
          <w:p w14:paraId="324D73AC" w14:textId="77777777" w:rsidR="00260C45" w:rsidRPr="00D257D0" w:rsidRDefault="00260C45" w:rsidP="00260C45">
            <w:pPr>
              <w:spacing w:before="60" w:after="60" w:line="240" w:lineRule="auto"/>
              <w:rPr>
                <w:b/>
                <w:sz w:val="18"/>
              </w:rPr>
            </w:pPr>
            <w:r w:rsidRPr="00D257D0">
              <w:rPr>
                <w:b/>
                <w:sz w:val="18"/>
              </w:rPr>
              <w:t>General/Common Requirements (GEN)</w:t>
            </w:r>
          </w:p>
          <w:p w14:paraId="605B6021" w14:textId="77777777" w:rsidR="00FB1EF6" w:rsidRPr="00D257D0" w:rsidRDefault="00FB1EF6" w:rsidP="00FB1EF6">
            <w:pPr>
              <w:pStyle w:val="ListParagraph"/>
              <w:numPr>
                <w:ilvl w:val="0"/>
                <w:numId w:val="4"/>
              </w:numPr>
              <w:spacing w:before="60" w:after="60" w:line="240" w:lineRule="auto"/>
              <w:rPr>
                <w:sz w:val="18"/>
              </w:rPr>
            </w:pPr>
            <w:r w:rsidRPr="00D257D0">
              <w:rPr>
                <w:sz w:val="18"/>
              </w:rPr>
              <w:t>LOC: Location Data Management</w:t>
            </w:r>
          </w:p>
          <w:p w14:paraId="2C83B93E" w14:textId="77777777" w:rsidR="00260C45" w:rsidRPr="00D257D0" w:rsidRDefault="00260C45" w:rsidP="00260C45">
            <w:pPr>
              <w:pStyle w:val="ListParagraph"/>
              <w:numPr>
                <w:ilvl w:val="0"/>
                <w:numId w:val="4"/>
              </w:numPr>
              <w:spacing w:before="60" w:after="60" w:line="240" w:lineRule="auto"/>
              <w:rPr>
                <w:sz w:val="18"/>
              </w:rPr>
            </w:pPr>
            <w:r w:rsidRPr="00D257D0">
              <w:rPr>
                <w:sz w:val="18"/>
              </w:rPr>
              <w:t xml:space="preserve">FLW: Front Line Worker (FLW) </w:t>
            </w:r>
            <w:r w:rsidR="00F72B8E" w:rsidRPr="00D257D0">
              <w:rPr>
                <w:sz w:val="18"/>
              </w:rPr>
              <w:t xml:space="preserve">Record </w:t>
            </w:r>
            <w:r w:rsidRPr="00D257D0">
              <w:rPr>
                <w:sz w:val="18"/>
              </w:rPr>
              <w:t>and Data Management</w:t>
            </w:r>
          </w:p>
          <w:p w14:paraId="54663E8A" w14:textId="77777777" w:rsidR="00F16ECC" w:rsidRPr="00D257D0" w:rsidRDefault="00F16ECC" w:rsidP="00F16ECC">
            <w:pPr>
              <w:pStyle w:val="ListParagraph"/>
              <w:numPr>
                <w:ilvl w:val="0"/>
                <w:numId w:val="4"/>
              </w:numPr>
              <w:spacing w:before="60" w:after="60" w:line="240" w:lineRule="auto"/>
              <w:rPr>
                <w:sz w:val="18"/>
              </w:rPr>
            </w:pPr>
            <w:r w:rsidRPr="00D257D0">
              <w:rPr>
                <w:sz w:val="18"/>
              </w:rPr>
              <w:t xml:space="preserve">MCTS: </w:t>
            </w:r>
            <w:proofErr w:type="gramStart"/>
            <w:r w:rsidRPr="00D257D0">
              <w:rPr>
                <w:sz w:val="18"/>
              </w:rPr>
              <w:t>MCTS  data</w:t>
            </w:r>
            <w:proofErr w:type="gramEnd"/>
            <w:r w:rsidRPr="00D257D0">
              <w:rPr>
                <w:sz w:val="18"/>
              </w:rPr>
              <w:t xml:space="preserve"> management &amp; Update of beneficiary details (e.g. DOB or LMP)</w:t>
            </w:r>
          </w:p>
          <w:p w14:paraId="717A04C1" w14:textId="77777777" w:rsidR="00CF50C5" w:rsidRPr="00D257D0" w:rsidRDefault="00CF50C5" w:rsidP="00CF50C5">
            <w:pPr>
              <w:pStyle w:val="ListParagraph"/>
              <w:numPr>
                <w:ilvl w:val="0"/>
                <w:numId w:val="4"/>
              </w:numPr>
              <w:spacing w:before="60" w:after="60" w:line="240" w:lineRule="auto"/>
              <w:rPr>
                <w:sz w:val="18"/>
              </w:rPr>
            </w:pPr>
            <w:r w:rsidRPr="00D257D0">
              <w:rPr>
                <w:sz w:val="18"/>
              </w:rPr>
              <w:t>LANG: Language Handling Requirements</w:t>
            </w:r>
          </w:p>
          <w:p w14:paraId="71154B09" w14:textId="77777777" w:rsidR="00560F26" w:rsidRPr="00D257D0" w:rsidRDefault="007E66D6" w:rsidP="00B052B6">
            <w:pPr>
              <w:pStyle w:val="ListParagraph"/>
              <w:numPr>
                <w:ilvl w:val="0"/>
                <w:numId w:val="4"/>
              </w:numPr>
              <w:spacing w:before="60" w:after="60" w:line="240" w:lineRule="auto"/>
              <w:rPr>
                <w:sz w:val="18"/>
              </w:rPr>
            </w:pPr>
            <w:r w:rsidRPr="00D257D0">
              <w:rPr>
                <w:sz w:val="18"/>
              </w:rPr>
              <w:t>REP: Reporting Requirements</w:t>
            </w:r>
          </w:p>
          <w:p w14:paraId="58EC79E6" w14:textId="77777777" w:rsidR="007A7A32" w:rsidRPr="00D257D0" w:rsidRDefault="007A7A32" w:rsidP="007A7A32">
            <w:pPr>
              <w:pStyle w:val="ListParagraph"/>
              <w:numPr>
                <w:ilvl w:val="0"/>
                <w:numId w:val="4"/>
              </w:numPr>
              <w:spacing w:before="60" w:after="60" w:line="240" w:lineRule="auto"/>
              <w:rPr>
                <w:sz w:val="18"/>
              </w:rPr>
            </w:pPr>
            <w:r w:rsidRPr="00D257D0">
              <w:rPr>
                <w:sz w:val="18"/>
              </w:rPr>
              <w:t>CFG: Configuration Management</w:t>
            </w:r>
          </w:p>
          <w:p w14:paraId="030D6079" w14:textId="77777777" w:rsidR="00DC5C21" w:rsidRPr="00D257D0" w:rsidRDefault="00DC5C21" w:rsidP="00DC5C21">
            <w:pPr>
              <w:pStyle w:val="ListParagraph"/>
              <w:numPr>
                <w:ilvl w:val="0"/>
                <w:numId w:val="4"/>
              </w:numPr>
              <w:spacing w:before="60" w:after="60" w:line="240" w:lineRule="auto"/>
              <w:rPr>
                <w:sz w:val="18"/>
              </w:rPr>
            </w:pPr>
            <w:r w:rsidRPr="00D257D0">
              <w:rPr>
                <w:sz w:val="18"/>
              </w:rPr>
              <w:t>BKUP: Backup &amp; Archiving</w:t>
            </w:r>
          </w:p>
          <w:p w14:paraId="333AB55C" w14:textId="77777777" w:rsidR="007A7A32" w:rsidRPr="00D257D0" w:rsidRDefault="007A7A32" w:rsidP="007A7A32">
            <w:pPr>
              <w:pStyle w:val="ListParagraph"/>
              <w:numPr>
                <w:ilvl w:val="0"/>
                <w:numId w:val="4"/>
              </w:numPr>
              <w:spacing w:before="60" w:after="60" w:line="240" w:lineRule="auto"/>
              <w:rPr>
                <w:sz w:val="18"/>
              </w:rPr>
            </w:pPr>
            <w:r w:rsidRPr="00D257D0">
              <w:rPr>
                <w:sz w:val="18"/>
              </w:rPr>
              <w:t>SECU: Security and User Access Control</w:t>
            </w:r>
          </w:p>
          <w:p w14:paraId="6E4C5520" w14:textId="77777777" w:rsidR="007A7A32" w:rsidRPr="00D257D0" w:rsidRDefault="007A7A32" w:rsidP="007A7A32">
            <w:pPr>
              <w:pStyle w:val="ListParagraph"/>
              <w:numPr>
                <w:ilvl w:val="0"/>
                <w:numId w:val="4"/>
              </w:numPr>
              <w:spacing w:before="60" w:after="60" w:line="240" w:lineRule="auto"/>
              <w:rPr>
                <w:sz w:val="18"/>
              </w:rPr>
            </w:pPr>
            <w:r w:rsidRPr="00D257D0">
              <w:rPr>
                <w:sz w:val="18"/>
              </w:rPr>
              <w:t>PACK: Packaging and Installation</w:t>
            </w:r>
          </w:p>
          <w:p w14:paraId="016AA125" w14:textId="77777777" w:rsidR="007A7A32" w:rsidRPr="00D257D0" w:rsidRDefault="007A7A32" w:rsidP="007A7A32">
            <w:pPr>
              <w:pStyle w:val="ListParagraph"/>
              <w:numPr>
                <w:ilvl w:val="0"/>
                <w:numId w:val="4"/>
              </w:numPr>
              <w:spacing w:before="60" w:after="60" w:line="240" w:lineRule="auto"/>
              <w:rPr>
                <w:sz w:val="18"/>
              </w:rPr>
            </w:pPr>
            <w:r w:rsidRPr="00D257D0">
              <w:rPr>
                <w:sz w:val="18"/>
              </w:rPr>
              <w:t xml:space="preserve">DEPL: </w:t>
            </w:r>
            <w:r w:rsidR="00080494" w:rsidRPr="00D257D0">
              <w:rPr>
                <w:sz w:val="18"/>
              </w:rPr>
              <w:t>Deployment</w:t>
            </w:r>
          </w:p>
          <w:p w14:paraId="72B4A6EF" w14:textId="77777777" w:rsidR="008D6881" w:rsidRPr="00D257D0" w:rsidRDefault="008D6881" w:rsidP="008D6881">
            <w:pPr>
              <w:pStyle w:val="ListParagraph"/>
              <w:numPr>
                <w:ilvl w:val="0"/>
                <w:numId w:val="4"/>
              </w:numPr>
              <w:spacing w:before="60" w:after="60" w:line="240" w:lineRule="auto"/>
              <w:rPr>
                <w:sz w:val="18"/>
              </w:rPr>
            </w:pPr>
            <w:r w:rsidRPr="00D257D0">
              <w:rPr>
                <w:sz w:val="18"/>
              </w:rPr>
              <w:t>MNP: Mobile Number Portability Requirements</w:t>
            </w:r>
          </w:p>
          <w:p w14:paraId="17751C42" w14:textId="77777777" w:rsidR="007A7A32" w:rsidRPr="00D257D0" w:rsidRDefault="007A7A32" w:rsidP="007A7A32">
            <w:pPr>
              <w:pStyle w:val="ListParagraph"/>
              <w:numPr>
                <w:ilvl w:val="0"/>
                <w:numId w:val="4"/>
              </w:numPr>
              <w:spacing w:before="60" w:after="60" w:line="240" w:lineRule="auto"/>
              <w:rPr>
                <w:sz w:val="18"/>
              </w:rPr>
            </w:pPr>
            <w:r w:rsidRPr="00D257D0">
              <w:rPr>
                <w:sz w:val="18"/>
              </w:rPr>
              <w:t>MAINT: Maintainability and extensibility</w:t>
            </w:r>
          </w:p>
          <w:p w14:paraId="02C9D18B" w14:textId="77777777" w:rsidR="007A7A32" w:rsidRPr="00D257D0" w:rsidRDefault="007A7A32" w:rsidP="007A7A32">
            <w:pPr>
              <w:pStyle w:val="ListParagraph"/>
              <w:numPr>
                <w:ilvl w:val="0"/>
                <w:numId w:val="4"/>
              </w:numPr>
              <w:spacing w:before="60" w:after="60" w:line="240" w:lineRule="auto"/>
              <w:rPr>
                <w:sz w:val="18"/>
              </w:rPr>
            </w:pPr>
            <w:r w:rsidRPr="00D257D0">
              <w:rPr>
                <w:sz w:val="18"/>
              </w:rPr>
              <w:t>LOG: Logging and Debugging</w:t>
            </w:r>
          </w:p>
          <w:p w14:paraId="13787281" w14:textId="77777777" w:rsidR="007A7A32" w:rsidRPr="00D257D0" w:rsidRDefault="007A7A32" w:rsidP="007A7A32">
            <w:pPr>
              <w:pStyle w:val="ListParagraph"/>
              <w:numPr>
                <w:ilvl w:val="0"/>
                <w:numId w:val="4"/>
              </w:numPr>
              <w:spacing w:before="60" w:after="60" w:line="240" w:lineRule="auto"/>
              <w:rPr>
                <w:sz w:val="18"/>
              </w:rPr>
            </w:pPr>
            <w:r w:rsidRPr="00D257D0">
              <w:rPr>
                <w:sz w:val="18"/>
              </w:rPr>
              <w:t>AVAIL: Availability</w:t>
            </w:r>
          </w:p>
        </w:tc>
      </w:tr>
      <w:tr w:rsidR="007E66D6" w:rsidRPr="00D257D0" w14:paraId="5D9F3AD2" w14:textId="77777777" w:rsidTr="00487863">
        <w:trPr>
          <w:trHeight w:val="1695"/>
        </w:trPr>
        <w:tc>
          <w:tcPr>
            <w:tcW w:w="2160" w:type="dxa"/>
            <w:vMerge/>
          </w:tcPr>
          <w:p w14:paraId="7977A9FC" w14:textId="77777777" w:rsidR="007E66D6" w:rsidRPr="00D257D0" w:rsidRDefault="007E66D6" w:rsidP="00B052B6">
            <w:pPr>
              <w:spacing w:before="60" w:after="60" w:line="240" w:lineRule="auto"/>
              <w:rPr>
                <w:sz w:val="18"/>
              </w:rPr>
            </w:pPr>
          </w:p>
        </w:tc>
        <w:tc>
          <w:tcPr>
            <w:tcW w:w="7304" w:type="dxa"/>
            <w:tcBorders>
              <w:top w:val="dashed" w:sz="4" w:space="0" w:color="auto"/>
              <w:bottom w:val="dashed" w:sz="4" w:space="0" w:color="auto"/>
            </w:tcBorders>
          </w:tcPr>
          <w:p w14:paraId="7EC12E11" w14:textId="77777777" w:rsidR="007E66D6" w:rsidRPr="00D257D0" w:rsidRDefault="007E66D6" w:rsidP="00B052B6">
            <w:pPr>
              <w:spacing w:before="60" w:after="60" w:line="240" w:lineRule="auto"/>
              <w:rPr>
                <w:b/>
                <w:sz w:val="18"/>
              </w:rPr>
            </w:pPr>
            <w:r w:rsidRPr="00D257D0">
              <w:rPr>
                <w:b/>
                <w:sz w:val="18"/>
              </w:rPr>
              <w:t>Mobile Academy (MA)</w:t>
            </w:r>
          </w:p>
          <w:p w14:paraId="54113663" w14:textId="77777777" w:rsidR="007E66D6" w:rsidRPr="00D257D0" w:rsidRDefault="007E66D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14:paraId="336069AE" w14:textId="77777777" w:rsidR="007E66D6" w:rsidRPr="00D257D0" w:rsidRDefault="007E66D6" w:rsidP="00B052B6">
            <w:pPr>
              <w:pStyle w:val="ListParagraph"/>
              <w:numPr>
                <w:ilvl w:val="0"/>
                <w:numId w:val="4"/>
              </w:numPr>
              <w:spacing w:before="60" w:after="60" w:line="240" w:lineRule="auto"/>
              <w:rPr>
                <w:sz w:val="18"/>
              </w:rPr>
            </w:pPr>
            <w:r w:rsidRPr="00D257D0">
              <w:rPr>
                <w:sz w:val="18"/>
              </w:rPr>
              <w:t>COURSE: Course structure</w:t>
            </w:r>
          </w:p>
          <w:p w14:paraId="14C2F967" w14:textId="77777777" w:rsidR="007E66D6" w:rsidRPr="00D257D0" w:rsidRDefault="007E66D6" w:rsidP="00B052B6">
            <w:pPr>
              <w:pStyle w:val="ListParagraph"/>
              <w:numPr>
                <w:ilvl w:val="0"/>
                <w:numId w:val="4"/>
              </w:numPr>
              <w:spacing w:before="60" w:after="60" w:line="240" w:lineRule="auto"/>
              <w:rPr>
                <w:sz w:val="18"/>
              </w:rPr>
            </w:pPr>
            <w:r w:rsidRPr="00D257D0">
              <w:rPr>
                <w:sz w:val="18"/>
              </w:rPr>
              <w:t>IVR: IVR Handling Requirements</w:t>
            </w:r>
          </w:p>
          <w:p w14:paraId="16E698F2" w14:textId="77777777" w:rsidR="007E66D6" w:rsidRPr="00D257D0" w:rsidRDefault="007E66D6" w:rsidP="00B052B6">
            <w:pPr>
              <w:pStyle w:val="ListParagraph"/>
              <w:numPr>
                <w:ilvl w:val="0"/>
                <w:numId w:val="4"/>
              </w:numPr>
              <w:spacing w:before="60" w:after="60" w:line="240" w:lineRule="auto"/>
              <w:rPr>
                <w:sz w:val="18"/>
              </w:rPr>
            </w:pPr>
            <w:r w:rsidRPr="00D257D0">
              <w:rPr>
                <w:sz w:val="18"/>
              </w:rPr>
              <w:t>BKMK: Bookmark related requirements</w:t>
            </w:r>
          </w:p>
          <w:p w14:paraId="27863C0E" w14:textId="77777777" w:rsidR="007E66D6" w:rsidRPr="00D257D0" w:rsidRDefault="007E66D6" w:rsidP="002139D1">
            <w:pPr>
              <w:pStyle w:val="ListParagraph"/>
              <w:numPr>
                <w:ilvl w:val="0"/>
                <w:numId w:val="4"/>
              </w:numPr>
              <w:spacing w:before="60" w:after="60" w:line="240" w:lineRule="auto"/>
              <w:rPr>
                <w:b/>
                <w:sz w:val="18"/>
              </w:rPr>
            </w:pPr>
            <w:r w:rsidRPr="00D257D0">
              <w:rPr>
                <w:sz w:val="18"/>
              </w:rPr>
              <w:t>REP: Reporting Requirements</w:t>
            </w:r>
          </w:p>
          <w:p w14:paraId="63BAAB24" w14:textId="77777777" w:rsidR="00A15FD0" w:rsidRPr="00D257D0" w:rsidRDefault="00A15FD0" w:rsidP="002139D1">
            <w:pPr>
              <w:pStyle w:val="ListParagraph"/>
              <w:numPr>
                <w:ilvl w:val="0"/>
                <w:numId w:val="4"/>
              </w:numPr>
              <w:spacing w:before="60" w:after="60" w:line="240" w:lineRule="auto"/>
              <w:rPr>
                <w:b/>
                <w:sz w:val="18"/>
              </w:rPr>
            </w:pPr>
            <w:r w:rsidRPr="00D257D0">
              <w:rPr>
                <w:sz w:val="18"/>
              </w:rPr>
              <w:t>CONT: Content Management and Upload</w:t>
            </w:r>
          </w:p>
          <w:p w14:paraId="0B447DEA" w14:textId="77777777" w:rsidR="00096F87" w:rsidRPr="00D257D0" w:rsidRDefault="00096F87" w:rsidP="00096F87">
            <w:pPr>
              <w:pStyle w:val="ListParagraph"/>
              <w:numPr>
                <w:ilvl w:val="0"/>
                <w:numId w:val="4"/>
              </w:numPr>
              <w:spacing w:before="60" w:after="60" w:line="240" w:lineRule="auto"/>
              <w:rPr>
                <w:b/>
                <w:sz w:val="18"/>
              </w:rPr>
            </w:pPr>
            <w:r w:rsidRPr="00D257D0">
              <w:rPr>
                <w:sz w:val="18"/>
              </w:rPr>
              <w:t>SCALE: Service Scale (Capacity)</w:t>
            </w:r>
          </w:p>
        </w:tc>
      </w:tr>
      <w:tr w:rsidR="00560F26" w:rsidRPr="00D257D0" w14:paraId="040156ED" w14:textId="77777777" w:rsidTr="00487863">
        <w:trPr>
          <w:trHeight w:val="586"/>
        </w:trPr>
        <w:tc>
          <w:tcPr>
            <w:tcW w:w="2160" w:type="dxa"/>
            <w:vMerge/>
          </w:tcPr>
          <w:p w14:paraId="40A068B3" w14:textId="77777777" w:rsidR="00560F26" w:rsidRPr="00D257D0" w:rsidRDefault="00560F26" w:rsidP="00B052B6">
            <w:pPr>
              <w:spacing w:before="60" w:after="60" w:line="240" w:lineRule="auto"/>
              <w:rPr>
                <w:sz w:val="18"/>
              </w:rPr>
            </w:pPr>
          </w:p>
        </w:tc>
        <w:tc>
          <w:tcPr>
            <w:tcW w:w="7304" w:type="dxa"/>
            <w:tcBorders>
              <w:top w:val="dashed" w:sz="4" w:space="0" w:color="auto"/>
              <w:bottom w:val="dashed" w:sz="4" w:space="0" w:color="auto"/>
            </w:tcBorders>
          </w:tcPr>
          <w:p w14:paraId="64DD6FC5" w14:textId="77777777" w:rsidR="00560F26" w:rsidRPr="00D257D0" w:rsidRDefault="00560F26" w:rsidP="00B052B6">
            <w:pPr>
              <w:spacing w:before="60" w:after="60" w:line="240" w:lineRule="auto"/>
              <w:rPr>
                <w:b/>
                <w:sz w:val="18"/>
              </w:rPr>
            </w:pPr>
            <w:r w:rsidRPr="00D257D0">
              <w:rPr>
                <w:b/>
                <w:sz w:val="18"/>
              </w:rPr>
              <w:t xml:space="preserve">Mobile </w:t>
            </w:r>
            <w:proofErr w:type="spellStart"/>
            <w:r w:rsidRPr="00D257D0">
              <w:rPr>
                <w:b/>
                <w:sz w:val="18"/>
              </w:rPr>
              <w:t>Kunji</w:t>
            </w:r>
            <w:proofErr w:type="spellEnd"/>
            <w:r w:rsidRPr="00D257D0">
              <w:rPr>
                <w:b/>
                <w:sz w:val="18"/>
              </w:rPr>
              <w:t xml:space="preserve"> (MK)</w:t>
            </w:r>
          </w:p>
          <w:p w14:paraId="1E15C31E" w14:textId="77777777" w:rsidR="00560F26" w:rsidRPr="00D257D0" w:rsidRDefault="00560F2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14:paraId="43EB149D" w14:textId="77777777" w:rsidR="007E66D6" w:rsidRPr="00D257D0" w:rsidRDefault="007E66D6" w:rsidP="007E66D6">
            <w:pPr>
              <w:pStyle w:val="ListParagraph"/>
              <w:numPr>
                <w:ilvl w:val="0"/>
                <w:numId w:val="4"/>
              </w:numPr>
              <w:spacing w:before="60" w:after="60" w:line="240" w:lineRule="auto"/>
              <w:rPr>
                <w:sz w:val="18"/>
              </w:rPr>
            </w:pPr>
            <w:r w:rsidRPr="00D257D0">
              <w:rPr>
                <w:sz w:val="18"/>
              </w:rPr>
              <w:t>JOBAID: JOB Aid related Requirements</w:t>
            </w:r>
          </w:p>
          <w:p w14:paraId="2C82A626" w14:textId="77777777" w:rsidR="002139D1" w:rsidRPr="00D257D0" w:rsidRDefault="002139D1" w:rsidP="002139D1">
            <w:pPr>
              <w:pStyle w:val="ListParagraph"/>
              <w:numPr>
                <w:ilvl w:val="0"/>
                <w:numId w:val="4"/>
              </w:numPr>
              <w:spacing w:before="60" w:after="60" w:line="240" w:lineRule="auto"/>
              <w:rPr>
                <w:sz w:val="18"/>
              </w:rPr>
            </w:pPr>
            <w:r w:rsidRPr="00D257D0">
              <w:rPr>
                <w:sz w:val="18"/>
              </w:rPr>
              <w:t>IVR: IVR Handling Requirements</w:t>
            </w:r>
          </w:p>
          <w:p w14:paraId="2B2CD4DA" w14:textId="77777777" w:rsidR="00560F26" w:rsidRPr="00D257D0" w:rsidRDefault="00560F26" w:rsidP="002139D1">
            <w:pPr>
              <w:pStyle w:val="ListParagraph"/>
              <w:numPr>
                <w:ilvl w:val="0"/>
                <w:numId w:val="4"/>
              </w:numPr>
              <w:spacing w:before="60" w:after="60" w:line="240" w:lineRule="auto"/>
              <w:rPr>
                <w:sz w:val="18"/>
              </w:rPr>
            </w:pPr>
            <w:r w:rsidRPr="00D257D0">
              <w:rPr>
                <w:sz w:val="18"/>
              </w:rPr>
              <w:t>REP: Reporting Requirements</w:t>
            </w:r>
          </w:p>
          <w:p w14:paraId="71EE68E3" w14:textId="77777777" w:rsidR="00A15FD0" w:rsidRPr="00D257D0" w:rsidRDefault="00A15FD0" w:rsidP="002139D1">
            <w:pPr>
              <w:pStyle w:val="ListParagraph"/>
              <w:numPr>
                <w:ilvl w:val="0"/>
                <w:numId w:val="4"/>
              </w:numPr>
              <w:spacing w:before="60" w:after="60" w:line="240" w:lineRule="auto"/>
              <w:rPr>
                <w:sz w:val="18"/>
              </w:rPr>
            </w:pPr>
            <w:r w:rsidRPr="00D257D0">
              <w:rPr>
                <w:sz w:val="18"/>
              </w:rPr>
              <w:t>CONT: Content Management and Upload</w:t>
            </w:r>
          </w:p>
          <w:p w14:paraId="623AC76C" w14:textId="77777777" w:rsidR="00096F87" w:rsidRPr="00D257D0" w:rsidRDefault="00096F87" w:rsidP="002139D1">
            <w:pPr>
              <w:pStyle w:val="ListParagraph"/>
              <w:numPr>
                <w:ilvl w:val="0"/>
                <w:numId w:val="4"/>
              </w:numPr>
              <w:spacing w:before="60" w:after="60" w:line="240" w:lineRule="auto"/>
              <w:rPr>
                <w:sz w:val="18"/>
              </w:rPr>
            </w:pPr>
            <w:r w:rsidRPr="00D257D0">
              <w:rPr>
                <w:sz w:val="18"/>
              </w:rPr>
              <w:t>SCALE: Service Scale (Capacity)</w:t>
            </w:r>
          </w:p>
        </w:tc>
      </w:tr>
      <w:tr w:rsidR="007A7A32" w:rsidRPr="00D257D0" w14:paraId="7DE11EFF" w14:textId="77777777" w:rsidTr="00487863">
        <w:trPr>
          <w:trHeight w:val="70"/>
        </w:trPr>
        <w:tc>
          <w:tcPr>
            <w:tcW w:w="2160" w:type="dxa"/>
            <w:vMerge/>
          </w:tcPr>
          <w:p w14:paraId="427069A9" w14:textId="77777777" w:rsidR="007A7A32" w:rsidRPr="00D257D0" w:rsidRDefault="007A7A32" w:rsidP="00B052B6">
            <w:pPr>
              <w:spacing w:before="60" w:after="60" w:line="240" w:lineRule="auto"/>
              <w:rPr>
                <w:sz w:val="18"/>
              </w:rPr>
            </w:pPr>
          </w:p>
        </w:tc>
        <w:tc>
          <w:tcPr>
            <w:tcW w:w="7304" w:type="dxa"/>
            <w:tcBorders>
              <w:top w:val="dashed" w:sz="4" w:space="0" w:color="auto"/>
            </w:tcBorders>
          </w:tcPr>
          <w:p w14:paraId="6D924EA2" w14:textId="77777777" w:rsidR="007A7A32" w:rsidRPr="00D257D0" w:rsidRDefault="007A7A32" w:rsidP="00B052B6">
            <w:pPr>
              <w:spacing w:before="60" w:after="60" w:line="240" w:lineRule="auto"/>
              <w:rPr>
                <w:b/>
                <w:sz w:val="18"/>
              </w:rPr>
            </w:pPr>
            <w:r w:rsidRPr="00D257D0">
              <w:rPr>
                <w:b/>
                <w:sz w:val="18"/>
              </w:rPr>
              <w:t>Kilkari (KK)</w:t>
            </w:r>
          </w:p>
          <w:p w14:paraId="20DF9FAE" w14:textId="77777777" w:rsidR="007A7A32" w:rsidRPr="00D257D0" w:rsidRDefault="007A7A32" w:rsidP="00B052B6">
            <w:pPr>
              <w:pStyle w:val="ListParagraph"/>
              <w:numPr>
                <w:ilvl w:val="0"/>
                <w:numId w:val="4"/>
              </w:numPr>
              <w:spacing w:before="60" w:after="60" w:line="240" w:lineRule="auto"/>
              <w:rPr>
                <w:sz w:val="18"/>
              </w:rPr>
            </w:pPr>
            <w:r w:rsidRPr="00D257D0">
              <w:rPr>
                <w:sz w:val="18"/>
              </w:rPr>
              <w:t>Access: Access to service (e.g. using IVR), Packs, Subscribe/Unsubscribe, Usage and Capping restrictions</w:t>
            </w:r>
          </w:p>
          <w:p w14:paraId="3DFD8F62" w14:textId="77777777" w:rsidR="007A7A32" w:rsidRPr="00D257D0" w:rsidRDefault="007A7A32" w:rsidP="00B052B6">
            <w:pPr>
              <w:pStyle w:val="ListParagraph"/>
              <w:numPr>
                <w:ilvl w:val="0"/>
                <w:numId w:val="4"/>
              </w:numPr>
              <w:spacing w:before="60" w:after="60" w:line="240" w:lineRule="auto"/>
              <w:rPr>
                <w:sz w:val="18"/>
              </w:rPr>
            </w:pPr>
            <w:r w:rsidRPr="00D257D0">
              <w:rPr>
                <w:sz w:val="18"/>
              </w:rPr>
              <w:t>OBD: Outgoing call, Call duration, Call Retries</w:t>
            </w:r>
          </w:p>
          <w:p w14:paraId="43726CC8" w14:textId="77777777" w:rsidR="007A7A32" w:rsidRPr="00D257D0" w:rsidRDefault="007A7A32" w:rsidP="00377A8C">
            <w:pPr>
              <w:pStyle w:val="ListParagraph"/>
              <w:numPr>
                <w:ilvl w:val="0"/>
                <w:numId w:val="4"/>
              </w:numPr>
              <w:spacing w:before="60" w:after="60" w:line="240" w:lineRule="auto"/>
              <w:rPr>
                <w:sz w:val="18"/>
              </w:rPr>
            </w:pPr>
            <w:r w:rsidRPr="00D257D0">
              <w:rPr>
                <w:sz w:val="18"/>
              </w:rPr>
              <w:t>IVR: IVR Handling Requirements</w:t>
            </w:r>
          </w:p>
          <w:p w14:paraId="17C407C1" w14:textId="77777777" w:rsidR="00AF0BEF" w:rsidRPr="00D257D0" w:rsidRDefault="00AF0BEF" w:rsidP="00AF0BEF">
            <w:pPr>
              <w:pStyle w:val="ListParagraph"/>
              <w:numPr>
                <w:ilvl w:val="0"/>
                <w:numId w:val="4"/>
              </w:numPr>
              <w:spacing w:before="60" w:after="60" w:line="240" w:lineRule="auto"/>
              <w:rPr>
                <w:sz w:val="18"/>
              </w:rPr>
            </w:pPr>
            <w:r w:rsidRPr="00D257D0">
              <w:rPr>
                <w:sz w:val="18"/>
              </w:rPr>
              <w:t>DND: DND Handling Requirements</w:t>
            </w:r>
          </w:p>
          <w:p w14:paraId="566A3B72" w14:textId="77777777" w:rsidR="007A7A32" w:rsidRPr="00D257D0" w:rsidRDefault="007A7A32" w:rsidP="00B052B6">
            <w:pPr>
              <w:pStyle w:val="ListParagraph"/>
              <w:numPr>
                <w:ilvl w:val="0"/>
                <w:numId w:val="4"/>
              </w:numPr>
              <w:spacing w:before="60" w:after="60" w:line="240" w:lineRule="auto"/>
              <w:rPr>
                <w:sz w:val="18"/>
              </w:rPr>
            </w:pPr>
            <w:r w:rsidRPr="00D257D0">
              <w:rPr>
                <w:sz w:val="18"/>
              </w:rPr>
              <w:t>INBOX: Inbox services</w:t>
            </w:r>
          </w:p>
          <w:p w14:paraId="4477776E" w14:textId="77777777" w:rsidR="007A7A32" w:rsidRPr="00D257D0" w:rsidRDefault="007A7A32" w:rsidP="00C17AAE">
            <w:pPr>
              <w:pStyle w:val="ListParagraph"/>
              <w:numPr>
                <w:ilvl w:val="0"/>
                <w:numId w:val="4"/>
              </w:numPr>
              <w:spacing w:before="60" w:after="60" w:line="240" w:lineRule="auto"/>
              <w:rPr>
                <w:sz w:val="18"/>
              </w:rPr>
            </w:pPr>
            <w:r w:rsidRPr="00D257D0">
              <w:rPr>
                <w:sz w:val="18"/>
              </w:rPr>
              <w:t>REP: Reporting Requirements</w:t>
            </w:r>
          </w:p>
          <w:p w14:paraId="362D89D5" w14:textId="77777777" w:rsidR="00A15FD0" w:rsidRPr="00D257D0" w:rsidRDefault="00A15FD0" w:rsidP="00C17AAE">
            <w:pPr>
              <w:pStyle w:val="ListParagraph"/>
              <w:numPr>
                <w:ilvl w:val="0"/>
                <w:numId w:val="4"/>
              </w:numPr>
              <w:spacing w:before="60" w:after="60" w:line="240" w:lineRule="auto"/>
              <w:rPr>
                <w:sz w:val="18"/>
              </w:rPr>
            </w:pPr>
            <w:r w:rsidRPr="00D257D0">
              <w:rPr>
                <w:sz w:val="18"/>
              </w:rPr>
              <w:t>CONT: Content Management and Upload</w:t>
            </w:r>
          </w:p>
          <w:p w14:paraId="0C0D862D" w14:textId="77777777" w:rsidR="00096F87" w:rsidRPr="00D257D0" w:rsidRDefault="00096F87" w:rsidP="00C17AAE">
            <w:pPr>
              <w:pStyle w:val="ListParagraph"/>
              <w:numPr>
                <w:ilvl w:val="0"/>
                <w:numId w:val="4"/>
              </w:numPr>
              <w:spacing w:before="60" w:after="60" w:line="240" w:lineRule="auto"/>
              <w:rPr>
                <w:sz w:val="18"/>
              </w:rPr>
            </w:pPr>
            <w:r w:rsidRPr="00D257D0">
              <w:rPr>
                <w:sz w:val="18"/>
              </w:rPr>
              <w:t>SCALE: Service Scale (Capacity)</w:t>
            </w:r>
          </w:p>
        </w:tc>
      </w:tr>
    </w:tbl>
    <w:p w14:paraId="406F14BF" w14:textId="77777777" w:rsidR="003C78E7" w:rsidRPr="00D257D0" w:rsidRDefault="003C78E7" w:rsidP="003C78E7">
      <w:pPr>
        <w:pStyle w:val="Heading2"/>
      </w:pPr>
      <w:bookmarkStart w:id="28" w:name="_Toc411545757"/>
      <w:r w:rsidRPr="00D257D0">
        <w:t>Glossary</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300"/>
      </w:tblGrid>
      <w:tr w:rsidR="00B5041C" w:rsidRPr="00D257D0" w14:paraId="4A2A57CB" w14:textId="77777777" w:rsidTr="00ED3F3A">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7BC3D3" w14:textId="77777777" w:rsidR="00B5041C" w:rsidRPr="00D257D0" w:rsidRDefault="00B5041C" w:rsidP="00ED3F3A">
            <w:pPr>
              <w:rPr>
                <w:b/>
              </w:rPr>
            </w:pPr>
            <w:r w:rsidRPr="00D257D0">
              <w:rPr>
                <w:b/>
              </w:rPr>
              <w:t>Abbreviation</w:t>
            </w:r>
          </w:p>
        </w:tc>
        <w:tc>
          <w:tcPr>
            <w:tcW w:w="630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4205D" w14:textId="77777777" w:rsidR="00B5041C" w:rsidRPr="00D257D0" w:rsidRDefault="00B5041C" w:rsidP="00ED3F3A">
            <w:pPr>
              <w:rPr>
                <w:b/>
              </w:rPr>
            </w:pPr>
            <w:r w:rsidRPr="00D257D0">
              <w:rPr>
                <w:b/>
              </w:rPr>
              <w:t>Description / Full Form / Explanation</w:t>
            </w:r>
          </w:p>
        </w:tc>
      </w:tr>
      <w:tr w:rsidR="00B5041C" w:rsidRPr="00D257D0" w14:paraId="08AAC9C0" w14:textId="77777777" w:rsidTr="00ED3F3A">
        <w:tc>
          <w:tcPr>
            <w:tcW w:w="2160" w:type="dxa"/>
            <w:vAlign w:val="center"/>
          </w:tcPr>
          <w:p w14:paraId="5576DB14" w14:textId="77777777" w:rsidR="00B5041C" w:rsidRPr="00D257D0" w:rsidRDefault="00B5041C" w:rsidP="00ED3F3A">
            <w:r w:rsidRPr="00D257D0">
              <w:rPr>
                <w:color w:val="000000"/>
              </w:rPr>
              <w:t>BBC</w:t>
            </w:r>
          </w:p>
        </w:tc>
        <w:tc>
          <w:tcPr>
            <w:tcW w:w="6300" w:type="dxa"/>
            <w:vAlign w:val="center"/>
          </w:tcPr>
          <w:p w14:paraId="4BBF65A2" w14:textId="77777777" w:rsidR="00B5041C" w:rsidRPr="00D257D0" w:rsidRDefault="00B5041C" w:rsidP="00ED3F3A">
            <w:pPr>
              <w:pStyle w:val="Default"/>
              <w:rPr>
                <w:rFonts w:cs="Times New Roman"/>
                <w:color w:val="auto"/>
                <w:sz w:val="22"/>
                <w:szCs w:val="22"/>
              </w:rPr>
            </w:pPr>
            <w:r w:rsidRPr="00D257D0">
              <w:rPr>
                <w:sz w:val="22"/>
                <w:szCs w:val="22"/>
              </w:rPr>
              <w:t>British Broadcasting Corporation</w:t>
            </w:r>
          </w:p>
        </w:tc>
      </w:tr>
      <w:tr w:rsidR="00B5041C" w:rsidRPr="00D257D0" w14:paraId="389F6691" w14:textId="77777777" w:rsidTr="00ED3F3A">
        <w:tc>
          <w:tcPr>
            <w:tcW w:w="2160" w:type="dxa"/>
            <w:vAlign w:val="center"/>
          </w:tcPr>
          <w:p w14:paraId="1B0A92AF" w14:textId="77777777" w:rsidR="00B5041C" w:rsidRPr="00D257D0" w:rsidRDefault="00B5041C" w:rsidP="00ED3F3A">
            <w:r w:rsidRPr="00D257D0">
              <w:rPr>
                <w:color w:val="000000"/>
              </w:rPr>
              <w:t>BBC MA</w:t>
            </w:r>
          </w:p>
        </w:tc>
        <w:tc>
          <w:tcPr>
            <w:tcW w:w="6300" w:type="dxa"/>
            <w:vAlign w:val="center"/>
          </w:tcPr>
          <w:p w14:paraId="7FAA056F" w14:textId="77777777" w:rsidR="00B5041C" w:rsidRPr="00D257D0" w:rsidRDefault="00B5041C" w:rsidP="00ED3F3A">
            <w:r w:rsidRPr="00D257D0">
              <w:rPr>
                <w:color w:val="000000"/>
              </w:rPr>
              <w:t>BBC Media Action</w:t>
            </w:r>
          </w:p>
        </w:tc>
      </w:tr>
      <w:tr w:rsidR="00B5041C" w:rsidRPr="00D257D0" w14:paraId="31CB95F1" w14:textId="77777777" w:rsidTr="00ED3F3A">
        <w:tc>
          <w:tcPr>
            <w:tcW w:w="2160" w:type="dxa"/>
            <w:vAlign w:val="center"/>
          </w:tcPr>
          <w:p w14:paraId="562E8A3D" w14:textId="77777777" w:rsidR="00B5041C" w:rsidRPr="00D257D0" w:rsidRDefault="00B5041C" w:rsidP="00ED3F3A">
            <w:r w:rsidRPr="00D257D0">
              <w:rPr>
                <w:color w:val="000000"/>
              </w:rPr>
              <w:t>BMGF</w:t>
            </w:r>
          </w:p>
        </w:tc>
        <w:tc>
          <w:tcPr>
            <w:tcW w:w="6300" w:type="dxa"/>
            <w:vAlign w:val="center"/>
          </w:tcPr>
          <w:p w14:paraId="527A1D87" w14:textId="77777777" w:rsidR="00B5041C" w:rsidRPr="00D257D0" w:rsidRDefault="00B5041C" w:rsidP="00ED3F3A">
            <w:r w:rsidRPr="00D257D0">
              <w:rPr>
                <w:color w:val="000000"/>
              </w:rPr>
              <w:t>Bill &amp; Melinda Gates Foundation</w:t>
            </w:r>
          </w:p>
        </w:tc>
      </w:tr>
      <w:tr w:rsidR="00B5041C" w:rsidRPr="00D257D0" w14:paraId="3E2CAB85" w14:textId="77777777" w:rsidTr="00ED3F3A">
        <w:tc>
          <w:tcPr>
            <w:tcW w:w="2160" w:type="dxa"/>
            <w:vAlign w:val="center"/>
          </w:tcPr>
          <w:p w14:paraId="6A44067B" w14:textId="77777777" w:rsidR="00B5041C" w:rsidRPr="00D257D0" w:rsidRDefault="00B5041C" w:rsidP="00ED3F3A">
            <w:r w:rsidRPr="00D257D0">
              <w:rPr>
                <w:color w:val="000000"/>
              </w:rPr>
              <w:t>DOB</w:t>
            </w:r>
          </w:p>
        </w:tc>
        <w:tc>
          <w:tcPr>
            <w:tcW w:w="6300" w:type="dxa"/>
            <w:vAlign w:val="center"/>
          </w:tcPr>
          <w:p w14:paraId="4EB984E9" w14:textId="77777777" w:rsidR="00B5041C" w:rsidRPr="00D257D0" w:rsidRDefault="00B5041C" w:rsidP="00ED3F3A">
            <w:r w:rsidRPr="00D257D0">
              <w:rPr>
                <w:color w:val="000000"/>
              </w:rPr>
              <w:t>Date of Birth</w:t>
            </w:r>
          </w:p>
        </w:tc>
      </w:tr>
      <w:tr w:rsidR="00B5041C" w:rsidRPr="00D257D0" w14:paraId="20CF82F2" w14:textId="77777777" w:rsidTr="00ED3F3A">
        <w:tc>
          <w:tcPr>
            <w:tcW w:w="2160" w:type="dxa"/>
            <w:vAlign w:val="center"/>
          </w:tcPr>
          <w:p w14:paraId="52BCF517" w14:textId="77777777" w:rsidR="00B5041C" w:rsidRPr="00D257D0" w:rsidRDefault="00B5041C" w:rsidP="00ED3F3A">
            <w:r w:rsidRPr="00D257D0">
              <w:rPr>
                <w:color w:val="000000"/>
              </w:rPr>
              <w:t>ESB</w:t>
            </w:r>
          </w:p>
        </w:tc>
        <w:tc>
          <w:tcPr>
            <w:tcW w:w="6300" w:type="dxa"/>
            <w:vAlign w:val="center"/>
          </w:tcPr>
          <w:p w14:paraId="36136326" w14:textId="77777777" w:rsidR="00B5041C" w:rsidRPr="00D257D0" w:rsidRDefault="00B5041C" w:rsidP="00ED3F3A">
            <w:r w:rsidRPr="00D257D0">
              <w:rPr>
                <w:color w:val="000000"/>
              </w:rPr>
              <w:t>Enterprise Service Bus</w:t>
            </w:r>
          </w:p>
        </w:tc>
      </w:tr>
      <w:tr w:rsidR="00B5041C" w:rsidRPr="00D257D0" w14:paraId="0F7BF1A3" w14:textId="77777777" w:rsidTr="00ED3F3A">
        <w:tc>
          <w:tcPr>
            <w:tcW w:w="2160" w:type="dxa"/>
            <w:vAlign w:val="center"/>
          </w:tcPr>
          <w:p w14:paraId="53DF4518" w14:textId="77777777" w:rsidR="00B5041C" w:rsidRPr="00D257D0" w:rsidRDefault="00B5041C" w:rsidP="00ED3F3A">
            <w:r w:rsidRPr="00D257D0">
              <w:rPr>
                <w:color w:val="000000"/>
              </w:rPr>
              <w:t>FLW</w:t>
            </w:r>
          </w:p>
        </w:tc>
        <w:tc>
          <w:tcPr>
            <w:tcW w:w="6300" w:type="dxa"/>
            <w:vAlign w:val="center"/>
          </w:tcPr>
          <w:p w14:paraId="376A98FD" w14:textId="77777777" w:rsidR="00B5041C" w:rsidRPr="00D257D0" w:rsidRDefault="00B5041C" w:rsidP="00ED3F3A">
            <w:r w:rsidRPr="00D257D0">
              <w:rPr>
                <w:color w:val="000000"/>
              </w:rPr>
              <w:t>Front Line Worked</w:t>
            </w:r>
          </w:p>
        </w:tc>
      </w:tr>
      <w:tr w:rsidR="00B5041C" w:rsidRPr="00D257D0" w14:paraId="4248DAFA" w14:textId="77777777" w:rsidTr="00ED3F3A">
        <w:tc>
          <w:tcPr>
            <w:tcW w:w="2160" w:type="dxa"/>
            <w:vAlign w:val="center"/>
          </w:tcPr>
          <w:p w14:paraId="20F1B7E2" w14:textId="77777777" w:rsidR="00B5041C" w:rsidRPr="00D257D0" w:rsidRDefault="00B5041C" w:rsidP="00ED3F3A">
            <w:r w:rsidRPr="00D257D0">
              <w:rPr>
                <w:color w:val="000000"/>
              </w:rPr>
              <w:t>GF</w:t>
            </w:r>
          </w:p>
        </w:tc>
        <w:tc>
          <w:tcPr>
            <w:tcW w:w="6300" w:type="dxa"/>
            <w:vAlign w:val="center"/>
          </w:tcPr>
          <w:p w14:paraId="74281F62" w14:textId="77777777" w:rsidR="00B5041C" w:rsidRPr="00D257D0" w:rsidRDefault="00B5041C" w:rsidP="00ED3F3A">
            <w:r w:rsidRPr="00D257D0">
              <w:rPr>
                <w:color w:val="000000"/>
              </w:rPr>
              <w:t>Grameen Foundation</w:t>
            </w:r>
          </w:p>
        </w:tc>
      </w:tr>
      <w:tr w:rsidR="00B5041C" w:rsidRPr="00D257D0" w14:paraId="3C8FB309" w14:textId="77777777" w:rsidTr="00ED3F3A">
        <w:tc>
          <w:tcPr>
            <w:tcW w:w="2160" w:type="dxa"/>
            <w:vAlign w:val="center"/>
          </w:tcPr>
          <w:p w14:paraId="000583B6" w14:textId="77777777" w:rsidR="00B5041C" w:rsidRPr="00D257D0" w:rsidRDefault="00B5041C" w:rsidP="00ED3F3A">
            <w:r w:rsidRPr="00D257D0">
              <w:rPr>
                <w:color w:val="000000"/>
              </w:rPr>
              <w:t>IVRs</w:t>
            </w:r>
          </w:p>
        </w:tc>
        <w:tc>
          <w:tcPr>
            <w:tcW w:w="6300" w:type="dxa"/>
            <w:vAlign w:val="center"/>
          </w:tcPr>
          <w:p w14:paraId="6E9A9D41" w14:textId="77777777" w:rsidR="00B5041C" w:rsidRPr="00D257D0" w:rsidRDefault="00B5041C" w:rsidP="00ED3F3A">
            <w:r w:rsidRPr="00D257D0">
              <w:rPr>
                <w:color w:val="000000"/>
              </w:rPr>
              <w:t>Interactive Voice Response System</w:t>
            </w:r>
          </w:p>
        </w:tc>
      </w:tr>
      <w:tr w:rsidR="00B5041C" w:rsidRPr="00D257D0" w14:paraId="4CC23613" w14:textId="77777777" w:rsidTr="00ED3F3A">
        <w:tc>
          <w:tcPr>
            <w:tcW w:w="2160" w:type="dxa"/>
            <w:vAlign w:val="center"/>
          </w:tcPr>
          <w:p w14:paraId="6FD44199" w14:textId="77777777" w:rsidR="00B5041C" w:rsidRPr="00D257D0" w:rsidRDefault="00B5041C" w:rsidP="00ED3F3A">
            <w:r w:rsidRPr="00D257D0">
              <w:rPr>
                <w:color w:val="000000"/>
              </w:rPr>
              <w:t>LMP</w:t>
            </w:r>
          </w:p>
        </w:tc>
        <w:tc>
          <w:tcPr>
            <w:tcW w:w="6300" w:type="dxa"/>
            <w:vAlign w:val="center"/>
          </w:tcPr>
          <w:p w14:paraId="3CE588E9" w14:textId="77777777" w:rsidR="00B5041C" w:rsidRPr="00D257D0" w:rsidRDefault="00B5041C" w:rsidP="00ED3F3A">
            <w:r w:rsidRPr="00D257D0">
              <w:rPr>
                <w:color w:val="000000"/>
              </w:rPr>
              <w:t>Last Menstrual Period</w:t>
            </w:r>
          </w:p>
        </w:tc>
      </w:tr>
      <w:tr w:rsidR="00B5041C" w:rsidRPr="00D257D0" w14:paraId="291513FA" w14:textId="77777777" w:rsidTr="00ED3F3A">
        <w:tc>
          <w:tcPr>
            <w:tcW w:w="2160" w:type="dxa"/>
            <w:vAlign w:val="center"/>
          </w:tcPr>
          <w:p w14:paraId="51A1522A" w14:textId="77777777" w:rsidR="00B5041C" w:rsidRPr="00D257D0" w:rsidRDefault="00B5041C" w:rsidP="00ED3F3A">
            <w:r w:rsidRPr="00D257D0">
              <w:rPr>
                <w:color w:val="000000"/>
              </w:rPr>
              <w:t>MA</w:t>
            </w:r>
          </w:p>
        </w:tc>
        <w:tc>
          <w:tcPr>
            <w:tcW w:w="6300" w:type="dxa"/>
            <w:vAlign w:val="center"/>
          </w:tcPr>
          <w:p w14:paraId="34D9F83D" w14:textId="77777777" w:rsidR="00B5041C" w:rsidRPr="00D257D0" w:rsidRDefault="00B5041C" w:rsidP="00ED3F3A">
            <w:r w:rsidRPr="00D257D0">
              <w:rPr>
                <w:color w:val="000000"/>
              </w:rPr>
              <w:t>Mobile Academy</w:t>
            </w:r>
          </w:p>
        </w:tc>
      </w:tr>
      <w:tr w:rsidR="00B5041C" w:rsidRPr="00D257D0" w14:paraId="65BA3420" w14:textId="77777777" w:rsidTr="00ED3F3A">
        <w:tc>
          <w:tcPr>
            <w:tcW w:w="2160" w:type="dxa"/>
            <w:vAlign w:val="center"/>
          </w:tcPr>
          <w:p w14:paraId="28AC332A" w14:textId="77777777" w:rsidR="00B5041C" w:rsidRPr="00D257D0" w:rsidRDefault="00B5041C" w:rsidP="00ED3F3A">
            <w:r w:rsidRPr="00D257D0">
              <w:rPr>
                <w:color w:val="000000"/>
              </w:rPr>
              <w:t>MCTS</w:t>
            </w:r>
          </w:p>
        </w:tc>
        <w:tc>
          <w:tcPr>
            <w:tcW w:w="6300" w:type="dxa"/>
            <w:vAlign w:val="center"/>
          </w:tcPr>
          <w:p w14:paraId="7133A7D3" w14:textId="77777777" w:rsidR="00B5041C" w:rsidRPr="00D257D0" w:rsidRDefault="00B5041C" w:rsidP="00ED3F3A">
            <w:r w:rsidRPr="00D257D0">
              <w:rPr>
                <w:color w:val="000000"/>
              </w:rPr>
              <w:t>Mother Child Tracking System</w:t>
            </w:r>
          </w:p>
        </w:tc>
      </w:tr>
      <w:tr w:rsidR="00B5041C" w:rsidRPr="00D257D0" w14:paraId="31D853F8" w14:textId="77777777" w:rsidTr="00ED3F3A">
        <w:tc>
          <w:tcPr>
            <w:tcW w:w="2160" w:type="dxa"/>
            <w:vAlign w:val="center"/>
          </w:tcPr>
          <w:p w14:paraId="336E8DD0" w14:textId="77777777" w:rsidR="00B5041C" w:rsidRPr="00D257D0" w:rsidRDefault="00B5041C" w:rsidP="00ED3F3A">
            <w:r w:rsidRPr="00D257D0">
              <w:rPr>
                <w:color w:val="000000"/>
              </w:rPr>
              <w:t>MK</w:t>
            </w:r>
          </w:p>
        </w:tc>
        <w:tc>
          <w:tcPr>
            <w:tcW w:w="6300" w:type="dxa"/>
            <w:vAlign w:val="center"/>
          </w:tcPr>
          <w:p w14:paraId="33432467" w14:textId="77777777" w:rsidR="00B5041C" w:rsidRPr="00D257D0" w:rsidRDefault="00B5041C" w:rsidP="00ED3F3A">
            <w:r w:rsidRPr="00D257D0">
              <w:rPr>
                <w:color w:val="000000"/>
              </w:rPr>
              <w:t xml:space="preserve">Mobile </w:t>
            </w:r>
            <w:proofErr w:type="spellStart"/>
            <w:r w:rsidRPr="00D257D0">
              <w:rPr>
                <w:color w:val="000000"/>
              </w:rPr>
              <w:t>Kunji</w:t>
            </w:r>
            <w:proofErr w:type="spellEnd"/>
          </w:p>
        </w:tc>
      </w:tr>
      <w:tr w:rsidR="00B5041C" w:rsidRPr="00D257D0" w14:paraId="34B1C4BF" w14:textId="77777777" w:rsidTr="00ED3F3A">
        <w:tc>
          <w:tcPr>
            <w:tcW w:w="2160" w:type="dxa"/>
            <w:vAlign w:val="center"/>
          </w:tcPr>
          <w:p w14:paraId="531A0EAF" w14:textId="77777777" w:rsidR="00B5041C" w:rsidRPr="00D257D0" w:rsidRDefault="00B5041C" w:rsidP="00ED3F3A">
            <w:r w:rsidRPr="00D257D0">
              <w:rPr>
                <w:color w:val="000000"/>
              </w:rPr>
              <w:t>MNP Database</w:t>
            </w:r>
          </w:p>
        </w:tc>
        <w:tc>
          <w:tcPr>
            <w:tcW w:w="6300" w:type="dxa"/>
            <w:vAlign w:val="center"/>
          </w:tcPr>
          <w:p w14:paraId="29B23541" w14:textId="77777777" w:rsidR="00B5041C" w:rsidRPr="00D257D0" w:rsidRDefault="00B5041C" w:rsidP="00ED3F3A">
            <w:r w:rsidRPr="00D257D0">
              <w:rPr>
                <w:color w:val="000000"/>
              </w:rPr>
              <w:t>Mobile Number Portability Database</w:t>
            </w:r>
          </w:p>
        </w:tc>
      </w:tr>
      <w:tr w:rsidR="00B5041C" w:rsidRPr="00D257D0" w14:paraId="42F6B08A" w14:textId="77777777" w:rsidTr="00ED3F3A">
        <w:tc>
          <w:tcPr>
            <w:tcW w:w="2160" w:type="dxa"/>
            <w:vAlign w:val="center"/>
          </w:tcPr>
          <w:p w14:paraId="22D5ADD4" w14:textId="77777777" w:rsidR="00B5041C" w:rsidRPr="00D257D0" w:rsidRDefault="00B5041C" w:rsidP="00ED3F3A">
            <w:r w:rsidRPr="00D257D0">
              <w:rPr>
                <w:color w:val="000000"/>
              </w:rPr>
              <w:t>MDS</w:t>
            </w:r>
          </w:p>
        </w:tc>
        <w:tc>
          <w:tcPr>
            <w:tcW w:w="6300" w:type="dxa"/>
            <w:vAlign w:val="center"/>
          </w:tcPr>
          <w:p w14:paraId="7A7A5AB4" w14:textId="77777777" w:rsidR="00B5041C" w:rsidRPr="00D257D0" w:rsidRDefault="00B5041C" w:rsidP="00ED3F3A">
            <w:r w:rsidRPr="00D257D0">
              <w:rPr>
                <w:lang w:val="en-IN"/>
              </w:rPr>
              <w:t xml:space="preserve">MOTECH Data Services </w:t>
            </w:r>
          </w:p>
        </w:tc>
      </w:tr>
      <w:tr w:rsidR="00B5041C" w:rsidRPr="00D257D0" w14:paraId="31486CD8" w14:textId="77777777" w:rsidTr="00ED3F3A">
        <w:trPr>
          <w:trHeight w:val="615"/>
        </w:trPr>
        <w:tc>
          <w:tcPr>
            <w:tcW w:w="2160" w:type="dxa"/>
            <w:vAlign w:val="center"/>
          </w:tcPr>
          <w:p w14:paraId="0CDF6F6F" w14:textId="77777777" w:rsidR="00B5041C" w:rsidRPr="00D257D0" w:rsidRDefault="00B5041C" w:rsidP="00ED3F3A">
            <w:proofErr w:type="spellStart"/>
            <w:r w:rsidRPr="00D257D0">
              <w:rPr>
                <w:color w:val="000000"/>
              </w:rPr>
              <w:t>MoTech</w:t>
            </w:r>
            <w:proofErr w:type="spellEnd"/>
          </w:p>
        </w:tc>
        <w:tc>
          <w:tcPr>
            <w:tcW w:w="6300" w:type="dxa"/>
            <w:vAlign w:val="center"/>
          </w:tcPr>
          <w:p w14:paraId="72C2ABDF" w14:textId="77777777" w:rsidR="00B5041C" w:rsidRPr="00D257D0" w:rsidRDefault="00B5041C" w:rsidP="00ED3F3A">
            <w:r w:rsidRPr="00D257D0">
              <w:rPr>
                <w:color w:val="000000"/>
              </w:rPr>
              <w:t>Mobile Technology For Community Health</w:t>
            </w:r>
          </w:p>
        </w:tc>
      </w:tr>
      <w:tr w:rsidR="00312427" w:rsidRPr="00D257D0" w14:paraId="59538114" w14:textId="77777777" w:rsidTr="00ED3F3A">
        <w:tc>
          <w:tcPr>
            <w:tcW w:w="2160" w:type="dxa"/>
            <w:vAlign w:val="center"/>
          </w:tcPr>
          <w:p w14:paraId="4284646C" w14:textId="77777777" w:rsidR="00312427" w:rsidRPr="00D257D0" w:rsidRDefault="00312427" w:rsidP="00ED3F3A">
            <w:pPr>
              <w:rPr>
                <w:color w:val="000000"/>
              </w:rPr>
            </w:pPr>
            <w:proofErr w:type="spellStart"/>
            <w:r w:rsidRPr="000310C7">
              <w:rPr>
                <w:color w:val="000000"/>
              </w:rPr>
              <w:t>MoHFW</w:t>
            </w:r>
            <w:proofErr w:type="spellEnd"/>
          </w:p>
        </w:tc>
        <w:tc>
          <w:tcPr>
            <w:tcW w:w="6300" w:type="dxa"/>
            <w:vAlign w:val="center"/>
          </w:tcPr>
          <w:p w14:paraId="6C0D67C9" w14:textId="77777777" w:rsidR="00312427" w:rsidRPr="00D257D0" w:rsidRDefault="00312427" w:rsidP="00ED3F3A">
            <w:pPr>
              <w:rPr>
                <w:color w:val="000000"/>
              </w:rPr>
            </w:pPr>
            <w:r w:rsidRPr="00D257D0">
              <w:rPr>
                <w:color w:val="000000"/>
              </w:rPr>
              <w:t>Ministry of Health and Family Welfare</w:t>
            </w:r>
          </w:p>
        </w:tc>
      </w:tr>
      <w:tr w:rsidR="00B5041C" w:rsidRPr="00D257D0" w14:paraId="4DAEA7DE" w14:textId="77777777" w:rsidTr="00ED3F3A">
        <w:tc>
          <w:tcPr>
            <w:tcW w:w="2160" w:type="dxa"/>
            <w:vAlign w:val="center"/>
          </w:tcPr>
          <w:p w14:paraId="738BCE3B" w14:textId="77777777" w:rsidR="00B5041C" w:rsidRPr="00D257D0" w:rsidRDefault="00B5041C" w:rsidP="00ED3F3A">
            <w:r w:rsidRPr="00D257D0">
              <w:rPr>
                <w:color w:val="000000"/>
              </w:rPr>
              <w:t>MSISDN</w:t>
            </w:r>
          </w:p>
        </w:tc>
        <w:tc>
          <w:tcPr>
            <w:tcW w:w="6300" w:type="dxa"/>
            <w:vAlign w:val="center"/>
          </w:tcPr>
          <w:p w14:paraId="557391D6" w14:textId="77777777" w:rsidR="00B5041C" w:rsidRPr="00D257D0" w:rsidRDefault="00B5041C" w:rsidP="00ED3F3A">
            <w:r w:rsidRPr="00D257D0">
              <w:rPr>
                <w:color w:val="000000"/>
              </w:rPr>
              <w:t>Mobile Station International Subscriber Directory Number</w:t>
            </w:r>
          </w:p>
        </w:tc>
      </w:tr>
      <w:tr w:rsidR="00B5041C" w:rsidRPr="00D257D0" w14:paraId="216987E0" w14:textId="77777777" w:rsidTr="00ED3F3A">
        <w:tc>
          <w:tcPr>
            <w:tcW w:w="2160" w:type="dxa"/>
            <w:vAlign w:val="center"/>
          </w:tcPr>
          <w:p w14:paraId="406AC36B" w14:textId="77777777" w:rsidR="00B5041C" w:rsidRPr="00D257D0" w:rsidRDefault="00B5041C" w:rsidP="00ED3F3A">
            <w:r w:rsidRPr="00D257D0">
              <w:rPr>
                <w:color w:val="000000"/>
              </w:rPr>
              <w:t>NMS</w:t>
            </w:r>
          </w:p>
        </w:tc>
        <w:tc>
          <w:tcPr>
            <w:tcW w:w="6300" w:type="dxa"/>
            <w:vAlign w:val="center"/>
          </w:tcPr>
          <w:p w14:paraId="5AD7BC8E" w14:textId="77777777" w:rsidR="00B5041C" w:rsidRPr="00D257D0" w:rsidRDefault="00B5041C" w:rsidP="00ED3F3A">
            <w:r w:rsidRPr="00D257D0">
              <w:rPr>
                <w:color w:val="000000"/>
              </w:rPr>
              <w:t xml:space="preserve">National </w:t>
            </w:r>
            <w:proofErr w:type="spellStart"/>
            <w:r w:rsidRPr="00D257D0">
              <w:rPr>
                <w:color w:val="000000"/>
              </w:rPr>
              <w:t>Motech</w:t>
            </w:r>
            <w:proofErr w:type="spellEnd"/>
            <w:r w:rsidRPr="00D257D0">
              <w:rPr>
                <w:color w:val="000000"/>
              </w:rPr>
              <w:t xml:space="preserve"> System (Scaled up for Pan India)</w:t>
            </w:r>
          </w:p>
        </w:tc>
      </w:tr>
      <w:tr w:rsidR="00B5041C" w:rsidRPr="00D257D0" w14:paraId="33CB1E4F" w14:textId="77777777" w:rsidTr="00ED3F3A">
        <w:tc>
          <w:tcPr>
            <w:tcW w:w="2160" w:type="dxa"/>
            <w:vAlign w:val="center"/>
          </w:tcPr>
          <w:p w14:paraId="688E729E" w14:textId="77777777" w:rsidR="00B5041C" w:rsidRPr="00D257D0" w:rsidRDefault="00B5041C" w:rsidP="00ED3F3A">
            <w:r w:rsidRPr="00D257D0">
              <w:rPr>
                <w:color w:val="000000"/>
              </w:rPr>
              <w:t>OBD Call</w:t>
            </w:r>
          </w:p>
        </w:tc>
        <w:tc>
          <w:tcPr>
            <w:tcW w:w="6300" w:type="dxa"/>
            <w:vAlign w:val="center"/>
          </w:tcPr>
          <w:p w14:paraId="3BCFF3DC" w14:textId="77777777" w:rsidR="00B5041C" w:rsidRPr="00D257D0" w:rsidRDefault="00B5041C" w:rsidP="00ED3F3A">
            <w:r w:rsidRPr="00D257D0">
              <w:rPr>
                <w:color w:val="000000"/>
              </w:rPr>
              <w:t>Outbound Dialer Call</w:t>
            </w:r>
          </w:p>
        </w:tc>
      </w:tr>
      <w:tr w:rsidR="00B5041C" w:rsidRPr="00D257D0" w14:paraId="05453E6B" w14:textId="77777777" w:rsidTr="00ED3F3A">
        <w:tc>
          <w:tcPr>
            <w:tcW w:w="2160" w:type="dxa"/>
            <w:vAlign w:val="center"/>
          </w:tcPr>
          <w:p w14:paraId="125678F2" w14:textId="77777777" w:rsidR="00B5041C" w:rsidRPr="00D257D0" w:rsidRDefault="00B5041C" w:rsidP="00ED3F3A">
            <w:r w:rsidRPr="00D257D0">
              <w:rPr>
                <w:color w:val="000000"/>
              </w:rPr>
              <w:t>RFP</w:t>
            </w:r>
          </w:p>
        </w:tc>
        <w:tc>
          <w:tcPr>
            <w:tcW w:w="6300" w:type="dxa"/>
            <w:vAlign w:val="center"/>
          </w:tcPr>
          <w:p w14:paraId="1A6A90E4" w14:textId="77777777" w:rsidR="00B5041C" w:rsidRPr="00D257D0" w:rsidRDefault="00B5041C" w:rsidP="00ED3F3A">
            <w:r w:rsidRPr="00D257D0">
              <w:rPr>
                <w:color w:val="000000"/>
              </w:rPr>
              <w:t>Request for Proposal</w:t>
            </w:r>
          </w:p>
        </w:tc>
      </w:tr>
      <w:tr w:rsidR="00B5041C" w:rsidRPr="00D257D0" w14:paraId="14156EB9" w14:textId="77777777" w:rsidTr="00ED3F3A">
        <w:tc>
          <w:tcPr>
            <w:tcW w:w="2160" w:type="dxa"/>
            <w:vAlign w:val="center"/>
          </w:tcPr>
          <w:p w14:paraId="4C783C34" w14:textId="77777777" w:rsidR="00B5041C" w:rsidRPr="00D257D0" w:rsidRDefault="00B5041C" w:rsidP="00ED3F3A">
            <w:r w:rsidRPr="00D257D0">
              <w:rPr>
                <w:color w:val="000000"/>
              </w:rPr>
              <w:t>SMS</w:t>
            </w:r>
          </w:p>
        </w:tc>
        <w:tc>
          <w:tcPr>
            <w:tcW w:w="6300" w:type="dxa"/>
            <w:vAlign w:val="center"/>
          </w:tcPr>
          <w:p w14:paraId="3BAA6C9C" w14:textId="77777777" w:rsidR="00B5041C" w:rsidRPr="00D257D0" w:rsidRDefault="00B5041C" w:rsidP="00ED3F3A">
            <w:r w:rsidRPr="00D257D0">
              <w:rPr>
                <w:color w:val="000000"/>
              </w:rPr>
              <w:t>Short Messaging Service</w:t>
            </w:r>
          </w:p>
        </w:tc>
      </w:tr>
    </w:tbl>
    <w:p w14:paraId="15455EB7" w14:textId="77777777" w:rsidR="003C78E7" w:rsidRPr="00D257D0" w:rsidRDefault="003C78E7" w:rsidP="003C78E7">
      <w:pPr>
        <w:pStyle w:val="Heading2"/>
      </w:pPr>
      <w:bookmarkStart w:id="29" w:name="_Toc265071587"/>
      <w:bookmarkStart w:id="30" w:name="_Toc267841384"/>
      <w:bookmarkStart w:id="31" w:name="_Toc267841693"/>
      <w:bookmarkStart w:id="32" w:name="_Toc267913107"/>
      <w:bookmarkStart w:id="33" w:name="_Toc267913621"/>
      <w:bookmarkStart w:id="34" w:name="_Toc411545758"/>
      <w:r w:rsidRPr="00D257D0">
        <w:t>References</w:t>
      </w:r>
      <w:bookmarkEnd w:id="29"/>
      <w:bookmarkEnd w:id="30"/>
      <w:bookmarkEnd w:id="31"/>
      <w:bookmarkEnd w:id="32"/>
      <w:bookmarkEnd w:id="33"/>
      <w:bookmarkEnd w:id="34"/>
    </w:p>
    <w:p w14:paraId="214F4C1A" w14:textId="77777777"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Scaling MOTECH.pdf</w:t>
      </w:r>
    </w:p>
    <w:p w14:paraId="7A274F11" w14:textId="77777777"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NMS_Addendum.pdf</w:t>
      </w:r>
    </w:p>
    <w:p w14:paraId="51114645" w14:textId="77777777" w:rsidR="00915F70" w:rsidRPr="00D257D0" w:rsidRDefault="00915F70" w:rsidP="00915F70">
      <w:pPr>
        <w:pStyle w:val="TableHeading"/>
        <w:numPr>
          <w:ilvl w:val="0"/>
          <w:numId w:val="26"/>
        </w:numPr>
        <w:tabs>
          <w:tab w:val="right" w:pos="2444"/>
        </w:tabs>
        <w:rPr>
          <w:rFonts w:cs="Arial"/>
          <w:b w:val="0"/>
        </w:rPr>
      </w:pPr>
      <w:r w:rsidRPr="00D257D0">
        <w:rPr>
          <w:rFonts w:cs="Arial"/>
          <w:b w:val="0"/>
        </w:rPr>
        <w:t>ShortlistedReportsForNationalScaleup_03122014.xlsx</w:t>
      </w:r>
    </w:p>
    <w:p w14:paraId="1EC1B217" w14:textId="77777777" w:rsidR="00915F70" w:rsidRPr="00D257D0" w:rsidRDefault="00915F70" w:rsidP="00915F70">
      <w:pPr>
        <w:pStyle w:val="TableHeading"/>
        <w:numPr>
          <w:ilvl w:val="0"/>
          <w:numId w:val="26"/>
        </w:numPr>
        <w:tabs>
          <w:tab w:val="right" w:pos="2444"/>
        </w:tabs>
        <w:rPr>
          <w:rFonts w:eastAsia="Calibri" w:cs="Arial"/>
          <w:b w:val="0"/>
        </w:rPr>
      </w:pPr>
      <w:bookmarkStart w:id="35" w:name="_Ref406154467"/>
      <w:r w:rsidRPr="00D257D0">
        <w:rPr>
          <w:rFonts w:eastAsia="Calibri" w:cs="Arial"/>
          <w:b w:val="0"/>
        </w:rPr>
        <w:t>Aricent Response Grameen Foundation RFP</w:t>
      </w:r>
      <w:bookmarkEnd w:id="35"/>
    </w:p>
    <w:p w14:paraId="4BAD7D0A" w14:textId="32CE5951" w:rsidR="005C2A03" w:rsidRPr="002512D9" w:rsidRDefault="00810362" w:rsidP="00890D5D">
      <w:pPr>
        <w:pStyle w:val="TableHeading"/>
        <w:numPr>
          <w:ilvl w:val="0"/>
          <w:numId w:val="26"/>
        </w:numPr>
        <w:tabs>
          <w:tab w:val="right" w:pos="2444"/>
        </w:tabs>
      </w:pPr>
      <w:r w:rsidRPr="00D257D0">
        <w:rPr>
          <w:rFonts w:eastAsia="Calibri" w:cs="Arial"/>
          <w:b w:val="0"/>
        </w:rPr>
        <w:t>Coding guidelines</w:t>
      </w:r>
      <w:r w:rsidR="002512D9">
        <w:rPr>
          <w:rFonts w:eastAsia="Calibri" w:cs="Arial"/>
          <w:b w:val="0"/>
        </w:rPr>
        <w:t xml:space="preserve"> (</w:t>
      </w:r>
      <w:r w:rsidR="005C2A03" w:rsidRPr="002512D9">
        <w:t>http://docs.motechproject.org/en/latest/development/coding_conventions.html</w:t>
      </w:r>
      <w:r w:rsidR="002512D9">
        <w:t>)</w:t>
      </w:r>
    </w:p>
    <w:p w14:paraId="4B88BAC0" w14:textId="7E758BAB" w:rsidR="003C78E7" w:rsidRPr="002512D9" w:rsidRDefault="00FE52AE" w:rsidP="00890D5D">
      <w:pPr>
        <w:pStyle w:val="TableHeading"/>
        <w:numPr>
          <w:ilvl w:val="0"/>
          <w:numId w:val="26"/>
        </w:numPr>
        <w:tabs>
          <w:tab w:val="right" w:pos="2444"/>
        </w:tabs>
        <w:rPr>
          <w:color w:val="548DD4"/>
        </w:rPr>
      </w:pPr>
      <w:hyperlink r:id="rId10" w:history="1">
        <w:r w:rsidR="00F702E3" w:rsidRPr="00D257D0">
          <w:rPr>
            <w:rStyle w:val="Hyperlink"/>
            <w:b w:val="0"/>
          </w:rPr>
          <w:t>Mother and Child Tracking (MCTS) Format</w:t>
        </w:r>
      </w:hyperlink>
      <w:r w:rsidR="00F702E3" w:rsidRPr="00D257D0">
        <w:rPr>
          <w:b w:val="0"/>
        </w:rPr>
        <w:t xml:space="preserve"> </w:t>
      </w:r>
      <w:r w:rsidR="00D467C6" w:rsidRPr="00D257D0">
        <w:rPr>
          <w:b w:val="0"/>
        </w:rPr>
        <w:t>(</w:t>
      </w:r>
      <w:hyperlink r:id="rId11" w:history="1">
        <w:r w:rsidR="00D467C6" w:rsidRPr="00D257D0">
          <w:rPr>
            <w:rStyle w:val="Hyperlink"/>
            <w:b w:val="0"/>
          </w:rPr>
          <w:t>https://nrhm-mis.nic.in/SitePages/HMIS-Download.aspx</w:t>
        </w:r>
      </w:hyperlink>
      <w:r w:rsidR="00D467C6" w:rsidRPr="00D257D0">
        <w:rPr>
          <w:b w:val="0"/>
        </w:rPr>
        <w:t>)</w:t>
      </w:r>
    </w:p>
    <w:p w14:paraId="57714093" w14:textId="77777777" w:rsidR="00113BD9" w:rsidRPr="00D257D0" w:rsidRDefault="00113BD9" w:rsidP="00804305">
      <w:pPr>
        <w:pStyle w:val="Heading1"/>
      </w:pPr>
      <w:bookmarkStart w:id="36" w:name="_Toc411545759"/>
      <w:r w:rsidRPr="00D257D0">
        <w:t>System Overview</w:t>
      </w:r>
      <w:bookmarkEnd w:id="36"/>
    </w:p>
    <w:p w14:paraId="2EC73121" w14:textId="77777777" w:rsidR="003C3E5A" w:rsidRPr="00D257D0" w:rsidRDefault="003C3E5A" w:rsidP="003C3E5A">
      <w:pPr>
        <w:pStyle w:val="Heading2"/>
      </w:pPr>
      <w:bookmarkStart w:id="37" w:name="_Toc411545760"/>
      <w:r w:rsidRPr="00D257D0">
        <w:t>Overview</w:t>
      </w:r>
      <w:bookmarkEnd w:id="37"/>
      <w:r w:rsidR="00AF0428" w:rsidRPr="00D257D0">
        <w:t xml:space="preserve"> </w:t>
      </w:r>
    </w:p>
    <w:p w14:paraId="2AB47DC8" w14:textId="77777777" w:rsidR="00B3220B" w:rsidRPr="00D257D0" w:rsidRDefault="00B3220B" w:rsidP="00B3220B">
      <w:pPr>
        <w:spacing w:before="360"/>
      </w:pPr>
      <w:r w:rsidRPr="00D257D0">
        <w:rPr>
          <w:b/>
        </w:rPr>
        <w:t>National MOTECH System</w:t>
      </w:r>
      <w:r w:rsidRPr="00D257D0">
        <w:t xml:space="preserve"> (</w:t>
      </w:r>
      <w:r w:rsidRPr="00D257D0">
        <w:rPr>
          <w:b/>
        </w:rPr>
        <w:t>NMS</w:t>
      </w:r>
      <w:r w:rsidRPr="00D257D0">
        <w:t xml:space="preserve">) is a system that shall </w:t>
      </w:r>
      <w:r w:rsidR="004A1854" w:rsidRPr="00D257D0">
        <w:t xml:space="preserve">make </w:t>
      </w:r>
      <w:r w:rsidRPr="00D257D0">
        <w:t xml:space="preserve">three maternal and child health IVR services, namely Mobile </w:t>
      </w:r>
      <w:proofErr w:type="spellStart"/>
      <w:r w:rsidRPr="00D257D0">
        <w:t>Kunji</w:t>
      </w:r>
      <w:proofErr w:type="spellEnd"/>
      <w:r w:rsidRPr="00D257D0">
        <w:t>, Mobile Academy and Kilkari;</w:t>
      </w:r>
      <w:r w:rsidR="004A1854" w:rsidRPr="00D257D0">
        <w:t xml:space="preserve"> </w:t>
      </w:r>
      <w:r w:rsidR="002B7E12" w:rsidRPr="00D257D0">
        <w:t>accessible</w:t>
      </w:r>
      <w:r w:rsidRPr="00D257D0">
        <w:t xml:space="preserve"> at a pan India level via a Toll Free, centralized long-code.</w:t>
      </w:r>
    </w:p>
    <w:p w14:paraId="694A1D5F" w14:textId="77777777" w:rsidR="00B3220B" w:rsidRPr="00D257D0" w:rsidRDefault="00B3220B" w:rsidP="007D6586">
      <w:pPr>
        <w:pStyle w:val="ListParagraph"/>
        <w:numPr>
          <w:ilvl w:val="0"/>
          <w:numId w:val="27"/>
        </w:numPr>
      </w:pPr>
      <w:r w:rsidRPr="00D257D0">
        <w:rPr>
          <w:b/>
        </w:rPr>
        <w:t>Mobile Academy</w:t>
      </w:r>
      <w:r w:rsidRPr="00D257D0">
        <w:t xml:space="preserve"> service is an </w:t>
      </w:r>
      <w:r w:rsidR="00DC528C" w:rsidRPr="00D257D0">
        <w:t xml:space="preserve">inbound </w:t>
      </w:r>
      <w:r w:rsidRPr="00D257D0">
        <w:t>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w:t>
      </w:r>
      <w:r w:rsidR="009D6DEC" w:rsidRPr="00D257D0">
        <w:t xml:space="preserve"> by dialing a toll free long code</w:t>
      </w:r>
      <w:r w:rsidRPr="00D257D0">
        <w:t>, and complete it at their convenience.</w:t>
      </w:r>
    </w:p>
    <w:p w14:paraId="5B55BCCC" w14:textId="77777777" w:rsidR="00B3220B" w:rsidRPr="00D257D0" w:rsidRDefault="00B3220B" w:rsidP="009D12B7">
      <w:pPr>
        <w:pStyle w:val="ListParagraph"/>
        <w:numPr>
          <w:ilvl w:val="0"/>
          <w:numId w:val="27"/>
        </w:numPr>
      </w:pPr>
      <w:r w:rsidRPr="00D257D0">
        <w:rPr>
          <w:b/>
        </w:rPr>
        <w:t xml:space="preserve">Mobile </w:t>
      </w:r>
      <w:proofErr w:type="spellStart"/>
      <w:r w:rsidRPr="00D257D0">
        <w:rPr>
          <w:b/>
        </w:rPr>
        <w:t>Kunji</w:t>
      </w:r>
      <w:proofErr w:type="spellEnd"/>
      <w:r w:rsidRPr="00D257D0">
        <w:t xml:space="preserve"> service includes an IVR based mobile service </w:t>
      </w:r>
      <w:r w:rsidR="00AB35A2" w:rsidRPr="00D257D0">
        <w:t xml:space="preserve">using a long code </w:t>
      </w:r>
      <w:r w:rsidRPr="00D257D0">
        <w:t xml:space="preserve">and a printed deck of illustrated cards on a ring, which together communicate essential audio-visual information on pregnancy and newborn health. Each card carries a unique </w:t>
      </w:r>
      <w:r w:rsidR="009D6DEC" w:rsidRPr="00D257D0">
        <w:t>card number printed on it. User has to dial the</w:t>
      </w:r>
      <w:r w:rsidR="00C140CB" w:rsidRPr="00D257D0">
        <w:t xml:space="preserve"> Mobile </w:t>
      </w:r>
      <w:proofErr w:type="spellStart"/>
      <w:r w:rsidR="00C140CB" w:rsidRPr="00D257D0">
        <w:t>Kunji</w:t>
      </w:r>
      <w:proofErr w:type="spellEnd"/>
      <w:r w:rsidR="009D6DEC" w:rsidRPr="00D257D0">
        <w:t xml:space="preserve"> long code and enter the card number to access the specific audio </w:t>
      </w:r>
      <w:r w:rsidR="009D12B7" w:rsidRPr="00D257D0">
        <w:t xml:space="preserve">content. </w:t>
      </w:r>
      <w:r w:rsidRPr="00D257D0">
        <w:t xml:space="preserve">Mobile </w:t>
      </w:r>
      <w:proofErr w:type="spellStart"/>
      <w:r w:rsidRPr="00D257D0">
        <w:t>Kunji</w:t>
      </w:r>
      <w:proofErr w:type="spellEnd"/>
      <w:r w:rsidRPr="00D257D0">
        <w:t xml:space="preserve"> is designed for use during counseling sessions with families and seeks to build support for healthy practices within families and communities.</w:t>
      </w:r>
    </w:p>
    <w:p w14:paraId="0338BE8C" w14:textId="77777777" w:rsidR="00B3220B" w:rsidRPr="00D257D0" w:rsidRDefault="00B3220B" w:rsidP="007D6586">
      <w:pPr>
        <w:pStyle w:val="ListParagraph"/>
        <w:numPr>
          <w:ilvl w:val="0"/>
          <w:numId w:val="27"/>
        </w:numPr>
      </w:pPr>
      <w:r w:rsidRPr="00D257D0">
        <w:rPr>
          <w:b/>
        </w:rPr>
        <w:t>Kilkari</w:t>
      </w:r>
      <w:r w:rsidRPr="00D257D0">
        <w:t xml:space="preserve"> service is an IVR subscription service that delivers time-sensitive audio information about maternal and child health to the mobile phones of husbands, their pregnant wives, and m</w:t>
      </w:r>
      <w:r w:rsidR="00424FAB" w:rsidRPr="00D257D0">
        <w:t xml:space="preserve">others of young children for </w:t>
      </w:r>
      <w:r w:rsidR="00567770" w:rsidRPr="00D257D0">
        <w:t>up to</w:t>
      </w:r>
      <w:r w:rsidR="00424FAB" w:rsidRPr="00D257D0">
        <w:t xml:space="preserve"> </w:t>
      </w:r>
      <w:r w:rsidR="00097A58" w:rsidRPr="00D257D0">
        <w:t xml:space="preserve">72 </w:t>
      </w:r>
      <w:r w:rsidRPr="00D257D0">
        <w:t xml:space="preserve">weeks, linked to the woman’s stage of pregnancy or and child’s age. The service covers the critical time period – where the most deaths occur - from the </w:t>
      </w:r>
      <w:r w:rsidR="00A357AB" w:rsidRPr="00D257D0">
        <w:t>2</w:t>
      </w:r>
      <w:r w:rsidR="00A357AB" w:rsidRPr="00D257D0">
        <w:rPr>
          <w:vertAlign w:val="superscript"/>
        </w:rPr>
        <w:t>nd</w:t>
      </w:r>
      <w:r w:rsidR="00A357AB" w:rsidRPr="00D257D0">
        <w:t xml:space="preserve"> trimester </w:t>
      </w:r>
      <w:r w:rsidRPr="00D257D0">
        <w:t>of pregnancy until the child is one year old.</w:t>
      </w:r>
    </w:p>
    <w:p w14:paraId="32F2AB92" w14:textId="77777777" w:rsidR="00B3220B" w:rsidRPr="00D257D0" w:rsidRDefault="00B3220B" w:rsidP="00B3220B">
      <w:r w:rsidRPr="00D257D0">
        <w:t xml:space="preserve">IVR services shall be powered by an open-source platform called </w:t>
      </w:r>
      <w:r w:rsidRPr="00D257D0">
        <w:rPr>
          <w:b/>
        </w:rPr>
        <w:t>MOTECH</w:t>
      </w:r>
      <w:r w:rsidRPr="00D257D0">
        <w:t xml:space="preserve"> (</w:t>
      </w:r>
      <w:r w:rsidRPr="00D257D0">
        <w:rPr>
          <w:b/>
        </w:rPr>
        <w:t>Mobile Technology for Community Health</w:t>
      </w:r>
      <w:r w:rsidRPr="00D257D0">
        <w:t xml:space="preserve">). The </w:t>
      </w:r>
      <w:proofErr w:type="gramStart"/>
      <w:r w:rsidRPr="00D257D0">
        <w:t>MOTECH platform has been developed by the Grameen Foundation, a not-for-profit organization headquartered in the United States</w:t>
      </w:r>
      <w:proofErr w:type="gramEnd"/>
      <w:r w:rsidRPr="00D257D0">
        <w:t xml:space="preserve">. The MOTECH platform combines the integration capabilities of an Enterprise Service Bus (ESB) with a flexible open source application development framework. </w:t>
      </w:r>
    </w:p>
    <w:p w14:paraId="22ACC80D" w14:textId="77777777" w:rsidR="007B54EF" w:rsidRPr="00D257D0" w:rsidRDefault="007B54EF" w:rsidP="007B54EF">
      <w:pPr>
        <w:pStyle w:val="Heading2"/>
      </w:pPr>
      <w:bookmarkStart w:id="38" w:name="_Toc411545761"/>
      <w:r w:rsidRPr="00D257D0">
        <w:t>Building Blocks</w:t>
      </w:r>
      <w:bookmarkEnd w:id="38"/>
    </w:p>
    <w:p w14:paraId="59835431" w14:textId="77777777"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National MOTECH System (NMS):</w:t>
      </w:r>
      <w:r w:rsidRPr="00D257D0">
        <w:rPr>
          <w:rFonts w:cs="Times New Roman"/>
          <w:color w:val="auto"/>
          <w:sz w:val="22"/>
          <w:szCs w:val="22"/>
        </w:rPr>
        <w:t xml:space="preserve"> The system that shall </w:t>
      </w:r>
      <w:r w:rsidR="004A1854" w:rsidRPr="00D257D0">
        <w:rPr>
          <w:rFonts w:cs="Times New Roman"/>
          <w:color w:val="auto"/>
          <w:sz w:val="22"/>
          <w:szCs w:val="22"/>
        </w:rPr>
        <w:t xml:space="preserve">make </w:t>
      </w:r>
      <w:r w:rsidRPr="00D257D0">
        <w:rPr>
          <w:rFonts w:cs="Times New Roman"/>
          <w:color w:val="auto"/>
          <w:sz w:val="22"/>
          <w:szCs w:val="22"/>
        </w:rPr>
        <w:t xml:space="preserve">the BBC Media Action IVR services </w:t>
      </w:r>
      <w:r w:rsidR="004A1854" w:rsidRPr="00D257D0">
        <w:rPr>
          <w:rFonts w:cs="Times New Roman"/>
          <w:color w:val="auto"/>
          <w:sz w:val="22"/>
          <w:szCs w:val="22"/>
        </w:rPr>
        <w:t xml:space="preserve">accessible </w:t>
      </w:r>
      <w:r w:rsidRPr="00D257D0">
        <w:rPr>
          <w:rFonts w:cs="Times New Roman"/>
          <w:color w:val="auto"/>
          <w:sz w:val="22"/>
          <w:szCs w:val="22"/>
        </w:rPr>
        <w:t xml:space="preserve">pan India. </w:t>
      </w:r>
    </w:p>
    <w:p w14:paraId="1E41C1DB" w14:textId="77777777"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MOTECH Platform (sometimes referred to as just MOTECH):</w:t>
      </w:r>
      <w:r w:rsidRPr="00D257D0">
        <w:rPr>
          <w:rFonts w:cs="Times New Roman"/>
          <w:color w:val="auto"/>
          <w:sz w:val="22"/>
          <w:szCs w:val="22"/>
        </w:rPr>
        <w:t xml:space="preserve"> the mobile health platform which combines the integration capabilities of an Enterprise Service Bus (ESB) with a flexible open source application development framework to support many standard use cases through its robust, scalable and interoperable core. </w:t>
      </w:r>
    </w:p>
    <w:p w14:paraId="5BB6B12B" w14:textId="77777777" w:rsidR="007B54EF" w:rsidRPr="00D257D0" w:rsidRDefault="007B54EF" w:rsidP="007B54EF">
      <w:pPr>
        <w:pStyle w:val="ListParagraph"/>
        <w:numPr>
          <w:ilvl w:val="0"/>
          <w:numId w:val="25"/>
        </w:numPr>
        <w:spacing w:before="120" w:after="120" w:line="320" w:lineRule="exact"/>
        <w:contextualSpacing w:val="0"/>
      </w:pPr>
      <w:r w:rsidRPr="00D257D0">
        <w:rPr>
          <w:b/>
        </w:rPr>
        <w:t>BBC Media Action IVR Applications (sometimes referred to as VXML call flows):</w:t>
      </w:r>
      <w:r w:rsidRPr="00D257D0">
        <w:t xml:space="preserve"> The BBC Media Action call flow logic (</w:t>
      </w:r>
      <w:r w:rsidRPr="00D257D0">
        <w:rPr>
          <w:b/>
        </w:rPr>
        <w:t>VXML scripts</w:t>
      </w:r>
      <w:r w:rsidRPr="00D257D0">
        <w:t xml:space="preserve">) used in the IVR services. </w:t>
      </w:r>
    </w:p>
    <w:p w14:paraId="0AB7AAD2"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(Interactive Voice Response):</w:t>
      </w:r>
      <w:r w:rsidRPr="00D257D0">
        <w:t xml:space="preserve"> Technology that allows a computer to interact with humans through the use of voice and DTMF tones input via keypad. </w:t>
      </w:r>
    </w:p>
    <w:p w14:paraId="4320F8DB"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Services</w:t>
      </w:r>
      <w:r w:rsidRPr="00D257D0">
        <w:t xml:space="preserve">: Refers to Mobile Academy, Mobile </w:t>
      </w:r>
      <w:proofErr w:type="spellStart"/>
      <w:r w:rsidRPr="00D257D0">
        <w:t>Kunji</w:t>
      </w:r>
      <w:proofErr w:type="spellEnd"/>
      <w:r w:rsidRPr="00D257D0">
        <w:t xml:space="preserve"> and Kilkari </w:t>
      </w:r>
      <w:r w:rsidR="003C7E1C" w:rsidRPr="00D257D0">
        <w:t xml:space="preserve">– i.e. </w:t>
      </w:r>
      <w:r w:rsidRPr="00D257D0">
        <w:t>BBC Media Action IVR services.</w:t>
      </w:r>
    </w:p>
    <w:p w14:paraId="62F7B6BC"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System</w:t>
      </w:r>
      <w:r w:rsidRPr="00D257D0">
        <w:t>: The voice service delivery platform used by the IVR vendor to connect with PRI lines to execute the VXML scripts.</w:t>
      </w:r>
    </w:p>
    <w:p w14:paraId="542A2795" w14:textId="77777777" w:rsidR="007B54EF" w:rsidRPr="00D257D0" w:rsidRDefault="007B54EF" w:rsidP="005457C8">
      <w:pPr>
        <w:pStyle w:val="ListParagraph"/>
        <w:numPr>
          <w:ilvl w:val="0"/>
          <w:numId w:val="25"/>
        </w:numPr>
      </w:pPr>
      <w:r w:rsidRPr="00D257D0">
        <w:rPr>
          <w:b/>
        </w:rPr>
        <w:t>Front Line Health Workers (FLW):</w:t>
      </w:r>
      <w:r w:rsidRPr="00D257D0">
        <w:t xml:space="preserve"> Is a term used to describe the people engaging directly with the service beneficiaries (pregnant women and children)</w:t>
      </w:r>
      <w:proofErr w:type="gramStart"/>
      <w:r w:rsidRPr="00D257D0">
        <w:t>.</w:t>
      </w:r>
      <w:proofErr w:type="gramEnd"/>
    </w:p>
    <w:p w14:paraId="703D5E6F" w14:textId="77777777" w:rsidR="00B3220B" w:rsidRPr="00D257D0" w:rsidRDefault="00D2011E" w:rsidP="00B3220B">
      <w:r w:rsidRPr="00D257D0">
        <w:rPr>
          <w:noProof/>
        </w:rPr>
        <mc:AlternateContent>
          <mc:Choice Requires="wps">
            <w:drawing>
              <wp:anchor distT="0" distB="0" distL="114300" distR="114300" simplePos="0" relativeHeight="251669504" behindDoc="0" locked="0" layoutInCell="1" allowOverlap="1" wp14:anchorId="5EC2B511" wp14:editId="6EA93267">
                <wp:simplePos x="0" y="0"/>
                <wp:positionH relativeFrom="column">
                  <wp:posOffset>2973070</wp:posOffset>
                </wp:positionH>
                <wp:positionV relativeFrom="paragraph">
                  <wp:posOffset>2146935</wp:posOffset>
                </wp:positionV>
                <wp:extent cx="274320" cy="274320"/>
                <wp:effectExtent l="0" t="0" r="11430" b="1143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1FBE4694" w14:textId="77777777" w:rsidR="00931224" w:rsidRPr="00D2011E" w:rsidRDefault="00931224" w:rsidP="00D2011E">
                            <w:pPr>
                              <w:spacing w:after="0"/>
                              <w:jc w:val="center"/>
                              <w:rPr>
                                <w:sz w:val="18"/>
                              </w:rPr>
                            </w:pPr>
                            <w:r w:rsidRPr="00D2011E">
                              <w:rPr>
                                <w:sz w:val="18"/>
                              </w:rPr>
                              <w:t>CMS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34.1pt;margin-top:169.05pt;width:21.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">
                <v:textbox inset="0,0,0,0">
                  <w:txbxContent>
                    <w:p w14:paraId="1FBE4694" w14:textId="77777777" w:rsidR="00931224" w:rsidRPr="00D2011E" w:rsidRDefault="00931224" w:rsidP="00D2011E">
                      <w:pPr>
                        <w:spacing w:after="0"/>
                        <w:jc w:val="center"/>
                        <w:rPr>
                          <w:sz w:val="18"/>
                        </w:rPr>
                      </w:pPr>
                      <w:r w:rsidRPr="00D2011E">
                        <w:rPr>
                          <w:sz w:val="18"/>
                        </w:rPr>
                        <w:t>CMS</w:t>
                      </w:r>
                    </w:p>
                  </w:txbxContent>
                </v:textbox>
              </v:rect>
            </w:pict>
          </mc:Fallback>
        </mc:AlternateContent>
      </w:r>
      <w:r w:rsidRPr="00D257D0">
        <w:rPr>
          <w:noProof/>
        </w:rPr>
        <mc:AlternateContent>
          <mc:Choice Requires="wps">
            <w:drawing>
              <wp:anchor distT="0" distB="0" distL="114300" distR="114300" simplePos="0" relativeHeight="251668480" behindDoc="0" locked="0" layoutInCell="1" allowOverlap="1" wp14:anchorId="6BFF8277" wp14:editId="443D028C">
                <wp:simplePos x="0" y="0"/>
                <wp:positionH relativeFrom="column">
                  <wp:posOffset>3326130</wp:posOffset>
                </wp:positionH>
                <wp:positionV relativeFrom="paragraph">
                  <wp:posOffset>2252980</wp:posOffset>
                </wp:positionV>
                <wp:extent cx="640080" cy="635"/>
                <wp:effectExtent l="38100" t="76200" r="0" b="94615"/>
                <wp:wrapNone/>
                <wp:docPr id="5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63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id="AutoShape 104" o:spid="_x0000_s1026" type="#_x0000_t32" style="position:absolute;margin-left:261.9pt;margin-top:177.4pt;width:50.4pt;height:.0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">
                <v:stroke dashstyle="3 1" endarrow="block"/>
              </v:shape>
            </w:pict>
          </mc:Fallback>
        </mc:AlternateContent>
      </w:r>
      <w:r w:rsidRPr="00D257D0">
        <w:rPr>
          <w:noProof/>
        </w:rPr>
        <mc:AlternateContent>
          <mc:Choice Requires="wps">
            <w:drawing>
              <wp:anchor distT="0" distB="0" distL="114300" distR="114300" simplePos="0" relativeHeight="251667456" behindDoc="0" locked="0" layoutInCell="1" allowOverlap="1" wp14:anchorId="73977D50" wp14:editId="15AF58B5">
                <wp:simplePos x="0" y="0"/>
                <wp:positionH relativeFrom="column">
                  <wp:posOffset>3971925</wp:posOffset>
                </wp:positionH>
                <wp:positionV relativeFrom="paragraph">
                  <wp:posOffset>2081530</wp:posOffset>
                </wp:positionV>
                <wp:extent cx="731520" cy="365760"/>
                <wp:effectExtent l="0" t="0" r="11430" b="152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chemeClr val="bg1">
                            <a:lumMod val="75000"/>
                          </a:schemeClr>
                        </a:solidFill>
                        <a:ln w="9525">
                          <a:solidFill>
                            <a:srgbClr val="000000"/>
                          </a:solidFill>
                          <a:miter lim="800000"/>
                          <a:headEnd/>
                          <a:tailEnd/>
                        </a:ln>
                      </wps:spPr>
                      <wps:txbx>
                        <w:txbxContent>
                          <w:p w14:paraId="46CFF173" w14:textId="77777777" w:rsidR="00931224" w:rsidRPr="00D2011E" w:rsidRDefault="00931224"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wps:txbx>
                      <wps:bodyPr rot="0" vert="horz" wrap="square" lIns="0" tIns="0" rIns="0" bIns="0" anchor="ctr" anchorCtr="0" upright="1">
                        <a:noAutofit/>
                      </wps:bodyPr>
                    </wps:wsp>
                  </a:graphicData>
                </a:graphic>
              </wp:anchor>
            </w:drawing>
          </mc:Choice>
          <mc:Fallback>
            <w:pict>
              <v:rect id="Rectangle 52" o:spid="_x0000_s1027" style="position:absolute;margin-left:312.75pt;margin-top:163.9pt;width:57.6pt;height:2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" fillcolor="#bfbfbf [2412]">
                <v:textbox inset="0,0,0,0">
                  <w:txbxContent>
                    <w:p w14:paraId="46CFF173" w14:textId="77777777" w:rsidR="00931224" w:rsidRPr="00D2011E" w:rsidRDefault="00931224"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v:textbox>
              </v:rect>
            </w:pict>
          </mc:Fallback>
        </mc:AlternateContent>
      </w:r>
      <w:r w:rsidR="00B3220B" w:rsidRPr="00D257D0">
        <w:rPr>
          <w:rFonts w:cs="Arial"/>
          <w:noProof/>
          <w:sz w:val="20"/>
          <w:szCs w:val="20"/>
        </w:rPr>
        <mc:AlternateContent>
          <mc:Choice Requires="wpc">
            <w:drawing>
              <wp:inline distT="0" distB="0" distL="0" distR="0" wp14:anchorId="02EAC7F0" wp14:editId="0404EDCD">
                <wp:extent cx="4792345" cy="4823460"/>
                <wp:effectExtent l="0" t="0" r="27305" b="1524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solidFill>
                            <a:schemeClr val="tx1">
                              <a:lumMod val="100000"/>
                              <a:lumOff val="0"/>
                            </a:schemeClr>
                          </a:solidFill>
                          <a:prstDash val="solid"/>
                          <a:miter lim="800000"/>
                          <a:headEnd type="none" w="med" len="med"/>
                          <a:tailEnd type="none" w="med" len="med"/>
                        </a:ln>
                      </wpc:whole>
                      <wps:wsp>
                        <wps:cNvPr id="2" name="Rectangle 77"/>
                        <wps:cNvSpPr>
                          <a:spLocks noChangeArrowheads="1"/>
                        </wps:cNvSpPr>
                        <wps:spPr bwMode="auto">
                          <a:xfrm>
                            <a:off x="309880" y="3038475"/>
                            <a:ext cx="3013710" cy="1586230"/>
                          </a:xfrm>
                          <a:prstGeom prst="rect">
                            <a:avLst/>
                          </a:prstGeom>
                          <a:solidFill>
                            <a:schemeClr val="bg1">
                              <a:lumMod val="75000"/>
                            </a:schemeClr>
                          </a:solidFill>
                          <a:ln w="9525">
                            <a:solidFill>
                              <a:srgbClr val="000000"/>
                            </a:solidFill>
                            <a:miter lim="800000"/>
                            <a:headEnd/>
                            <a:tailEnd/>
                          </a:ln>
                        </wps:spPr>
                        <wps:bodyPr rot="0" vert="horz" wrap="square" lIns="91440" tIns="45720" rIns="91440" bIns="45720" anchor="t" anchorCtr="0" upright="1">
                          <a:noAutofit/>
                        </wps:bodyPr>
                      </wps:wsp>
                      <wps:wsp>
                        <wps:cNvPr id="3" name="Rectangle 78"/>
                        <wps:cNvSpPr>
                          <a:spLocks noChangeArrowheads="1"/>
                        </wps:cNvSpPr>
                        <wps:spPr bwMode="auto">
                          <a:xfrm>
                            <a:off x="309880" y="2080260"/>
                            <a:ext cx="3013710" cy="413385"/>
                          </a:xfrm>
                          <a:prstGeom prst="rect">
                            <a:avLst/>
                          </a:prstGeom>
                          <a:solidFill>
                            <a:schemeClr val="bg1">
                              <a:lumMod val="75000"/>
                            </a:schemeClr>
                          </a:solidFill>
                          <a:ln w="9525">
                            <a:solidFill>
                              <a:srgbClr val="000000"/>
                            </a:solidFill>
                            <a:miter lim="800000"/>
                            <a:headEnd/>
                            <a:tailEnd/>
                          </a:ln>
                        </wps:spPr>
                        <wps:txbx>
                          <w:txbxContent>
                            <w:p w14:paraId="5AFF4672" w14:textId="77777777" w:rsidR="00931224" w:rsidRDefault="00931224" w:rsidP="00B3220B">
                              <w:pPr>
                                <w:spacing w:after="0" w:line="240" w:lineRule="auto"/>
                                <w:jc w:val="center"/>
                              </w:pPr>
                              <w:r>
                                <w:t>IVR System</w:t>
                              </w:r>
                            </w:p>
                          </w:txbxContent>
                        </wps:txbx>
                        <wps:bodyPr rot="0" vert="horz" wrap="square" lIns="91440" tIns="45720" rIns="91440" bIns="45720" anchor="t" anchorCtr="0" upright="1">
                          <a:noAutofit/>
                        </wps:bodyPr>
                      </wps:wsp>
                      <pic:pic xmlns:pic="http://schemas.openxmlformats.org/drawingml/2006/picture">
                        <pic:nvPicPr>
                          <pic:cNvPr id="4"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8630" y="791210"/>
                            <a:ext cx="245745" cy="556260"/>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0"/>
                        <wps:cNvSpPr>
                          <a:spLocks noChangeArrowheads="1"/>
                        </wps:cNvSpPr>
                        <wps:spPr bwMode="auto">
                          <a:xfrm>
                            <a:off x="559435" y="3304540"/>
                            <a:ext cx="763905" cy="541655"/>
                          </a:xfrm>
                          <a:prstGeom prst="rect">
                            <a:avLst/>
                          </a:prstGeom>
                          <a:solidFill>
                            <a:srgbClr val="FFFFFF"/>
                          </a:solidFill>
                          <a:ln w="9525">
                            <a:solidFill>
                              <a:srgbClr val="000000"/>
                            </a:solidFill>
                            <a:miter lim="800000"/>
                            <a:headEnd/>
                            <a:tailEnd/>
                          </a:ln>
                        </wps:spPr>
                        <wps:txbx>
                          <w:txbxContent>
                            <w:p w14:paraId="0C88F5E3" w14:textId="77777777" w:rsidR="00931224" w:rsidRDefault="00931224" w:rsidP="00B3220B">
                              <w:pPr>
                                <w:jc w:val="center"/>
                              </w:pPr>
                              <w:r>
                                <w:t xml:space="preserve">Mobile </w:t>
                              </w:r>
                              <w:proofErr w:type="spellStart"/>
                              <w:r>
                                <w:t>Kunji</w:t>
                              </w:r>
                              <w:proofErr w:type="spellEnd"/>
                            </w:p>
                          </w:txbxContent>
                        </wps:txbx>
                        <wps:bodyPr rot="0" vert="horz" wrap="square" lIns="91440" tIns="45720" rIns="91440" bIns="45720" anchor="t" anchorCtr="0" upright="1">
                          <a:noAutofit/>
                        </wps:bodyPr>
                      </wps:wsp>
                      <wps:wsp>
                        <wps:cNvPr id="13" name="Rectangle 81"/>
                        <wps:cNvSpPr>
                          <a:spLocks noChangeArrowheads="1"/>
                        </wps:cNvSpPr>
                        <wps:spPr bwMode="auto">
                          <a:xfrm>
                            <a:off x="559435" y="4067810"/>
                            <a:ext cx="2499360" cy="279400"/>
                          </a:xfrm>
                          <a:prstGeom prst="rect">
                            <a:avLst/>
                          </a:prstGeom>
                          <a:solidFill>
                            <a:srgbClr val="FFFFFF"/>
                          </a:solidFill>
                          <a:ln w="9525">
                            <a:solidFill>
                              <a:srgbClr val="000000"/>
                            </a:solidFill>
                            <a:miter lim="800000"/>
                            <a:headEnd/>
                            <a:tailEnd/>
                          </a:ln>
                        </wps:spPr>
                        <wps:txbx>
                          <w:txbxContent>
                            <w:p w14:paraId="2C1E2BCF" w14:textId="77777777" w:rsidR="00931224" w:rsidRDefault="00931224" w:rsidP="00B3220B">
                              <w:pPr>
                                <w:jc w:val="center"/>
                              </w:pPr>
                              <w:r>
                                <w:t>MOTECH Platform</w:t>
                              </w:r>
                            </w:p>
                          </w:txbxContent>
                        </wps:txbx>
                        <wps:bodyPr rot="0" vert="horz" wrap="square" lIns="91440" tIns="45720" rIns="91440" bIns="45720" anchor="t" anchorCtr="0" upright="1">
                          <a:noAutofit/>
                        </wps:bodyPr>
                      </wps:wsp>
                      <wps:wsp>
                        <wps:cNvPr id="15" name="Rectangle 82"/>
                        <wps:cNvSpPr>
                          <a:spLocks noChangeArrowheads="1"/>
                        </wps:cNvSpPr>
                        <wps:spPr bwMode="auto">
                          <a:xfrm>
                            <a:off x="1419225" y="3304540"/>
                            <a:ext cx="764540" cy="541655"/>
                          </a:xfrm>
                          <a:prstGeom prst="rect">
                            <a:avLst/>
                          </a:prstGeom>
                          <a:solidFill>
                            <a:srgbClr val="FFFFFF"/>
                          </a:solidFill>
                          <a:ln w="9525">
                            <a:solidFill>
                              <a:srgbClr val="000000"/>
                            </a:solidFill>
                            <a:miter lim="800000"/>
                            <a:headEnd/>
                            <a:tailEnd/>
                          </a:ln>
                        </wps:spPr>
                        <wps:txbx>
                          <w:txbxContent>
                            <w:p w14:paraId="77094B08" w14:textId="77777777" w:rsidR="00931224" w:rsidRDefault="00931224" w:rsidP="00B3220B">
                              <w:pPr>
                                <w:jc w:val="center"/>
                              </w:pPr>
                              <w:r>
                                <w:t>Mobile Academy</w:t>
                              </w:r>
                            </w:p>
                          </w:txbxContent>
                        </wps:txbx>
                        <wps:bodyPr rot="0" vert="horz" wrap="square" lIns="91440" tIns="45720" rIns="91440" bIns="45720" anchor="t" anchorCtr="0" upright="1">
                          <a:noAutofit/>
                        </wps:bodyPr>
                      </wps:wsp>
                      <wps:wsp>
                        <wps:cNvPr id="23" name="Rectangle 83"/>
                        <wps:cNvSpPr>
                          <a:spLocks noChangeArrowheads="1"/>
                        </wps:cNvSpPr>
                        <wps:spPr bwMode="auto">
                          <a:xfrm>
                            <a:off x="2292985" y="3304540"/>
                            <a:ext cx="765810" cy="541655"/>
                          </a:xfrm>
                          <a:prstGeom prst="rect">
                            <a:avLst/>
                          </a:prstGeom>
                          <a:solidFill>
                            <a:srgbClr val="FFFFFF"/>
                          </a:solidFill>
                          <a:ln w="9525">
                            <a:solidFill>
                              <a:srgbClr val="000000"/>
                            </a:solidFill>
                            <a:miter lim="800000"/>
                            <a:headEnd/>
                            <a:tailEnd/>
                          </a:ln>
                        </wps:spPr>
                        <wps:txbx>
                          <w:txbxContent>
                            <w:p w14:paraId="523730C3" w14:textId="77777777" w:rsidR="00931224" w:rsidRDefault="00931224" w:rsidP="00B3220B">
                              <w:pPr>
                                <w:jc w:val="center"/>
                              </w:pPr>
                              <w:r>
                                <w:t>Kilkari</w:t>
                              </w:r>
                            </w:p>
                          </w:txbxContent>
                        </wps:txbx>
                        <wps:bodyPr rot="0" vert="horz" wrap="square" lIns="91440" tIns="45720" rIns="91440" bIns="45720" anchor="t" anchorCtr="0" upright="1">
                          <a:noAutofit/>
                        </wps:bodyPr>
                      </wps:wsp>
                      <wps:wsp>
                        <wps:cNvPr id="24" name="Text Box 84"/>
                        <wps:cNvSpPr txBox="1">
                          <a:spLocks noChangeArrowheads="1"/>
                        </wps:cNvSpPr>
                        <wps:spPr bwMode="auto">
                          <a:xfrm>
                            <a:off x="118745" y="94615"/>
                            <a:ext cx="3769360" cy="294005"/>
                          </a:xfrm>
                          <a:prstGeom prst="rect">
                            <a:avLst/>
                          </a:prstGeom>
                          <a:noFill/>
                          <a:ln>
                            <a:noFill/>
                          </a:ln>
                        </wps:spPr>
                        <wps:txbx>
                          <w:txbxContent>
                            <w:p w14:paraId="56F0DB93" w14:textId="77777777" w:rsidR="00931224" w:rsidRPr="007D6586" w:rsidRDefault="00931224"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wps:txbx>
                        <wps:bodyPr rot="0" vert="horz" wrap="square" lIns="91440" tIns="45720" rIns="91440" bIns="45720" anchor="t" anchorCtr="0" upright="1">
                          <a:noAutofit/>
                        </wps:bodyPr>
                      </wps:wsp>
                      <wps:wsp>
                        <wps:cNvPr id="25" name="AutoShape 85"/>
                        <wps:cNvCnPr>
                          <a:cxnSpLocks noChangeShapeType="1"/>
                        </wps:cNvCnPr>
                        <wps:spPr bwMode="auto">
                          <a:xfrm>
                            <a:off x="604520" y="1346200"/>
                            <a:ext cx="635" cy="731520"/>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27" name="Text Box 86"/>
                        <wps:cNvSpPr txBox="1">
                          <a:spLocks noChangeArrowheads="1"/>
                        </wps:cNvSpPr>
                        <wps:spPr bwMode="auto">
                          <a:xfrm>
                            <a:off x="433705" y="1344930"/>
                            <a:ext cx="158750" cy="640080"/>
                          </a:xfrm>
                          <a:prstGeom prst="rect">
                            <a:avLst/>
                          </a:prstGeom>
                          <a:noFill/>
                          <a:ln>
                            <a:noFill/>
                          </a:ln>
                        </wps:spPr>
                        <wps:txbx>
                          <w:txbxContent>
                            <w:p w14:paraId="21C1405B" w14:textId="77777777" w:rsidR="00931224" w:rsidRPr="000B5789" w:rsidRDefault="00931224"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28" name="Text Box 87"/>
                        <wps:cNvSpPr txBox="1">
                          <a:spLocks noChangeArrowheads="1"/>
                        </wps:cNvSpPr>
                        <wps:spPr bwMode="auto">
                          <a:xfrm>
                            <a:off x="351155" y="558165"/>
                            <a:ext cx="564515" cy="238760"/>
                          </a:xfrm>
                          <a:prstGeom prst="rect">
                            <a:avLst/>
                          </a:prstGeom>
                          <a:noFill/>
                          <a:ln>
                            <a:noFill/>
                          </a:ln>
                        </wps:spPr>
                        <wps:txbx>
                          <w:txbxContent>
                            <w:p w14:paraId="4CBEF16B" w14:textId="77777777" w:rsidR="00931224" w:rsidRPr="000B5789" w:rsidRDefault="00931224"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wps:txbx>
                        <wps:bodyPr rot="0" vert="horz" wrap="square" lIns="0" tIns="0" rIns="0" bIns="0" anchor="ctr" anchorCtr="0" upright="1">
                          <a:noAutofit/>
                        </wps:bodyPr>
                      </wps:wsp>
                      <pic:pic xmlns:pic="http://schemas.openxmlformats.org/drawingml/2006/picture">
                        <pic:nvPicPr>
                          <pic:cNvPr id="29"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06550" y="791210"/>
                            <a:ext cx="245745" cy="556260"/>
                          </a:xfrm>
                          <a:prstGeom prst="rect">
                            <a:avLst/>
                          </a:prstGeom>
                          <a:noFill/>
                          <a:extLst>
                            <a:ext uri="{909E8E84-426E-40dd-AFC4-6F175D3DCCD1}">
                              <a14:hiddenFill xmlns:a14="http://schemas.microsoft.com/office/drawing/2010/main">
                                <a:solidFill>
                                  <a:srgbClr val="FFFFFF"/>
                                </a:solidFill>
                              </a14:hiddenFill>
                            </a:ext>
                          </a:extLst>
                        </pic:spPr>
                      </pic:pic>
                      <wps:wsp>
                        <wps:cNvPr id="32" name="Text Box 89"/>
                        <wps:cNvSpPr txBox="1">
                          <a:spLocks noChangeArrowheads="1"/>
                        </wps:cNvSpPr>
                        <wps:spPr bwMode="auto">
                          <a:xfrm>
                            <a:off x="1328420" y="549275"/>
                            <a:ext cx="873760" cy="238760"/>
                          </a:xfrm>
                          <a:prstGeom prst="rect">
                            <a:avLst/>
                          </a:prstGeom>
                          <a:noFill/>
                          <a:ln>
                            <a:noFill/>
                          </a:ln>
                        </wps:spPr>
                        <wps:txbx>
                          <w:txbxContent>
                            <w:p w14:paraId="49604FE4" w14:textId="77777777" w:rsidR="00931224" w:rsidRPr="000B5789" w:rsidRDefault="00931224" w:rsidP="00B3220B">
                              <w:pPr>
                                <w:rPr>
                                  <w:sz w:val="16"/>
                                  <w:szCs w:val="16"/>
                                </w:rPr>
                              </w:pPr>
                              <w:r w:rsidRPr="000B5789">
                                <w:rPr>
                                  <w:sz w:val="16"/>
                                  <w:szCs w:val="16"/>
                                </w:rPr>
                                <w:t>Mobile Academy Subscribers</w:t>
                              </w:r>
                            </w:p>
                          </w:txbxContent>
                        </wps:txbx>
                        <wps:bodyPr rot="0" vert="horz" wrap="square" lIns="0" tIns="0" rIns="0" bIns="0" anchor="ctr" anchorCtr="0" upright="1">
                          <a:noAutofit/>
                        </wps:bodyPr>
                      </wps:wsp>
                      <pic:pic xmlns:pic="http://schemas.openxmlformats.org/drawingml/2006/picture">
                        <pic:nvPicPr>
                          <pic:cNvPr id="33"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722245" y="791210"/>
                            <a:ext cx="245745" cy="556260"/>
                          </a:xfrm>
                          <a:prstGeom prst="rect">
                            <a:avLst/>
                          </a:prstGeom>
                          <a:noFill/>
                          <a:extLst>
                            <a:ext uri="{909E8E84-426E-40dd-AFC4-6F175D3DCCD1}">
                              <a14:hiddenFill xmlns:a14="http://schemas.microsoft.com/office/drawing/2010/main">
                                <a:solidFill>
                                  <a:srgbClr val="FFFFFF"/>
                                </a:solidFill>
                              </a14:hiddenFill>
                            </a:ext>
                          </a:extLst>
                        </pic:spPr>
                      </pic:pic>
                      <wps:wsp>
                        <wps:cNvPr id="34" name="Text Box 91"/>
                        <wps:cNvSpPr txBox="1">
                          <a:spLocks noChangeArrowheads="1"/>
                        </wps:cNvSpPr>
                        <wps:spPr bwMode="auto">
                          <a:xfrm>
                            <a:off x="2604770" y="549910"/>
                            <a:ext cx="613410" cy="238760"/>
                          </a:xfrm>
                          <a:prstGeom prst="rect">
                            <a:avLst/>
                          </a:prstGeom>
                          <a:noFill/>
                          <a:ln>
                            <a:noFill/>
                          </a:ln>
                        </wps:spPr>
                        <wps:txbx>
                          <w:txbxContent>
                            <w:p w14:paraId="1BB8C455" w14:textId="77777777" w:rsidR="00931224" w:rsidRPr="000B5789" w:rsidRDefault="00931224" w:rsidP="00B3220B">
                              <w:pPr>
                                <w:rPr>
                                  <w:sz w:val="16"/>
                                  <w:szCs w:val="16"/>
                                </w:rPr>
                              </w:pPr>
                              <w:r w:rsidRPr="000B5789">
                                <w:rPr>
                                  <w:sz w:val="16"/>
                                  <w:szCs w:val="16"/>
                                </w:rPr>
                                <w:t>Kilkari Subscribers</w:t>
                              </w:r>
                            </w:p>
                          </w:txbxContent>
                        </wps:txbx>
                        <wps:bodyPr rot="0" vert="horz" wrap="square" lIns="0" tIns="0" rIns="0" bIns="0" anchor="ctr" anchorCtr="0" upright="1">
                          <a:noAutofit/>
                        </wps:bodyPr>
                      </wps:wsp>
                      <wps:wsp>
                        <wps:cNvPr id="35" name="Text Box 92"/>
                        <wps:cNvSpPr txBox="1">
                          <a:spLocks noChangeArrowheads="1"/>
                        </wps:cNvSpPr>
                        <wps:spPr bwMode="auto">
                          <a:xfrm>
                            <a:off x="1567815" y="1332865"/>
                            <a:ext cx="158750" cy="640080"/>
                          </a:xfrm>
                          <a:prstGeom prst="rect">
                            <a:avLst/>
                          </a:prstGeom>
                          <a:noFill/>
                          <a:ln>
                            <a:noFill/>
                          </a:ln>
                        </wps:spPr>
                        <wps:txbx>
                          <w:txbxContent>
                            <w:p w14:paraId="25D7650A" w14:textId="77777777" w:rsidR="00931224" w:rsidRPr="000B5789" w:rsidRDefault="00931224"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36" name="AutoShape 93"/>
                        <wps:cNvCnPr>
                          <a:cxnSpLocks noChangeShapeType="1"/>
                        </wps:cNvCnPr>
                        <wps:spPr bwMode="auto">
                          <a:xfrm>
                            <a:off x="2937510" y="1347470"/>
                            <a:ext cx="635" cy="731520"/>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37" name="Text Box 94"/>
                        <wps:cNvSpPr txBox="1">
                          <a:spLocks noChangeArrowheads="1"/>
                        </wps:cNvSpPr>
                        <wps:spPr bwMode="auto">
                          <a:xfrm>
                            <a:off x="2589530" y="1309370"/>
                            <a:ext cx="158750" cy="640080"/>
                          </a:xfrm>
                          <a:prstGeom prst="rect">
                            <a:avLst/>
                          </a:prstGeom>
                          <a:noFill/>
                          <a:ln>
                            <a:noFill/>
                          </a:ln>
                        </wps:spPr>
                        <wps:txbx>
                          <w:txbxContent>
                            <w:p w14:paraId="236F0158" w14:textId="77777777" w:rsidR="00931224" w:rsidRPr="000B5789" w:rsidRDefault="00931224"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38" name="AutoShape 95"/>
                        <wps:cNvCnPr>
                          <a:cxnSpLocks noChangeShapeType="1"/>
                        </wps:cNvCnPr>
                        <wps:spPr bwMode="auto">
                          <a:xfrm>
                            <a:off x="1746885" y="1346200"/>
                            <a:ext cx="635" cy="731520"/>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39" name="AutoShape 96"/>
                        <wps:cNvCnPr>
                          <a:cxnSpLocks noChangeShapeType="1"/>
                        </wps:cNvCnPr>
                        <wps:spPr bwMode="auto">
                          <a:xfrm>
                            <a:off x="2775585" y="1346200"/>
                            <a:ext cx="635" cy="731520"/>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0" name="Text Box 97"/>
                        <wps:cNvSpPr txBox="1">
                          <a:spLocks noChangeArrowheads="1"/>
                        </wps:cNvSpPr>
                        <wps:spPr bwMode="auto">
                          <a:xfrm>
                            <a:off x="2973070" y="1403985"/>
                            <a:ext cx="158750" cy="640080"/>
                          </a:xfrm>
                          <a:prstGeom prst="rect">
                            <a:avLst/>
                          </a:prstGeom>
                          <a:noFill/>
                          <a:ln>
                            <a:noFill/>
                          </a:ln>
                        </wps:spPr>
                        <wps:txbx>
                          <w:txbxContent>
                            <w:p w14:paraId="51D1136D" w14:textId="77777777" w:rsidR="00931224" w:rsidRPr="000B5789" w:rsidRDefault="00931224" w:rsidP="00B3220B">
                              <w:pPr>
                                <w:spacing w:after="0" w:line="240" w:lineRule="auto"/>
                                <w:rPr>
                                  <w:sz w:val="16"/>
                                  <w:szCs w:val="16"/>
                                </w:rPr>
                              </w:pPr>
                              <w:r>
                                <w:rPr>
                                  <w:sz w:val="16"/>
                                  <w:szCs w:val="16"/>
                                </w:rPr>
                                <w:t>Outbound Call</w:t>
                              </w:r>
                            </w:p>
                          </w:txbxContent>
                        </wps:txbx>
                        <wps:bodyPr rot="0" vert="vert270" wrap="square" lIns="0" tIns="0" rIns="0" bIns="0" anchor="ctr" anchorCtr="0" upright="1">
                          <a:noAutofit/>
                        </wps:bodyPr>
                      </wps:wsp>
                      <wps:wsp>
                        <wps:cNvPr id="41" name="AutoShape 98"/>
                        <wps:cNvCnPr>
                          <a:cxnSpLocks noChangeShapeType="1"/>
                        </wps:cNvCnPr>
                        <wps:spPr bwMode="auto">
                          <a:xfrm>
                            <a:off x="1232535" y="2472055"/>
                            <a:ext cx="635" cy="56705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2" name="Text Box 99"/>
                        <wps:cNvSpPr txBox="1">
                          <a:spLocks noChangeArrowheads="1"/>
                        </wps:cNvSpPr>
                        <wps:spPr bwMode="auto">
                          <a:xfrm>
                            <a:off x="559435" y="2560873"/>
                            <a:ext cx="661035" cy="429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1EC64" w14:textId="77777777" w:rsidR="00931224" w:rsidRPr="000B5789" w:rsidRDefault="00931224" w:rsidP="00B3220B">
                              <w:pPr>
                                <w:spacing w:after="0" w:line="240" w:lineRule="auto"/>
                                <w:rPr>
                                  <w:sz w:val="16"/>
                                  <w:szCs w:val="16"/>
                                </w:rPr>
                              </w:pPr>
                              <w:r>
                                <w:rPr>
                                  <w:sz w:val="16"/>
                                  <w:szCs w:val="16"/>
                                </w:rPr>
                                <w:t>VXML Scripts, Bookmarks, Misc. Info, SMS</w:t>
                              </w:r>
                            </w:p>
                          </w:txbxContent>
                        </wps:txbx>
                        <wps:bodyPr rot="0" vert="horz" wrap="square" lIns="0" tIns="0" rIns="0" bIns="0" anchor="ctr" anchorCtr="0" upright="1">
                          <a:noAutofit/>
                        </wps:bodyPr>
                      </wps:wsp>
                      <wps:wsp>
                        <wps:cNvPr id="43" name="AutoShape 100"/>
                        <wps:cNvCnPr>
                          <a:cxnSpLocks noChangeShapeType="1"/>
                        </wps:cNvCnPr>
                        <wps:spPr bwMode="auto">
                          <a:xfrm>
                            <a:off x="2317115" y="2480310"/>
                            <a:ext cx="635" cy="56705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4" name="Text Box 101"/>
                        <wps:cNvSpPr txBox="1">
                          <a:spLocks noChangeArrowheads="1"/>
                        </wps:cNvSpPr>
                        <wps:spPr bwMode="auto">
                          <a:xfrm>
                            <a:off x="2353945" y="2560873"/>
                            <a:ext cx="677545" cy="429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EB0BB" w14:textId="77777777" w:rsidR="00931224" w:rsidRDefault="00931224" w:rsidP="00B3220B">
                              <w:pPr>
                                <w:spacing w:after="0" w:line="240" w:lineRule="auto"/>
                                <w:rPr>
                                  <w:sz w:val="16"/>
                                  <w:szCs w:val="16"/>
                                </w:rPr>
                              </w:pPr>
                              <w:r>
                                <w:rPr>
                                  <w:sz w:val="16"/>
                                  <w:szCs w:val="16"/>
                                </w:rPr>
                                <w:t xml:space="preserve">Call Details, </w:t>
                              </w:r>
                            </w:p>
                            <w:p w14:paraId="275EB998" w14:textId="77777777" w:rsidR="00931224" w:rsidRPr="000B5789" w:rsidRDefault="00931224" w:rsidP="00B3220B">
                              <w:pPr>
                                <w:spacing w:after="0" w:line="240" w:lineRule="auto"/>
                                <w:rPr>
                                  <w:sz w:val="16"/>
                                  <w:szCs w:val="16"/>
                                </w:rPr>
                              </w:pPr>
                              <w:r>
                                <w:rPr>
                                  <w:sz w:val="16"/>
                                  <w:szCs w:val="16"/>
                                </w:rPr>
                                <w:t>Bookmarks, Misc. Info</w:t>
                              </w:r>
                            </w:p>
                          </w:txbxContent>
                        </wps:txbx>
                        <wps:bodyPr rot="0" vert="horz" wrap="square" lIns="0" tIns="0" rIns="0" bIns="0" anchor="ctr" anchorCtr="0" upright="1">
                          <a:noAutofit/>
                        </wps:bodyPr>
                      </wps:wsp>
                      <wps:wsp>
                        <wps:cNvPr id="45" name="Rectangle 102"/>
                        <wps:cNvSpPr>
                          <a:spLocks noChangeArrowheads="1"/>
                        </wps:cNvSpPr>
                        <wps:spPr bwMode="auto">
                          <a:xfrm>
                            <a:off x="3966210" y="4170680"/>
                            <a:ext cx="731520" cy="365760"/>
                          </a:xfrm>
                          <a:prstGeom prst="rect">
                            <a:avLst/>
                          </a:prstGeom>
                          <a:solidFill>
                            <a:schemeClr val="bg1">
                              <a:lumMod val="75000"/>
                            </a:schemeClr>
                          </a:solidFill>
                          <a:ln w="9525">
                            <a:solidFill>
                              <a:srgbClr val="000000"/>
                            </a:solidFill>
                            <a:miter lim="800000"/>
                            <a:headEnd/>
                            <a:tailEnd/>
                          </a:ln>
                        </wps:spPr>
                        <wps:txbx>
                          <w:txbxContent>
                            <w:p w14:paraId="1FFA6DB3" w14:textId="77777777" w:rsidR="00931224" w:rsidRPr="00D2011E" w:rsidRDefault="00931224" w:rsidP="00B3220B">
                              <w:pPr>
                                <w:spacing w:after="0" w:line="240" w:lineRule="auto"/>
                                <w:jc w:val="center"/>
                                <w:rPr>
                                  <w:sz w:val="16"/>
                                </w:rPr>
                              </w:pPr>
                              <w:r w:rsidRPr="00D2011E">
                                <w:rPr>
                                  <w:sz w:val="16"/>
                                </w:rPr>
                                <w:t>Reports Interface</w:t>
                              </w:r>
                            </w:p>
                          </w:txbxContent>
                        </wps:txbx>
                        <wps:bodyPr rot="0" vert="horz" wrap="square" lIns="0" tIns="0" rIns="0" bIns="0" anchor="ctr" anchorCtr="0" upright="1">
                          <a:noAutofit/>
                        </wps:bodyPr>
                      </wps:wsp>
                      <wps:wsp>
                        <wps:cNvPr id="46" name="Rectangle 103"/>
                        <wps:cNvSpPr>
                          <a:spLocks noChangeArrowheads="1"/>
                        </wps:cNvSpPr>
                        <wps:spPr bwMode="auto">
                          <a:xfrm>
                            <a:off x="3966210" y="3575050"/>
                            <a:ext cx="731520" cy="365760"/>
                          </a:xfrm>
                          <a:prstGeom prst="rect">
                            <a:avLst/>
                          </a:prstGeom>
                          <a:solidFill>
                            <a:schemeClr val="bg1">
                              <a:lumMod val="75000"/>
                            </a:schemeClr>
                          </a:solidFill>
                          <a:ln w="9525">
                            <a:solidFill>
                              <a:srgbClr val="000000"/>
                            </a:solidFill>
                            <a:miter lim="800000"/>
                            <a:headEnd/>
                            <a:tailEnd/>
                          </a:ln>
                        </wps:spPr>
                        <wps:txbx>
                          <w:txbxContent>
                            <w:p w14:paraId="2C1E73FF" w14:textId="77777777" w:rsidR="00931224" w:rsidRPr="000B5789" w:rsidRDefault="00931224" w:rsidP="00B3220B">
                              <w:pPr>
                                <w:spacing w:after="0" w:line="240" w:lineRule="auto"/>
                                <w:jc w:val="center"/>
                                <w:rPr>
                                  <w:sz w:val="16"/>
                                </w:rPr>
                              </w:pPr>
                              <w:r w:rsidRPr="000B5789">
                                <w:rPr>
                                  <w:sz w:val="16"/>
                                </w:rPr>
                                <w:t>Data Upload Interface</w:t>
                              </w:r>
                            </w:p>
                          </w:txbxContent>
                        </wps:txbx>
                        <wps:bodyPr rot="0" vert="horz" wrap="square" lIns="0" tIns="0" rIns="0" bIns="0" anchor="ctr" anchorCtr="0" upright="1">
                          <a:noAutofit/>
                        </wps:bodyPr>
                      </wps:wsp>
                      <wps:wsp>
                        <wps:cNvPr id="47" name="AutoShape 104"/>
                        <wps:cNvCnPr>
                          <a:cxnSpLocks noChangeShapeType="1"/>
                        </wps:cNvCnPr>
                        <wps:spPr bwMode="auto">
                          <a:xfrm flipH="1">
                            <a:off x="3320415" y="3746500"/>
                            <a:ext cx="640080" cy="63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8" name="AutoShape 105"/>
                        <wps:cNvCnPr>
                          <a:cxnSpLocks noChangeShapeType="1"/>
                        </wps:cNvCnPr>
                        <wps:spPr bwMode="auto">
                          <a:xfrm flipH="1">
                            <a:off x="3326130" y="4347210"/>
                            <a:ext cx="640080" cy="63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92" name="Rectangle 92"/>
                        <wps:cNvSpPr>
                          <a:spLocks noChangeArrowheads="1"/>
                        </wps:cNvSpPr>
                        <wps:spPr bwMode="auto">
                          <a:xfrm>
                            <a:off x="3971925" y="3065440"/>
                            <a:ext cx="731520" cy="365760"/>
                          </a:xfrm>
                          <a:prstGeom prst="rect">
                            <a:avLst/>
                          </a:prstGeom>
                          <a:solidFill>
                            <a:schemeClr val="bg1">
                              <a:lumMod val="75000"/>
                            </a:schemeClr>
                          </a:solidFill>
                          <a:ln w="9525">
                            <a:solidFill>
                              <a:srgbClr val="000000"/>
                            </a:solidFill>
                            <a:miter lim="800000"/>
                            <a:headEnd/>
                            <a:tailEnd/>
                          </a:ln>
                        </wps:spPr>
                        <wps:txbx>
                          <w:txbxContent>
                            <w:p w14:paraId="7A125510" w14:textId="77777777" w:rsidR="00931224" w:rsidRDefault="00931224"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wps:txbx>
                        <wps:bodyPr rot="0" vert="horz" wrap="square" lIns="0" tIns="0" rIns="0" bIns="0" anchor="ctr" anchorCtr="0" upright="1">
                          <a:noAutofit/>
                        </wps:bodyPr>
                      </wps:wsp>
                      <wps:wsp>
                        <wps:cNvPr id="93" name="AutoShape 104"/>
                        <wps:cNvCnPr>
                          <a:cxnSpLocks noChangeShapeType="1"/>
                        </wps:cNvCnPr>
                        <wps:spPr bwMode="auto">
                          <a:xfrm flipH="1">
                            <a:off x="3326130" y="3236890"/>
                            <a:ext cx="640080" cy="63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149" name="AutoShape 93"/>
                        <wps:cNvCnPr>
                          <a:cxnSpLocks noChangeShapeType="1"/>
                        </wps:cNvCnPr>
                        <wps:spPr bwMode="auto">
                          <a:xfrm>
                            <a:off x="1853593" y="1335819"/>
                            <a:ext cx="635" cy="731520"/>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152" name="Text Box 97"/>
                        <wps:cNvSpPr txBox="1">
                          <a:spLocks noChangeArrowheads="1"/>
                        </wps:cNvSpPr>
                        <wps:spPr bwMode="auto">
                          <a:xfrm>
                            <a:off x="1889153" y="1309370"/>
                            <a:ext cx="158750" cy="723044"/>
                          </a:xfrm>
                          <a:prstGeom prst="rect">
                            <a:avLst/>
                          </a:prstGeom>
                          <a:noFill/>
                          <a:ln>
                            <a:noFill/>
                          </a:ln>
                        </wps:spPr>
                        <wps:txbx>
                          <w:txbxContent>
                            <w:p w14:paraId="02CD0EC7" w14:textId="77777777" w:rsidR="00931224" w:rsidRDefault="00931224" w:rsidP="00161D6C">
                              <w:pPr>
                                <w:pStyle w:val="NormalWeb"/>
                                <w:spacing w:before="0" w:beforeAutospacing="0" w:after="0" w:afterAutospacing="0" w:line="276" w:lineRule="auto"/>
                              </w:pPr>
                              <w:r>
                                <w:rPr>
                                  <w:rFonts w:ascii="Calibri" w:eastAsia="Calibri" w:hAnsi="Calibri"/>
                                  <w:sz w:val="16"/>
                                  <w:szCs w:val="16"/>
                                </w:rPr>
                                <w:t>Outbound SMS</w:t>
                              </w:r>
                            </w:p>
                          </w:txbxContent>
                        </wps:txbx>
                        <wps:bodyPr rot="0" vert="vert270" wrap="square" lIns="0" tIns="0" rIns="0" bIns="0" anchor="ctr" anchorCtr="0" upright="1">
                          <a:noAutofit/>
                        </wps:bodyPr>
                      </wps:wsp>
                    </wpc:wpc>
                  </a:graphicData>
                </a:graphic>
              </wp:inline>
            </w:drawing>
          </mc:Choice>
          <mc:Fallback>
            <w:pict>
              <v:group id="Canvas 49" o:spid="_x0000_s1028" style="width:377.35pt;height:379.8pt;mso-position-horizontal-relative:char;mso-position-vertical-relative:line" coordsize="4792345,48234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792345;height:4823460;visibility:visible;mso-wrap-style:square" filled="t" fillcolor="#f2f2f2 [3052]" stroked="t" strokecolor="black [3213]">
                  <v:fill o:detectmouseclick="t"/>
                  <v:path o:connecttype="none"/>
                </v:shape>
                <v:rect id="Rectangle 77" o:spid="_x0000_s1030" style="position:absolute;left:309880;top:3038475;width:3013710;height:1586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W566wQAA&#10;ANoAAAAPAAAAZHJzL2Rvd25yZXYueG1sRI/BisJAEETvwv7D0II3nehBJesouu6KBy8mfkCTaZOw&#10;mZ6QaTX79zuC4LGoqlfUatO7Rt2pC7VnA9NJAoq48Lbm0sAl/xkvQQVBtth4JgN/FGCz/hisMLX+&#10;wWe6Z1KqCOGQooFKpE21DkVFDsPEt8TRu/rOoUTZldp2+Ihw1+hZksy1w5rjQoUtfVVU/GY3Z2Bx&#10;Ou3k2/lpXvhrvpMy7+vD3pjRsN9+ghLq5R1+tY/WwAyeV+IN0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VueusEAAADaAAAADwAAAAAAAAAAAAAAAACXAgAAZHJzL2Rvd25y&#10;ZXYueG1sUEsFBgAAAAAEAAQA9QAAAIUDAAAAAA==&#10;" fillcolor="#bfbfbf [2412]"/>
                <v:rect id="Rectangle 78" o:spid="_x0000_s1031" style="position:absolute;left:309880;top:2080260;width:3013710;height:413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zshwgAA&#10;ANoAAAAPAAAAZHJzL2Rvd25yZXYueG1sRI/NasMwEITvgb6D2EBvsZwUmuJGCUl/Qg+5xO4DLNbG&#10;NrVWxtrY7ttHhUKOw8x8w2x2k2vVQH1oPBtYJiko4tLbhisD38Xn4gVUEGSLrWcy8EsBdtuH2QYz&#10;60c+05BLpSKEQ4YGapEu0zqUNTkMie+Io3fxvUOJsq+07XGMcNfqVZo+a4cNx4UaO3qrqfzJr87A&#10;+nQ6yIfzy6L0l+IgVTE1x3djHufT/hWU0CT38H/7yxp4gr8r8Qbo7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XOyHCAAAA2gAAAA8AAAAAAAAAAAAAAAAAlwIAAGRycy9kb3du&#10;cmV2LnhtbFBLBQYAAAAABAAEAPUAAACGAwAAAAA=&#10;" fillcolor="#bfbfbf [2412]">
                  <v:textbox>
                    <w:txbxContent>
                      <w:p w14:paraId="5AFF4672" w14:textId="77777777" w:rsidR="00931224" w:rsidRDefault="00931224" w:rsidP="00B3220B">
                        <w:pPr>
                          <w:spacing w:after="0" w:line="240" w:lineRule="auto"/>
                          <w:jc w:val="center"/>
                        </w:pPr>
                        <w:r>
                          <w:t>IVR System</w:t>
                        </w:r>
                      </w:p>
                    </w:txbxContent>
                  </v:textbox>
                </v:rect>
                <v:shape id="Picture 79" o:spid="_x0000_s1032" type="#_x0000_t75" style="position:absolute;left:468630;top:791210;width:245745;height:556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r&#10;U+3CAAAA2gAAAA8AAABkcnMvZG93bnJldi54bWxEj0FrwkAUhO+C/2F5Qm+6sRSR6CoqCJbiQVs9&#10;P7LPJJh9m2afJv57t1DwOMzMN8x82blK3akJpWcD41ECijjztuTcwM/3djgFFQTZYuWZDDwowHLR&#10;780xtb7lA92PkqsI4ZCigUKkTrUOWUEOw8jXxNG7+MahRNnk2jbYRrir9HuSTLTDkuNCgTVtCsqu&#10;x5szcLpl+/P6V+zu8Vm1X7LdH5K1GPM26FYzUEKdvML/7Z018AF/V+IN0Isn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Ca1PtwgAAANoAAAAPAAAAAAAAAAAAAAAAAJwCAABk&#10;cnMvZG93bnJldi54bWxQSwUGAAAAAAQABAD3AAAAiwMAAAAA&#10;">
                  <v:imagedata r:id="rId13" o:title=""/>
                </v:shape>
                <v:rect id="Rectangle 80" o:spid="_x0000_s1033" style="position:absolute;left:559435;top:3304540;width:763905;height:541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cFAZwQAA&#10;ANoAAAAPAAAAZHJzL2Rvd25yZXYueG1sRI9Bi8IwFITvC/6H8ARva6qiaDWK7OKiR60Xb8/m2Vab&#10;l9JE7frrjSB4HGbmG2a2aEwpblS7wrKCXjcCQZxaXXCmYJ+svscgnEfWWFomBf/kYDFvfc0w1vbO&#10;W7rtfCYChF2MCnLvq1hKl+Zk0HVtRRy8k60N+iDrTOoa7wFuStmPopE0WHBYyLGin5zSy+5qFByL&#10;/h4f2+QvMpPVwG+a5Hw9/CrVaTfLKQhPjf+E3+21VjCE15VwA+T8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BQGcEAAADaAAAADwAAAAAAAAAAAAAAAACXAgAAZHJzL2Rvd25y&#10;ZXYueG1sUEsFBgAAAAAEAAQA9QAAAIUDAAAAAA==&#10;">
                  <v:textbox>
                    <w:txbxContent>
                      <w:p w14:paraId="0C88F5E3" w14:textId="77777777" w:rsidR="00931224" w:rsidRDefault="00931224" w:rsidP="00B3220B">
                        <w:pPr>
                          <w:jc w:val="center"/>
                        </w:pPr>
                        <w:r>
                          <w:t xml:space="preserve">Mobile </w:t>
                        </w:r>
                        <w:proofErr w:type="spellStart"/>
                        <w:r>
                          <w:t>Kunji</w:t>
                        </w:r>
                        <w:proofErr w:type="spellEnd"/>
                      </w:p>
                    </w:txbxContent>
                  </v:textbox>
                </v:rect>
                <v:rect id="Rectangle 81" o:spid="_x0000_s1034" style="position:absolute;left:559435;top:4067810;width:2499360;height:27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dPpwgAA&#10;ANsAAAAPAAAAZHJzL2Rvd25yZXYueG1sRE9Na8JAEL0L/odlCr2ZTSOUmrqGoijtMSYXb9PsmMRm&#10;Z0N2NWl/fbdQ8DaP9znrbDKduNHgWssKnqIYBHFldcu1grLYL15AOI+ssbNMCr7JQbaZz9aYajty&#10;Trejr0UIYZeigsb7PpXSVQ0ZdJHtiQN3toNBH+BQSz3gGMJNJ5M4fpYGWw4NDfa0baj6Ol6Ngs82&#10;KfEnLw6xWe2X/mMqLtfTTqnHh+ntFYSnyd/F/+53HeYv4e+XcID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90+nCAAAA2wAAAA8AAAAAAAAAAAAAAAAAlwIAAGRycy9kb3du&#10;cmV2LnhtbFBLBQYAAAAABAAEAPUAAACGAwAAAAA=&#10;">
                  <v:textbox>
                    <w:txbxContent>
                      <w:p w14:paraId="2C1E2BCF" w14:textId="77777777" w:rsidR="00931224" w:rsidRDefault="00931224" w:rsidP="00B3220B">
                        <w:pPr>
                          <w:jc w:val="center"/>
                        </w:pPr>
                        <w:r>
                          <w:t>MOTECH Platform</w:t>
                        </w:r>
                      </w:p>
                    </w:txbxContent>
                  </v:textbox>
                </v:rect>
                <v:rect id="Rectangle 82" o:spid="_x0000_s1035" style="position:absolute;left:1419225;top:3304540;width:764540;height:541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2O4GwQAA&#10;ANsAAAAPAAAAZHJzL2Rvd25yZXYueG1sRE9Ni8IwEL0L/ocwwt401WVlrUYRRdk9anvZ29iMbbWZ&#10;lCZq9debBcHbPN7nzBatqcSVGldaVjAcRCCIM6tLzhWkyab/DcJ5ZI2VZVJwJweLebczw1jbG+/o&#10;uve5CCHsYlRQeF/HUrqsIINuYGviwB1tY9AH2ORSN3gL4aaSoygaS4Mlh4YCa1oVlJ33F6PgUI5S&#10;fOySbWQmm0//2yany99aqY9eu5yC8NT6t/jl/tFh/hf8/xIOk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tjuBsEAAADbAAAADwAAAAAAAAAAAAAAAACXAgAAZHJzL2Rvd25y&#10;ZXYueG1sUEsFBgAAAAAEAAQA9QAAAIUDAAAAAA==&#10;">
                  <v:textbox>
                    <w:txbxContent>
                      <w:p w14:paraId="77094B08" w14:textId="77777777" w:rsidR="00931224" w:rsidRDefault="00931224" w:rsidP="00B3220B">
                        <w:pPr>
                          <w:jc w:val="center"/>
                        </w:pPr>
                        <w:r>
                          <w:t>Mobile Academy</w:t>
                        </w:r>
                      </w:p>
                    </w:txbxContent>
                  </v:textbox>
                </v:rect>
                <v:rect id="Rectangle 83" o:spid="_x0000_s1036" style="position:absolute;left:2292985;top:3304540;width:765810;height:541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RlUxAAA&#10;ANsAAAAPAAAAZHJzL2Rvd25yZXYueG1sRI9Ba8JAFITvQv/D8gq96aYRSo2uUlpS2qPGi7dn9pnE&#10;Zt+G7EZXf70rFDwOM/MNs1gF04oT9a6xrOB1koAgLq1uuFKwLfLxOwjnkTW2lknBhRyslk+jBWba&#10;nnlNp42vRISwy1BB7X2XSenKmgy6ie2Io3ewvUEfZV9J3eM5wk0r0yR5kwYbjgs1dvRZU/m3GYyC&#10;fZNu8bouvhMzy6f+NxTHYfel1Mtz+JiD8BT8I/zf/tEK0incv8Qf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EZVMQAAADbAAAADwAAAAAAAAAAAAAAAACXAgAAZHJzL2Rv&#10;d25yZXYueG1sUEsFBgAAAAAEAAQA9QAAAIgDAAAAAA==&#10;">
                  <v:textbox>
                    <w:txbxContent>
                      <w:p w14:paraId="523730C3" w14:textId="77777777" w:rsidR="00931224" w:rsidRDefault="00931224" w:rsidP="00B3220B">
                        <w:pPr>
                          <w:jc w:val="center"/>
                        </w:pPr>
                        <w:r>
                          <w:t>Kilkari</w:t>
                        </w:r>
                      </w:p>
                    </w:txbxContent>
                  </v:textbox>
                </v:rect>
                <v:shapetype id="_x0000_t202" coordsize="21600,21600" o:spt="202" path="m0,0l0,21600,21600,21600,21600,0xe">
                  <v:stroke joinstyle="miter"/>
                  <v:path gradientshapeok="t" o:connecttype="rect"/>
                </v:shapetype>
                <v:shape id="Text Box 84" o:spid="_x0000_s1037" type="#_x0000_t202" style="position:absolute;left:118745;top:94615;width:3769360;height:294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F0DB93" w14:textId="77777777" w:rsidR="00931224" w:rsidRPr="007D6586" w:rsidRDefault="00931224"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v:textbox>
                </v:shape>
                <v:shapetype id="_x0000_t32" coordsize="21600,21600" o:spt="32" o:oned="t" path="m0,0l21600,21600e" filled="f">
                  <v:path arrowok="t" fillok="f" o:connecttype="none"/>
                  <o:lock v:ext="edit" shapetype="t"/>
                </v:shapetype>
                <v:shape id="AutoShape 85" o:spid="_x0000_s1038" type="#_x0000_t32" style="position:absolute;left:604520;top:1346200;width:635;height:7315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9sMQAAADbAAAADwAAAGRycy9kb3ducmV2LnhtbESPQWvCQBSE70L/w/IK3nTTgMVGV5EW&#10;QVCEahG8PbPPJDb7NuxuNP33bkHwOMzMN8x03plaXMn5yrKCt2ECgji3uuJCwc9+ORiD8AFZY22Z&#10;FPyRh/nspTfFTNsbf9N1FwoRIewzVFCG0GRS+rwkg35oG+Lona0zGKJ0hdQObxFuapkmybs0WHFc&#10;KLGhz5Ly311rFLTOp8flYbNeNPLjq01rWl1OW6X6r91iAiJQF57hR3ulFaQj+P8Sf4C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372wxAAAANsAAAAPAAAAAAAAAAAA&#10;AAAAAKECAABkcnMvZG93bnJldi54bWxQSwUGAAAAAAQABAD5AAAAkgMAAAAA&#10;">
                  <v:stroke dashstyle="3 1" endarrow="block"/>
                </v:shape>
                <v:shape id="Text Box 86" o:spid="_x0000_s1039" type="#_x0000_t202" style="position:absolute;left:433705;top:1344930;width:158750;height:640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ZVpxxwAA&#10;ANsAAAAPAAAAZHJzL2Rvd25yZXYueG1sRI9Pa8JAFMTvQr/D8gq9SN0oktroKlUIiIfin1bJ7ZF9&#10;JqHZtyG71fjtXaHQ4zAzv2Fmi87U4kKtqywrGA4iEMS51RUXCr4O6esEhPPIGmvLpOBGDhbzp94M&#10;E22vvKPL3hciQNglqKD0vkmkdHlJBt3ANsTBO9vWoA+yLaRu8RrgppajKIqlwYrDQokNrUrKf/a/&#10;RsH4O4+y+Php0v5wk23TeJm9n3ZKvTx3H1MQnjr/H/5rr7WC0Rs8voQfIO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2VacccAAADbAAAADwAAAAAAAAAAAAAAAACXAgAAZHJz&#10;L2Rvd25yZXYueG1sUEsFBgAAAAAEAAQA9QAAAIsDAAAAAA==&#10;" filled="f" stroked="f">
                  <v:textbox style="layout-flow:vertical;mso-layout-flow-alt:bottom-to-top" inset="0,0,0,0">
                    <w:txbxContent>
                      <w:p w14:paraId="21C1405B" w14:textId="77777777" w:rsidR="00931224" w:rsidRPr="000B5789" w:rsidRDefault="00931224" w:rsidP="00B3220B">
                        <w:pPr>
                          <w:spacing w:after="0" w:line="240" w:lineRule="auto"/>
                          <w:rPr>
                            <w:sz w:val="16"/>
                            <w:szCs w:val="16"/>
                          </w:rPr>
                        </w:pPr>
                        <w:r w:rsidRPr="000B5789">
                          <w:rPr>
                            <w:sz w:val="16"/>
                            <w:szCs w:val="16"/>
                          </w:rPr>
                          <w:t>Dial Long Code</w:t>
                        </w:r>
                      </w:p>
                    </w:txbxContent>
                  </v:textbox>
                </v:shape>
                <v:shape id="Text Box 87" o:spid="_x0000_s1040" type="#_x0000_t202" style="position:absolute;left:351155;top:558165;width:56451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DtivQAA&#10;ANsAAAAPAAAAZHJzL2Rvd25yZXYueG1sRE9LCsIwEN0L3iGM4EY01YVINYof/GxctHqAoRnbYjMp&#10;TdTq6c1CcPl4/8WqNZV4UuNKywrGowgEcWZ1ybmC62U/nIFwHlljZZkUvMnBatntLDDW9sUJPVOf&#10;ixDCLkYFhfd1LKXLCjLoRrYmDtzNNgZ9gE0udYOvEG4qOYmiqTRYcmgosKZtQdk9fRgFtE7s53x3&#10;B5NsdtvDrWQayKNS/V67noPw1Pq/+Oc+aQWTMDZ8CT9ALr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YzDtivQAAANsAAAAPAAAAAAAAAAAAAAAAAJcCAABkcnMvZG93bnJldi54&#10;bWxQSwUGAAAAAAQABAD1AAAAgQMAAAAA&#10;" filled="f" stroked="f">
                  <v:textbox inset="0,0,0,0">
                    <w:txbxContent>
                      <w:p w14:paraId="4CBEF16B" w14:textId="77777777" w:rsidR="00931224" w:rsidRPr="000B5789" w:rsidRDefault="00931224"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v:textbox>
                </v:shape>
                <v:shape id="Picture 88" o:spid="_x0000_s1041" type="#_x0000_t75" style="position:absolute;left:1606550;top:791210;width:245745;height:556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gO&#10;SCfDAAAA2wAAAA8AAABkcnMvZG93bnJldi54bWxEj09rwkAUxO8Fv8PyhN6aTT0Um7pKFQRL8eC/&#10;nh/ZZxLMvo3Zp4nf3hWEHoeZ+Q0zmfWuVldqQ+XZwHuSgiLOva24MLDfLd/GoIIgW6w9k4EbBZhN&#10;By8TzKzveEPXrRQqQjhkaKAUaTKtQ16Sw5D4hjh6R986lCjbQtsWuwh3tR6l6Yd2WHFcKLGhRUn5&#10;aXtxBg6XfP03P4td3X7q7leW6006F2Neh/33FyihXv7Dz/bKGhh9wuNL/AF6e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A5IJ8MAAADbAAAADwAAAAAAAAAAAAAAAACcAgAA&#10;ZHJzL2Rvd25yZXYueG1sUEsFBgAAAAAEAAQA9wAAAIwDAAAAAA==&#10;">
                  <v:imagedata r:id="rId14" o:title=""/>
                </v:shape>
                <v:shape id="Text Box 89" o:spid="_x0000_s1042" type="#_x0000_t202" style="position:absolute;left:1328420;top:549275;width:873760;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ZpVwwAA&#10;ANsAAAAPAAAAZHJzL2Rvd25yZXYueG1sRI9Ba8JAFITvBf/D8gQvxWy0UErMKjGi7aWHpP6AR/aZ&#10;BLNvQ3bV6K93C4Ueh5n5hkk3o+nElQbXWlawiGIQxJXVLdcKjj/7+QcI55E1dpZJwZ0cbNaTlxQT&#10;bW9c0LX0tQgQdgkqaLzvEyld1ZBBF9meOHgnOxj0QQ611APeAtx0chnH79Jgy2GhwZ7yhqpzeTEK&#10;KCvs4/vsDqbY7vLDqWV6lZ9KzaZjtgLhafT/4b/2l1bwtoTfL+EHyP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ZpVwwAAANsAAAAPAAAAAAAAAAAAAAAAAJcCAABkcnMvZG93&#10;bnJldi54bWxQSwUGAAAAAAQABAD1AAAAhwMAAAAA&#10;" filled="f" stroked="f">
                  <v:textbox inset="0,0,0,0">
                    <w:txbxContent>
                      <w:p w14:paraId="49604FE4" w14:textId="77777777" w:rsidR="00931224" w:rsidRPr="000B5789" w:rsidRDefault="00931224" w:rsidP="00B3220B">
                        <w:pPr>
                          <w:rPr>
                            <w:sz w:val="16"/>
                            <w:szCs w:val="16"/>
                          </w:rPr>
                        </w:pPr>
                        <w:r w:rsidRPr="000B5789">
                          <w:rPr>
                            <w:sz w:val="16"/>
                            <w:szCs w:val="16"/>
                          </w:rPr>
                          <w:t>Mobile Academy Subscribers</w:t>
                        </w:r>
                      </w:p>
                    </w:txbxContent>
                  </v:textbox>
                </v:shape>
                <v:shape id="Picture 90" o:spid="_x0000_s1043" type="#_x0000_t75" style="position:absolute;left:2722245;top:791210;width:245745;height:556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10;6RDDAAAA2wAAAA8AAABkcnMvZG93bnJldi54bWxEj19rwkAQxN8Lfodjhb41l1YQST2lCoKl+OC/&#10;Pi+5NQnm9mJuNfHbe4WCj8PM/IaZzntXqxu1ofJs4D1JQRHn3lZcGDjsV28TUEGQLdaeycCdAsxn&#10;g5cpZtZ3vKXbTgoVIRwyNFCKNJnWIS/JYUh8Qxy9k28dSpRtoW2LXYS7Wn+k6Vg7rDgulNjQsqT8&#10;vLs6A8drvvldXMSu79919yOrzTZdiDGvw/7rE5RQL8/wf3ttDYxG8Pcl/gA9e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pEMMAAADbAAAADwAAAAAAAAAAAAAAAACcAgAA&#10;ZHJzL2Rvd25yZXYueG1sUEsFBgAAAAAEAAQA9wAAAIwDAAAAAA==&#10;">
                  <v:imagedata r:id="rId15" o:title=""/>
                </v:shape>
                <v:shape id="Text Box 91" o:spid="_x0000_s1044" type="#_x0000_t202" style="position:absolute;left:2604770;top:549910;width:613410;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Ke6xAAA&#10;ANsAAAAPAAAAZHJzL2Rvd25yZXYueG1sRI/NasMwEITvgb6D2EIuoZHThFJcy8ZNSdJLD077AIu1&#10;/sHWylhK4vbpo0Ahx2FmvmGSbDK9ONPoWssKVssIBHFpdcu1gp/v3dMrCOeRNfaWScEvOcjSh1mC&#10;sbYXLuh89LUIEHYxKmi8H2IpXdmQQbe0A3HwKjsa9EGOtdQjXgLc9PI5il6kwZbDQoMDbRsqu+PJ&#10;KKC8sH9fndub4v1ju69apoU8KDV/nPI3EJ4mfw//tz+1gvUGbl/CD5Dp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FinusQAAADbAAAADwAAAAAAAAAAAAAAAACXAgAAZHJzL2Rv&#10;d25yZXYueG1sUEsFBgAAAAAEAAQA9QAAAIgDAAAAAA==&#10;" filled="f" stroked="f">
                  <v:textbox inset="0,0,0,0">
                    <w:txbxContent>
                      <w:p w14:paraId="1BB8C455" w14:textId="77777777" w:rsidR="00931224" w:rsidRPr="000B5789" w:rsidRDefault="00931224" w:rsidP="00B3220B">
                        <w:pPr>
                          <w:rPr>
                            <w:sz w:val="16"/>
                            <w:szCs w:val="16"/>
                          </w:rPr>
                        </w:pPr>
                        <w:r w:rsidRPr="000B5789">
                          <w:rPr>
                            <w:sz w:val="16"/>
                            <w:szCs w:val="16"/>
                          </w:rPr>
                          <w:t>Kilkari Subscribers</w:t>
                        </w:r>
                      </w:p>
                    </w:txbxContent>
                  </v:textbox>
                </v:shape>
                <v:shape id="Text Box 92" o:spid="_x0000_s1045" type="#_x0000_t202" style="position:absolute;left:1567815;top:1332865;width:158750;height:640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IvdAxwAA&#10;ANsAAAAPAAAAZHJzL2Rvd25yZXYueG1sRI9Ba8JAFITvgv9heYVepG6sbdDoKioESg9SbVVye2Rf&#10;k2D2bciumv57t1DocZiZb5j5sjO1uFLrKssKRsMIBHFudcWFgq/P9GkCwnlkjbVlUvBDDpaLfm+O&#10;ibY33tF17wsRIOwSVFB63yRSurwkg25oG+LgfdvWoA+yLaRu8RbgppbPURRLgxWHhRIb2pSUn/cX&#10;o+DlkEdZfNyadDB6zz7SeJ1NTzulHh+61QyEp87/h//ab1rB+BV+v4QfIB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SL3QMcAAADbAAAADwAAAAAAAAAAAAAAAACXAgAAZHJz&#10;L2Rvd25yZXYueG1sUEsFBgAAAAAEAAQA9QAAAIsDAAAAAA==&#10;" filled="f" stroked="f">
                  <v:textbox style="layout-flow:vertical;mso-layout-flow-alt:bottom-to-top" inset="0,0,0,0">
                    <w:txbxContent>
                      <w:p w14:paraId="25D7650A" w14:textId="77777777" w:rsidR="00931224" w:rsidRPr="000B5789" w:rsidRDefault="00931224" w:rsidP="00B3220B">
                        <w:pPr>
                          <w:spacing w:after="0" w:line="240" w:lineRule="auto"/>
                          <w:rPr>
                            <w:sz w:val="16"/>
                            <w:szCs w:val="16"/>
                          </w:rPr>
                        </w:pPr>
                        <w:r w:rsidRPr="000B5789">
                          <w:rPr>
                            <w:sz w:val="16"/>
                            <w:szCs w:val="16"/>
                          </w:rPr>
                          <w:t>Dial Long Code</w:t>
                        </w:r>
                      </w:p>
                    </w:txbxContent>
                  </v:textbox>
                </v:shape>
                <v:shape id="AutoShape 93" o:spid="_x0000_s1046" type="#_x0000_t32" style="position:absolute;left:2937510;top:1347470;width:635;height:7315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OMIAAADbAAAADwAAAGRycy9kb3ducmV2LnhtbESPT4vCMBTE78J+h/CEvWnqH0S6RilV&#10;YY+uCnt9NK9NsXnpNlHrtzeCsMdhZn7DrDa9bcSNOl87VjAZJyCIC6drrhScT/vREoQPyBobx6Tg&#10;QR4264/BClPt7vxDt2OoRISwT1GBCaFNpfSFIYt+7Fri6JWusxii7CqpO7xHuG3kNEkW0mLNccFg&#10;S7mh4nK8WgXZoyjNtgzZ799kvtvuynx+kLlSn8M++wIRqA//4Xf7WyuYLeD1Jf4A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t/OMIAAADbAAAADwAAAAAAAAAAAAAA&#10;AAChAgAAZHJzL2Rvd25yZXYueG1sUEsFBgAAAAAEAAQA+QAAAJADAAAAAA==&#10;">
                  <v:stroke dashstyle="3 1" startarrow="block"/>
                </v:shape>
                <v:shape id="Text Box 94" o:spid="_x0000_s1047" type="#_x0000_t202" style="position:absolute;left:2589530;top:1309370;width:158750;height:640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MysxwAA&#10;ANsAAAAPAAAAZHJzL2Rvd25yZXYueG1sRI9Pa8JAFMTvQr/D8gq9iG60EjV1lVoIFA9S/7SS2yP7&#10;moRm34bsqum3dwsFj8PM/IZZrDpTiwu1rrKsYDSMQBDnVldcKDge0sEMhPPIGmvLpOCXHKyWD70F&#10;JtpeeUeXvS9EgLBLUEHpfZNI6fKSDLqhbYiD921bgz7ItpC6xWuAm1qOoyiWBisOCyU29FZS/rM/&#10;GwWTzzzK4q+tSfujTfaRxutsftop9fTYvb6A8NT5e/i//a4VPE/h70v4AXJ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rzMrMcAAADbAAAADwAAAAAAAAAAAAAAAACXAgAAZHJz&#10;L2Rvd25yZXYueG1sUEsFBgAAAAAEAAQA9QAAAIsDAAAAAA==&#10;" filled="f" stroked="f">
                  <v:textbox style="layout-flow:vertical;mso-layout-flow-alt:bottom-to-top" inset="0,0,0,0">
                    <w:txbxContent>
                      <w:p w14:paraId="236F0158" w14:textId="77777777" w:rsidR="00931224" w:rsidRPr="000B5789" w:rsidRDefault="00931224" w:rsidP="00B3220B">
                        <w:pPr>
                          <w:spacing w:after="0" w:line="240" w:lineRule="auto"/>
                          <w:rPr>
                            <w:sz w:val="16"/>
                            <w:szCs w:val="16"/>
                          </w:rPr>
                        </w:pPr>
                        <w:r w:rsidRPr="000B5789">
                          <w:rPr>
                            <w:sz w:val="16"/>
                            <w:szCs w:val="16"/>
                          </w:rPr>
                          <w:t>Dial Long Code</w:t>
                        </w:r>
                      </w:p>
                    </w:txbxContent>
                  </v:textbox>
                </v:shape>
                <v:shape id="AutoShape 95" o:spid="_x0000_s1048" type="#_x0000_t32" style="position:absolute;left:1746885;top:1346200;width:635;height:7315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eE88EAAADbAAAADwAAAGRycy9kb3ducmV2LnhtbERPXWvCMBR9F/wP4Qp709QKslWjiCII&#10;E2FuDHy7a+7aanNTklTrvzcPgo+H8z1fdqYWV3K+sqxgPEpAEOdWV1wo+PneDt9B+ICssbZMCu7k&#10;Ybno9+aYaXvjL7oeQyFiCPsMFZQhNJmUPi/JoB/Zhjhy/9YZDBG6QmqHtxhuapkmyVQarDg2lNjQ&#10;uqT8cmyNgtb59LT93X+uGvmxadOadue/g1Jvg241AxGoCy/x073TCiZxbPwSf4BcP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UB4TzwQAAANsAAAAPAAAAAAAAAAAAAAAA&#10;AKECAABkcnMvZG93bnJldi54bWxQSwUGAAAAAAQABAD5AAAAjwMAAAAA&#10;">
                  <v:stroke dashstyle="3 1" endarrow="block"/>
                </v:shape>
                <v:shape id="AutoShape 96" o:spid="_x0000_s1049" type="#_x0000_t32" style="position:absolute;left:2775585;top:1346200;width:635;height:7315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0shaMUAAADbAAAADwAAAGRycy9kb3ducmV2LnhtbESPQWvCQBSE7wX/w/KE3urGFEqNriEo&#10;gtBSqC2Ct2f2mUSzb8PuRtN/3y0UPA4z8w2zyAfTiis531hWMJ0kIIhLqxuuFHx/bZ5eQfiArLG1&#10;TAp+yEO+HD0sMNP2xp903YVKRAj7DBXUIXSZlL6syaCf2I44eifrDIYoXSW1w1uEm1amSfIiDTYc&#10;F2rsaFVTedn1RkHvfHrY7N/fik7O1n3a0vZ8/FDqcTwUcxCBhnAP/7e3WsHzDP6+xB8gl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0shaMUAAADbAAAADwAAAAAAAAAA&#10;AAAAAAChAgAAZHJzL2Rvd25yZXYueG1sUEsFBgAAAAAEAAQA+QAAAJMDAAAAAA==&#10;">
                  <v:stroke dashstyle="3 1" endarrow="block"/>
                </v:shape>
                <v:shape id="Text Box 97" o:spid="_x0000_s1050" type="#_x0000_t202" style="position:absolute;left:2973070;top:1403985;width:158750;height:640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lwwAA&#10;ANsAAAAPAAAAZHJzL2Rvd25yZXYueG1sRE9La8JAEL4X/A/LFHopdWOR0KauooWAeJD6aEtuQ3aa&#10;BLOzIbvV+O+dQ6HHj+89WwyuVWfqQ+PZwGScgCIuvW24MnA85E8voEJEtth6JgNXCrCYj+5mmFl/&#10;4R2d97FSEsIhQwN1jF2mdShrchjGviMW7sf3DqPAvtK2x4uEu1Y/J0mqHTYsDTV29F5Tedr/OgPT&#10;zzIp0q+tyx8nm+IjT1fF6/fOmIf7YfkGKtIQ/8V/7rUVn6yXL/ID9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UyelwwAAANsAAAAPAAAAAAAAAAAAAAAAAJcCAABkcnMvZG93&#10;bnJldi54bWxQSwUGAAAAAAQABAD1AAAAhwMAAAAA&#10;" filled="f" stroked="f">
                  <v:textbox style="layout-flow:vertical;mso-layout-flow-alt:bottom-to-top" inset="0,0,0,0">
                    <w:txbxContent>
                      <w:p w14:paraId="51D1136D" w14:textId="77777777" w:rsidR="00931224" w:rsidRPr="000B5789" w:rsidRDefault="00931224" w:rsidP="00B3220B">
                        <w:pPr>
                          <w:spacing w:after="0" w:line="240" w:lineRule="auto"/>
                          <w:rPr>
                            <w:sz w:val="16"/>
                            <w:szCs w:val="16"/>
                          </w:rPr>
                        </w:pPr>
                        <w:r>
                          <w:rPr>
                            <w:sz w:val="16"/>
                            <w:szCs w:val="16"/>
                          </w:rPr>
                          <w:t>Outbound Call</w:t>
                        </w:r>
                      </w:p>
                    </w:txbxContent>
                  </v:textbox>
                </v:shape>
                <v:shape id="AutoShape 98" o:spid="_x0000_s1051" type="#_x0000_t32" style="position:absolute;left:1232535;top:2472055;width:635;height:5670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UMcIAAADbAAAADwAAAGRycy9kb3ducmV2LnhtbESPQWvCQBSE7wX/w/KE3ppNSiglukqI&#10;Ch5bK3h9ZF+ywezbmN1q/PfdguBxmJlvmOV6sr240ug7xwqyJAVBXDvdcavg+LN7+wThA7LG3jEp&#10;uJOH9Wr2ssRCuxt/0/UQWhEh7AtUYEIYCil9bciiT9xAHL3GjRZDlGMr9Yi3CLe9fE/TD2mx47hg&#10;cKDKUH0+/FoF5b1uzKYJ5emS5dvNtqnyL1kp9TqfygWIQFN4hh/tvVaQZ/D/Jf4Aufo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SUMcIAAADbAAAADwAAAAAAAAAAAAAA&#10;AAChAgAAZHJzL2Rvd25yZXYueG1sUEsFBgAAAAAEAAQA+QAAAJADAAAAAA==&#10;">
                  <v:stroke dashstyle="3 1" startarrow="block"/>
                </v:shape>
                <v:shape id="Text Box 99" o:spid="_x0000_s1052" type="#_x0000_t202" style="position:absolute;left:559435;top:2560873;width:661035;height:429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Yp5wwAA&#10;ANsAAAAPAAAAZHJzL2Rvd25yZXYueG1sRI/disIwFITvBd8hHME7TVcXla5RRFT0Yi/8eYCzzWla&#10;tjkpTdTq02+EBS+HmfmGmS9bW4kbNb50rOBjmIAgzpwu2Si4nLeDGQgfkDVWjknBgzwsF93OHFPt&#10;7nyk2ykYESHsU1RQhFCnUvqsIIt+6Gri6OWusRiibIzUDd4j3FZylCQTabHkuFBgTeuCst/T1SpY&#10;P3M0yU/9vZtkY3MINN2U+VSpfq9dfYEI1IZ3+L+91wo+R/D6En+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VYp5wwAAANsAAAAPAAAAAAAAAAAAAAAAAJcCAABkcnMvZG93&#10;bnJldi54bWxQSwUGAAAAAAQABAD1AAAAhwMAAAAA&#10;" stroked="f">
                  <v:textbox inset="0,0,0,0">
                    <w:txbxContent>
                      <w:p w14:paraId="12B1EC64" w14:textId="77777777" w:rsidR="00931224" w:rsidRPr="000B5789" w:rsidRDefault="00931224" w:rsidP="00B3220B">
                        <w:pPr>
                          <w:spacing w:after="0" w:line="240" w:lineRule="auto"/>
                          <w:rPr>
                            <w:sz w:val="16"/>
                            <w:szCs w:val="16"/>
                          </w:rPr>
                        </w:pPr>
                        <w:r>
                          <w:rPr>
                            <w:sz w:val="16"/>
                            <w:szCs w:val="16"/>
                          </w:rPr>
                          <w:t>VXML Scripts, Bookmarks, Misc. Info, SMS</w:t>
                        </w:r>
                      </w:p>
                    </w:txbxContent>
                  </v:textbox>
                </v:shape>
                <v:shape id="AutoShape 100" o:spid="_x0000_s1053" type="#_x0000_t32" style="position:absolute;left:2317115;top:2480310;width:635;height:5670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Vl/8UAAADbAAAADwAAAGRycy9kb3ducmV2LnhtbESP3WrCQBSE7wt9h+UUvGs2piJt6irS&#10;IgiK4A+F3p1mT5PY7Nmwu9H49q4g9HKYmW+Yyaw3jTiR87VlBcMkBUFcWF1zqeCwXzy/gvABWWNj&#10;mRRcyMNs+vgwwVzbM2/ptAuliBD2OSqoQmhzKX1RkUGf2JY4er/WGQxRulJqh+cIN43M0nQsDdYc&#10;Fyps6aOi4m/XGQWd89n34mu9mrfy7bPLGloefzZKDZ76+TuIQH34D9/bS61g9AK3L/EHyOk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qVl/8UAAADbAAAADwAAAAAAAAAA&#10;AAAAAAChAgAAZHJzL2Rvd25yZXYueG1sUEsFBgAAAAAEAAQA+QAAAJMDAAAAAA==&#10;">
                  <v:stroke dashstyle="3 1" endarrow="block"/>
                </v:shape>
                <v:shape id="Text Box 101" o:spid="_x0000_s1054" type="#_x0000_t202" style="position:absolute;left:2353945;top:2560873;width:677545;height:429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8LeWwwAA&#10;ANsAAAAPAAAAZHJzL2Rvd25yZXYueG1sRI/disIwFITvF3yHcATv1nRVVLpGEVHRi73w5wHONqdp&#10;2eakNFGrT2+EBS+HmfmGmS1aW4krNb50rOCrn4Agzpwu2Sg4nzafUxA+IGusHJOCO3lYzDsfM0y1&#10;u/GBrsdgRISwT1FBEUKdSumzgiz6vquJo5e7xmKIsjFSN3iLcFvJQZKMpcWS40KBNa0Kyv6OF6tg&#10;9cjRJL/1z3acDc0+0GRd5hOlet12+Q0iUBve4f/2TisYjeD1Jf4A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8LeWwwAAANsAAAAPAAAAAAAAAAAAAAAAAJcCAABkcnMvZG93&#10;bnJldi54bWxQSwUGAAAAAAQABAD1AAAAhwMAAAAA&#10;" stroked="f">
                  <v:textbox inset="0,0,0,0">
                    <w:txbxContent>
                      <w:p w14:paraId="2FCEB0BB" w14:textId="77777777" w:rsidR="00931224" w:rsidRDefault="00931224" w:rsidP="00B3220B">
                        <w:pPr>
                          <w:spacing w:after="0" w:line="240" w:lineRule="auto"/>
                          <w:rPr>
                            <w:sz w:val="16"/>
                            <w:szCs w:val="16"/>
                          </w:rPr>
                        </w:pPr>
                        <w:r>
                          <w:rPr>
                            <w:sz w:val="16"/>
                            <w:szCs w:val="16"/>
                          </w:rPr>
                          <w:t xml:space="preserve">Call Details, </w:t>
                        </w:r>
                      </w:p>
                      <w:p w14:paraId="275EB998" w14:textId="77777777" w:rsidR="00931224" w:rsidRPr="000B5789" w:rsidRDefault="00931224" w:rsidP="00B3220B">
                        <w:pPr>
                          <w:spacing w:after="0" w:line="240" w:lineRule="auto"/>
                          <w:rPr>
                            <w:sz w:val="16"/>
                            <w:szCs w:val="16"/>
                          </w:rPr>
                        </w:pPr>
                        <w:r>
                          <w:rPr>
                            <w:sz w:val="16"/>
                            <w:szCs w:val="16"/>
                          </w:rPr>
                          <w:t>Bookmarks, Misc. Info</w:t>
                        </w:r>
                      </w:p>
                    </w:txbxContent>
                  </v:textbox>
                </v:shape>
                <v:rect id="Rectangle 102" o:spid="_x0000_s1055" style="position:absolute;left:3966210;top:4170680;width:731520;height:365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iwzxQAA&#10;ANsAAAAPAAAAZHJzL2Rvd25yZXYueG1sRI9BawIxFITvQv9DeAVvmq2o6NYoIiqltIdaFXp73bzu&#10;Lk1eliTq+u+NUOhxmJlvmNmitUacyYfasYKnfgaCuHC65lLB/nPTm4AIEVmjcUwKrhRgMX/ozDDX&#10;7sIfdN7FUiQIhxwVVDE2uZShqMhi6LuGOHk/zluMSfpSao+XBLdGDrJsLC3WnBYqbGhVUfG7O1kF&#10;xfh9MDHXUfn1uv32b+Fo1lN/UKr72C6fQURq43/4r/2iFQxHcP+SfoC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iLDPFAAAA2wAAAA8AAAAAAAAAAAAAAAAAlwIAAGRycy9k&#10;b3ducmV2LnhtbFBLBQYAAAAABAAEAPUAAACJAwAAAAA=&#10;" fillcolor="#bfbfbf [2412]">
                  <v:textbox inset="0,0,0,0">
                    <w:txbxContent>
                      <w:p w14:paraId="1FFA6DB3" w14:textId="77777777" w:rsidR="00931224" w:rsidRPr="00D2011E" w:rsidRDefault="00931224" w:rsidP="00B3220B">
                        <w:pPr>
                          <w:spacing w:after="0" w:line="240" w:lineRule="auto"/>
                          <w:jc w:val="center"/>
                          <w:rPr>
                            <w:sz w:val="16"/>
                          </w:rPr>
                        </w:pPr>
                        <w:r w:rsidRPr="00D2011E">
                          <w:rPr>
                            <w:sz w:val="16"/>
                          </w:rPr>
                          <w:t>Reports Interface</w:t>
                        </w:r>
                      </w:p>
                    </w:txbxContent>
                  </v:textbox>
                </v:rect>
                <v:rect id="Rectangle 103" o:spid="_x0000_s1056" style="position:absolute;left:3966210;top:3575050;width:731520;height:365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LJExQAA&#10;ANsAAAAPAAAAZHJzL2Rvd25yZXYueG1sRI9BawIxFITvhf6H8Aq91axiF7sapYiWUvSg1UJvz81z&#10;d2nysiSprv++KQgeh5n5hpnMOmvEiXxoHCvo9zIQxKXTDVcKdp/LpxGIEJE1Gsek4EIBZtP7uwkW&#10;2p15Q6dtrESCcChQQR1jW0gZyposhp5riZN3dN5iTNJXUns8J7g1cpBlubTYcFqosaV5TeXP9tcq&#10;KPP1YGQuz9X3x9vBr8KXWbz4vVKPD93rGESkLt7C1/a7VjDM4f9L+g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wskTFAAAA2wAAAA8AAAAAAAAAAAAAAAAAlwIAAGRycy9k&#10;b3ducmV2LnhtbFBLBQYAAAAABAAEAPUAAACJAwAAAAA=&#10;" fillcolor="#bfbfbf [2412]">
                  <v:textbox inset="0,0,0,0">
                    <w:txbxContent>
                      <w:p w14:paraId="2C1E73FF" w14:textId="77777777" w:rsidR="00931224" w:rsidRPr="000B5789" w:rsidRDefault="00931224" w:rsidP="00B3220B">
                        <w:pPr>
                          <w:spacing w:after="0" w:line="240" w:lineRule="auto"/>
                          <w:jc w:val="center"/>
                          <w:rPr>
                            <w:sz w:val="16"/>
                          </w:rPr>
                        </w:pPr>
                        <w:r w:rsidRPr="000B5789">
                          <w:rPr>
                            <w:sz w:val="16"/>
                          </w:rPr>
                          <w:t>Data Upload Interface</w:t>
                        </w:r>
                      </w:p>
                    </w:txbxContent>
                  </v:textbox>
                </v:rect>
                <v:shape id="AutoShape 104" o:spid="_x0000_s1057" type="#_x0000_t32" style="position:absolute;left:3320415;top:3746500;width:64008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pgXrMMAAADbAAAADwAAAGRycy9kb3ducmV2LnhtbESP0WrCQBRE34X+w3ILfdNdxWqJriJK&#10;oOTJqh9wyd4m0ezdmF1j/Hu3IPRxmJkzzHLd21p01PrKsYbxSIEgzp2puNBwOqbDLxA+IBusHZOG&#10;B3lYr94GS0yMu/MPdYdQiAhhn6CGMoQmkdLnJVn0I9cQR+/XtRZDlG0hTYv3CLe1nCg1kxYrjgsl&#10;NrQtKb8cblbD+dNcO5U16WSWqfM8q8e70z7V+uO93yxABOrDf/jV/jYapnP4+xJ/gFw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aYF6zDAAAA2wAAAA8AAAAAAAAAAAAA&#10;AAAAoQIAAGRycy9kb3ducmV2LnhtbFBLBQYAAAAABAAEAPkAAACRAwAAAAA=&#10;">
                  <v:stroke dashstyle="3 1" endarrow="block"/>
                </v:shape>
                <v:shape id="AutoShape 105" o:spid="_x0000_s1058" type="#_x0000_t32" style="position:absolute;left:3326130;top:4347210;width:64008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BMU78AAADbAAAADwAAAGRycy9kb3ducmV2LnhtbERPTYvCMBC9L/gfwgheFk0VWUo1iiiC&#10;BxfcqPehGdtqMylN1PrvNwfB4+N9z5edrcWDWl85VjAeJSCIc2cqLhScjtthCsIHZIO1Y1LwIg/L&#10;Re9rjplxT/6jhw6FiCHsM1RQhtBkUvq8JIt+5BriyF1cazFE2BbStPiM4baWkyT5kRYrjg0lNrQu&#10;Kb/pu1Xwmx4u++ttQxykzpPvjd6lZ63UoN+tZiACdeEjfrt3RsE0jo1f4g+Qi3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RVBMU78AAADbAAAADwAAAAAAAAAAAAAAAACh&#10;AgAAZHJzL2Rvd25yZXYueG1sUEsFBgAAAAAEAAQA+QAAAI0DAAAAAA==&#10;">
                  <v:stroke dashstyle="3 1" startarrow="block"/>
                </v:shape>
                <v:rect id="Rectangle 92" o:spid="_x0000_s1059" style="position:absolute;left:3971925;top:3065440;width:731520;height:365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K5gAxQAA&#10;ANsAAAAPAAAAZHJzL2Rvd25yZXYueG1sRI9BawIxFITvhf6H8ARvNeuCoqtRSmlLEXtQW8Hbc/O6&#10;uzR5WZJU139vhILHYWa+YebLzhpxIh8axwqGgwwEcel0w5WCr93b0wREiMgajWNScKEAy8XjwxwL&#10;7c68odM2ViJBOBSooI6xLaQMZU0Ww8C1xMn7cd5iTNJXUns8J7g1Ms+ysbTYcFqosaWXmsrf7Z9V&#10;UI4/84m5jKrD6v3o12FvXqf+W6l+r3uegYjUxXv4v/2hFUxzuH1JP0A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grmADFAAAA2wAAAA8AAAAAAAAAAAAAAAAAlwIAAGRycy9k&#10;b3ducmV2LnhtbFBLBQYAAAAABAAEAPUAAACJAwAAAAA=&#10;" fillcolor="#bfbfbf [2412]">
                  <v:textbox inset="0,0,0,0">
                    <w:txbxContent>
                      <w:p w14:paraId="7A125510" w14:textId="77777777" w:rsidR="00931224" w:rsidRDefault="00931224"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v:textbox>
                </v:rect>
                <v:shape id="AutoShape 104" o:spid="_x0000_s1060" type="#_x0000_t32" style="position:absolute;left:3326130;top:3236890;width:64008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8M96MQAAADbAAAADwAAAGRycy9kb3ducmV2LnhtbESP3WrCQBSE7wu+w3KE3tVdLfUnukqp&#10;BCRX9ecBDtljEs2ejdk1xrfvFgq9HGbmG2a16W0tOmp95VjDeKRAEOfOVFxoOB3TtzkIH5AN1o5J&#10;w5M8bNaDlxUmxj14T90hFCJC2CeooQyhSaT0eUkW/cg1xNE7u9ZiiLItpGnxEeG2lhOlptJixXGh&#10;xIa+Ssqvh7vVcPkwt05lTTqZZuoyy+rx9vSdav067D+XIAL14T/8194ZDYt3+P0Sf4B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wz3oxAAAANsAAAAPAAAAAAAAAAAA&#10;AAAAAKECAABkcnMvZG93bnJldi54bWxQSwUGAAAAAAQABAD5AAAAkgMAAAAA&#10;">
                  <v:stroke dashstyle="3 1" endarrow="block"/>
                </v:shape>
                <v:shape id="AutoShape 93" o:spid="_x0000_s1061" type="#_x0000_t32" style="position:absolute;left:1853593;top:1335819;width:635;height:7315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FJNcEAAADcAAAADwAAAGRycy9kb3ducmV2LnhtbERPS2vCQBC+F/oflil4azaWIG3qKiEq&#10;ePQFvQ7ZSTY0O5tmV43/3hWE3ubje858OdpOXGjwrWMF0yQFQVw53XKj4HTcvH+C8AFZY+eYFNzI&#10;w3Lx+jLHXLsr7+lyCI2IIexzVGBC6HMpfWXIok9cTxy52g0WQ4RDI/WA1xhuO/mRpjNpseXYYLCn&#10;0lD1ezhbBcWtqs2qDsXP3zRbr9Z1me1kqdTkbSy+QQQaw7/46d7qOD/7gscz8QK5u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kUk1wQAAANwAAAAPAAAAAAAAAAAAAAAA&#10;AKECAABkcnMvZG93bnJldi54bWxQSwUGAAAAAAQABAD5AAAAjwMAAAAA&#10;">
                  <v:stroke dashstyle="3 1" startarrow="block"/>
                </v:shape>
                <v:shape id="Text Box 97" o:spid="_x0000_s1062" type="#_x0000_t202" style="position:absolute;left:1889153;top:1309370;width:158750;height:7230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BSn4xQAA&#10;ANwAAAAPAAAAZHJzL2Rvd25yZXYueG1sRE9Na8JAEL0X+h+WKfRS6kapwUZXqUKgeBCNrZLbkB2T&#10;0OxsyG41/ntXKPQ2j/c5s0VvGnGmztWWFQwHEQjiwuqaSwVf+/R1AsJ5ZI2NZVJwJQeL+ePDDBNt&#10;L7yjc+ZLEULYJaig8r5NpHRFRQbdwLbEgTvZzqAPsCul7vASwk0jR1EUS4M1h4YKW1pVVPxkv0bB&#10;23cR5fFhY9KX4TrfpvEyfz/ulHp+6j+mIDz1/l/85/7UYf54BPdnwgVyf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FKfjFAAAA3AAAAA8AAAAAAAAAAAAAAAAAlwIAAGRycy9k&#10;b3ducmV2LnhtbFBLBQYAAAAABAAEAPUAAACJAwAAAAA=&#10;" filled="f" stroked="f">
                  <v:textbox style="layout-flow:vertical;mso-layout-flow-alt:bottom-to-top" inset="0,0,0,0">
                    <w:txbxContent>
                      <w:p w14:paraId="02CD0EC7" w14:textId="77777777" w:rsidR="00931224" w:rsidRDefault="00931224" w:rsidP="00161D6C">
                        <w:pPr>
                          <w:pStyle w:val="NormalWeb"/>
                          <w:spacing w:before="0" w:beforeAutospacing="0" w:after="0" w:afterAutospacing="0" w:line="276" w:lineRule="auto"/>
                        </w:pPr>
                        <w:r>
                          <w:rPr>
                            <w:rFonts w:ascii="Calibri" w:eastAsia="Calibri" w:hAnsi="Calibri"/>
                            <w:sz w:val="16"/>
                            <w:szCs w:val="16"/>
                          </w:rPr>
                          <w:t>Outbound SMS</w:t>
                        </w:r>
                      </w:p>
                    </w:txbxContent>
                  </v:textbox>
                </v:shape>
                <w10:anchorlock/>
              </v:group>
            </w:pict>
          </mc:Fallback>
        </mc:AlternateContent>
      </w:r>
    </w:p>
    <w:p w14:paraId="7D5CCA52" w14:textId="77777777" w:rsidR="007D6586" w:rsidRPr="00D257D0" w:rsidRDefault="007D6586" w:rsidP="007D6586">
      <w:pPr>
        <w:pStyle w:val="Caption"/>
        <w:rPr>
          <w:rFonts w:cs="Arial"/>
        </w:rPr>
      </w:pPr>
      <w:bookmarkStart w:id="39" w:name="_Ref406674461"/>
      <w:r w:rsidRPr="00D257D0">
        <w:t xml:space="preserve">Figure </w:t>
      </w:r>
      <w:fldSimple w:instr=" SEQ Figure \* ARABIC ">
        <w:r w:rsidR="003E33C6" w:rsidRPr="00D257D0">
          <w:rPr>
            <w:noProof/>
          </w:rPr>
          <w:t>1</w:t>
        </w:r>
      </w:fldSimple>
      <w:r w:rsidRPr="00D257D0">
        <w:t xml:space="preserve">: National </w:t>
      </w:r>
      <w:proofErr w:type="spellStart"/>
      <w:r w:rsidRPr="00D257D0">
        <w:t>Motech</w:t>
      </w:r>
      <w:proofErr w:type="spellEnd"/>
      <w:r w:rsidRPr="00D257D0">
        <w:t xml:space="preserve"> System (NMS)</w:t>
      </w:r>
      <w:bookmarkEnd w:id="39"/>
    </w:p>
    <w:p w14:paraId="6BCAB1AF" w14:textId="77777777" w:rsidR="00B3220B" w:rsidRPr="00D257D0" w:rsidRDefault="007D6586" w:rsidP="00B3220B">
      <w:pPr>
        <w:spacing w:before="480" w:after="0" w:line="240" w:lineRule="auto"/>
      </w:pPr>
      <w:r w:rsidRPr="00D257D0">
        <w:fldChar w:fldCharType="begin"/>
      </w:r>
      <w:r w:rsidRPr="00D257D0">
        <w:instrText xml:space="preserve"> REF _Ref406674461 \h </w:instrText>
      </w:r>
      <w:r w:rsidR="00D257D0">
        <w:instrText xml:space="preserve"> \* MERGEFORMAT </w:instrText>
      </w:r>
      <w:r w:rsidRPr="00D257D0">
        <w:fldChar w:fldCharType="separate"/>
      </w:r>
      <w:r w:rsidRPr="00D257D0">
        <w:t xml:space="preserve">Figure </w:t>
      </w:r>
      <w:r w:rsidRPr="00D257D0">
        <w:rPr>
          <w:noProof/>
        </w:rPr>
        <w:t>1</w:t>
      </w:r>
      <w:r w:rsidRPr="00D257D0">
        <w:t xml:space="preserve">: National </w:t>
      </w:r>
      <w:proofErr w:type="spellStart"/>
      <w:r w:rsidRPr="00D257D0">
        <w:t>Motech</w:t>
      </w:r>
      <w:proofErr w:type="spellEnd"/>
      <w:r w:rsidRPr="00D257D0">
        <w:t xml:space="preserve"> System (NMS)</w:t>
      </w:r>
      <w:r w:rsidRPr="00D257D0">
        <w:fldChar w:fldCharType="end"/>
      </w:r>
      <w:r w:rsidRPr="00D257D0">
        <w:t xml:space="preserve"> </w:t>
      </w:r>
      <w:r w:rsidR="00B3220B" w:rsidRPr="00D257D0">
        <w:t>depicts the high-level architecture for the NMS</w:t>
      </w:r>
      <w:r w:rsidRPr="00D257D0">
        <w:t>:</w:t>
      </w:r>
    </w:p>
    <w:p w14:paraId="5A0F7731" w14:textId="77777777" w:rsidR="007B54EF" w:rsidRPr="00D257D0" w:rsidRDefault="00A85BC1" w:rsidP="007B54EF">
      <w:pPr>
        <w:pStyle w:val="Heading2"/>
      </w:pPr>
      <w:bookmarkStart w:id="40" w:name="_Toc411545762"/>
      <w:r w:rsidRPr="00D257D0">
        <w:t>User interfaces</w:t>
      </w:r>
      <w:bookmarkEnd w:id="40"/>
    </w:p>
    <w:p w14:paraId="1E5C6CF1" w14:textId="77777777" w:rsidR="00A85BC1" w:rsidRPr="00D257D0" w:rsidRDefault="00A85BC1" w:rsidP="003A0F06">
      <w:pPr>
        <w:spacing w:before="120" w:after="120" w:line="320" w:lineRule="exact"/>
      </w:pPr>
      <w:r w:rsidRPr="00D257D0">
        <w:t>The NMS provides the following user interfaces to perform various functionalities – e.g. upload master data, administers to configure, view and modify parameters, to define filters and generate different reports among others:</w:t>
      </w:r>
    </w:p>
    <w:p w14:paraId="5ACC20BB" w14:textId="77777777" w:rsidR="00B3220B" w:rsidRPr="00D257D0" w:rsidRDefault="00B3220B" w:rsidP="00B3220B">
      <w:pPr>
        <w:pStyle w:val="ListParagraph"/>
        <w:numPr>
          <w:ilvl w:val="0"/>
          <w:numId w:val="25"/>
        </w:numPr>
        <w:spacing w:before="120" w:after="120" w:line="320" w:lineRule="exact"/>
        <w:contextualSpacing w:val="0"/>
      </w:pPr>
      <w:r w:rsidRPr="00D257D0">
        <w:rPr>
          <w:b/>
        </w:rPr>
        <w:t>Data Upload Interface</w:t>
      </w:r>
      <w:r w:rsidRPr="00D257D0">
        <w:t>: Provides an interface to the NMS administrators for uploading the following data</w:t>
      </w:r>
      <w:r w:rsidR="00462A78" w:rsidRPr="00D257D0">
        <w:t xml:space="preserve"> -</w:t>
      </w:r>
      <w:r w:rsidRPr="00D257D0">
        <w:t xml:space="preserve"> </w:t>
      </w:r>
      <w:r w:rsidR="00B26037" w:rsidRPr="00D257D0">
        <w:t>among other</w:t>
      </w:r>
      <w:r w:rsidR="00462A78" w:rsidRPr="00D257D0">
        <w:t xml:space="preserve"> data -</w:t>
      </w:r>
      <w:r w:rsidR="00B26037" w:rsidRPr="00D257D0">
        <w:t xml:space="preserve"> </w:t>
      </w:r>
      <w:r w:rsidRPr="00D257D0">
        <w:t>into the NMS database</w:t>
      </w:r>
      <w:proofErr w:type="gramStart"/>
      <w:r w:rsidRPr="00D257D0">
        <w:t>:-</w:t>
      </w:r>
      <w:proofErr w:type="gramEnd"/>
    </w:p>
    <w:p w14:paraId="64109533" w14:textId="77777777" w:rsidR="00B3220B" w:rsidRPr="00D257D0" w:rsidRDefault="00B3220B" w:rsidP="00B3220B">
      <w:pPr>
        <w:pStyle w:val="ListParagraph"/>
        <w:numPr>
          <w:ilvl w:val="1"/>
          <w:numId w:val="25"/>
        </w:numPr>
        <w:spacing w:before="120" w:after="120" w:line="320" w:lineRule="exact"/>
        <w:contextualSpacing w:val="0"/>
      </w:pPr>
      <w:r w:rsidRPr="00D257D0">
        <w:rPr>
          <w:b/>
        </w:rPr>
        <w:t>Master location data</w:t>
      </w:r>
      <w:r w:rsidRPr="00D257D0">
        <w:t xml:space="preserve">: the list of States, Districts, </w:t>
      </w:r>
      <w:proofErr w:type="spellStart"/>
      <w:r w:rsidR="002248B8" w:rsidRPr="00D257D0">
        <w:t>Taluka</w:t>
      </w:r>
      <w:proofErr w:type="spellEnd"/>
      <w:r w:rsidR="002248B8" w:rsidRPr="00D257D0">
        <w:t xml:space="preserve">, </w:t>
      </w:r>
      <w:r w:rsidR="00F025B5" w:rsidRPr="00D257D0">
        <w:t>Health block</w:t>
      </w:r>
      <w:r w:rsidRPr="00D257D0">
        <w:t xml:space="preserve">s, </w:t>
      </w:r>
      <w:r w:rsidR="008E707C" w:rsidRPr="00D257D0">
        <w:t>Health Facility (PHC/CHC), Sub-center &amp; Village</w:t>
      </w:r>
      <w:r w:rsidRPr="00D257D0">
        <w:t>.</w:t>
      </w:r>
    </w:p>
    <w:p w14:paraId="6B38BB9D" w14:textId="77777777" w:rsidR="00B3220B" w:rsidRPr="00D257D0" w:rsidRDefault="00B3220B" w:rsidP="00B3220B">
      <w:pPr>
        <w:pStyle w:val="ListParagraph"/>
        <w:numPr>
          <w:ilvl w:val="1"/>
          <w:numId w:val="25"/>
        </w:numPr>
        <w:spacing w:before="120" w:after="120" w:line="320" w:lineRule="exact"/>
        <w:contextualSpacing w:val="0"/>
      </w:pPr>
      <w:r w:rsidRPr="00D257D0">
        <w:rPr>
          <w:b/>
        </w:rPr>
        <w:t>FLW Data</w:t>
      </w:r>
      <w:r w:rsidRPr="00D257D0">
        <w:t xml:space="preserve">: the </w:t>
      </w:r>
      <w:r w:rsidR="00F72B8E" w:rsidRPr="00D257D0">
        <w:t xml:space="preserve">FLW </w:t>
      </w:r>
      <w:r w:rsidRPr="00D257D0">
        <w:t>details (</w:t>
      </w:r>
      <w:r w:rsidR="00A74409" w:rsidRPr="00D257D0">
        <w:t xml:space="preserve">FLW-id, </w:t>
      </w:r>
      <w:r w:rsidRPr="00D257D0">
        <w:t>MSISDN, Name, Designation</w:t>
      </w:r>
      <w:r w:rsidR="0053046D" w:rsidRPr="00D257D0">
        <w:t xml:space="preserve"> &amp; location data</w:t>
      </w:r>
      <w:r w:rsidRPr="00D257D0">
        <w:t>).</w:t>
      </w:r>
    </w:p>
    <w:p w14:paraId="7A825A10" w14:textId="77777777" w:rsidR="00B3220B" w:rsidRPr="00D257D0" w:rsidRDefault="00B3220B" w:rsidP="00B3220B">
      <w:pPr>
        <w:pStyle w:val="ListParagraph"/>
        <w:numPr>
          <w:ilvl w:val="1"/>
          <w:numId w:val="25"/>
        </w:numPr>
        <w:spacing w:before="120" w:after="120" w:line="320" w:lineRule="exact"/>
        <w:contextualSpacing w:val="0"/>
      </w:pPr>
      <w:r w:rsidRPr="00D257D0">
        <w:rPr>
          <w:b/>
        </w:rPr>
        <w:t>MCTS data</w:t>
      </w:r>
      <w:r w:rsidRPr="00D257D0">
        <w:t xml:space="preserve">: the woman's Last </w:t>
      </w:r>
      <w:r w:rsidR="005A4552" w:rsidRPr="00D257D0">
        <w:t>Menstrual</w:t>
      </w:r>
      <w:r w:rsidRPr="00D257D0">
        <w:t xml:space="preserve"> Period (LMP) or the child's data of birth (DOB).</w:t>
      </w:r>
    </w:p>
    <w:p w14:paraId="75C60488" w14:textId="77777777" w:rsidR="005A4552" w:rsidRPr="00D257D0" w:rsidRDefault="005A4552" w:rsidP="008214AB">
      <w:pPr>
        <w:pStyle w:val="ListParagraph"/>
        <w:numPr>
          <w:ilvl w:val="1"/>
          <w:numId w:val="25"/>
        </w:numPr>
        <w:spacing w:before="120" w:after="120" w:line="320" w:lineRule="exact"/>
        <w:contextualSpacing w:val="0"/>
      </w:pPr>
      <w:r w:rsidRPr="00D257D0">
        <w:rPr>
          <w:b/>
        </w:rPr>
        <w:t>State-Language Mapping</w:t>
      </w:r>
      <w:r w:rsidRPr="00D257D0">
        <w:t xml:space="preserve">: The mapping between </w:t>
      </w:r>
      <w:r w:rsidR="002F2C12" w:rsidRPr="00D257D0">
        <w:t>circles/</w:t>
      </w:r>
      <w:r w:rsidRPr="00D257D0">
        <w:t>states</w:t>
      </w:r>
      <w:r w:rsidR="002F2C12" w:rsidRPr="00D257D0">
        <w:t>/district</w:t>
      </w:r>
      <w:r w:rsidRPr="00D257D0">
        <w:t xml:space="preserve"> and languages.</w:t>
      </w:r>
    </w:p>
    <w:p w14:paraId="48A8C4D3" w14:textId="77777777" w:rsidR="009A0957" w:rsidRPr="00D257D0" w:rsidRDefault="009A0957" w:rsidP="009A0957">
      <w:pPr>
        <w:pStyle w:val="ListParagraph"/>
        <w:numPr>
          <w:ilvl w:val="0"/>
          <w:numId w:val="25"/>
        </w:numPr>
        <w:spacing w:before="120" w:after="120" w:line="320" w:lineRule="exact"/>
        <w:contextualSpacing w:val="0"/>
      </w:pPr>
      <w:r w:rsidRPr="00D257D0">
        <w:rPr>
          <w:b/>
        </w:rPr>
        <w:t>Content Management System (CMS):</w:t>
      </w:r>
      <w:r w:rsidRPr="00D257D0">
        <w:t xml:space="preserve"> Stores audio content for the IVR services</w:t>
      </w:r>
      <w:r w:rsidR="002C1A46">
        <w:t xml:space="preserve"> – note that CMS is part of IVR system and not part of MOTECH system</w:t>
      </w:r>
      <w:r w:rsidRPr="00D257D0">
        <w:t>.</w:t>
      </w:r>
    </w:p>
    <w:p w14:paraId="0D93B064" w14:textId="77777777" w:rsidR="00B3220B" w:rsidRPr="00D257D0" w:rsidRDefault="00B3220B" w:rsidP="00B3220B">
      <w:pPr>
        <w:pStyle w:val="ListParagraph"/>
        <w:numPr>
          <w:ilvl w:val="0"/>
          <w:numId w:val="25"/>
        </w:numPr>
        <w:spacing w:before="120" w:after="120" w:line="320" w:lineRule="exact"/>
        <w:contextualSpacing w:val="0"/>
      </w:pPr>
      <w:r w:rsidRPr="00D257D0">
        <w:rPr>
          <w:b/>
        </w:rPr>
        <w:t>Reports Interface</w:t>
      </w:r>
      <w:r w:rsidRPr="00D257D0">
        <w:t>: Pulls data from MOTECH to deliver online, real time reports on the take up and usage of MK, MA and Kilkari services.</w:t>
      </w:r>
    </w:p>
    <w:p w14:paraId="75E2A8B8" w14:textId="77777777" w:rsidR="009A0957" w:rsidRPr="00D257D0" w:rsidRDefault="009A0957" w:rsidP="009A0957">
      <w:pPr>
        <w:pStyle w:val="ListParagraph"/>
        <w:numPr>
          <w:ilvl w:val="0"/>
          <w:numId w:val="25"/>
        </w:numPr>
        <w:spacing w:before="120" w:after="120" w:line="320" w:lineRule="exact"/>
        <w:contextualSpacing w:val="0"/>
      </w:pPr>
      <w:proofErr w:type="spellStart"/>
      <w:r w:rsidRPr="00D257D0">
        <w:rPr>
          <w:b/>
        </w:rPr>
        <w:t>Config</w:t>
      </w:r>
      <w:proofErr w:type="spellEnd"/>
      <w:r w:rsidRPr="00D257D0">
        <w:rPr>
          <w:b/>
        </w:rPr>
        <w:t xml:space="preserve"> Interface</w:t>
      </w:r>
      <w:r w:rsidRPr="00D257D0">
        <w:t xml:space="preserve">: Provides an interface to </w:t>
      </w:r>
      <w:r w:rsidR="00E1084D" w:rsidRPr="00D257D0">
        <w:t xml:space="preserve">NMS </w:t>
      </w:r>
      <w:r w:rsidRPr="00D257D0">
        <w:t>administrators for viewing and modifying NMS configuration parameters</w:t>
      </w:r>
      <w:r w:rsidR="00586441" w:rsidRPr="00D257D0">
        <w:t xml:space="preserve"> that includes</w:t>
      </w:r>
      <w:r w:rsidR="00B0023D" w:rsidRPr="00D257D0">
        <w:t xml:space="preserve"> the following:</w:t>
      </w:r>
    </w:p>
    <w:p w14:paraId="136F841F" w14:textId="77777777" w:rsidR="00586441" w:rsidRPr="00D257D0" w:rsidRDefault="00586441" w:rsidP="00205BDA">
      <w:pPr>
        <w:pStyle w:val="ListParagraph"/>
        <w:numPr>
          <w:ilvl w:val="1"/>
          <w:numId w:val="25"/>
        </w:numPr>
        <w:spacing w:before="120" w:after="120" w:line="320" w:lineRule="exact"/>
        <w:contextualSpacing w:val="0"/>
      </w:pPr>
      <w:r w:rsidRPr="00D257D0">
        <w:rPr>
          <w:b/>
        </w:rPr>
        <w:t>System Parameters</w:t>
      </w:r>
      <w:r w:rsidRPr="00D257D0">
        <w:t xml:space="preserve"> (e.g. IP address, DB location, FTP/SFTP parameters)</w:t>
      </w:r>
    </w:p>
    <w:p w14:paraId="17B972A0" w14:textId="578406BA" w:rsidR="007B54EF" w:rsidRPr="00890D5D" w:rsidRDefault="00586441" w:rsidP="00890D5D">
      <w:pPr>
        <w:pStyle w:val="ListParagraph"/>
        <w:numPr>
          <w:ilvl w:val="1"/>
          <w:numId w:val="25"/>
        </w:numPr>
        <w:spacing w:before="120" w:after="120" w:line="320" w:lineRule="exact"/>
        <w:contextualSpacing w:val="0"/>
        <w:rPr>
          <w:rFonts w:ascii="Cambria" w:eastAsia="Times New Roman" w:hAnsi="Cambria"/>
          <w:b/>
          <w:bCs/>
          <w:color w:val="365F91"/>
          <w:sz w:val="28"/>
          <w:szCs w:val="28"/>
        </w:rPr>
      </w:pPr>
      <w:r w:rsidRPr="00D257D0">
        <w:rPr>
          <w:b/>
        </w:rPr>
        <w:t>Business Logic parameters</w:t>
      </w:r>
      <w:r w:rsidRPr="00D257D0">
        <w:t xml:space="preserve"> related to NMS service (e.g. Capping rules, Language settings, etc.)</w:t>
      </w:r>
    </w:p>
    <w:p w14:paraId="406F2EAE" w14:textId="77777777" w:rsidR="003C3E5A" w:rsidRPr="00D257D0" w:rsidRDefault="003C3E5A" w:rsidP="007B54EF">
      <w:pPr>
        <w:pStyle w:val="Heading1"/>
      </w:pPr>
      <w:bookmarkStart w:id="41" w:name="_Toc411545763"/>
      <w:r w:rsidRPr="00D257D0">
        <w:t>System Requirements</w:t>
      </w:r>
      <w:bookmarkEnd w:id="41"/>
      <w:r w:rsidR="00AF0428" w:rsidRPr="00D257D0">
        <w:t xml:space="preserve"> </w:t>
      </w:r>
    </w:p>
    <w:p w14:paraId="045E98CA" w14:textId="77777777" w:rsidR="007355D6" w:rsidRPr="00D257D0" w:rsidRDefault="00F34ECC" w:rsidP="007B54EF">
      <w:pPr>
        <w:pStyle w:val="Heading2"/>
      </w:pPr>
      <w:bookmarkStart w:id="42" w:name="_Ref410204114"/>
      <w:bookmarkStart w:id="43" w:name="_Toc411545764"/>
      <w:r w:rsidRPr="00D257D0">
        <w:t xml:space="preserve">Data </w:t>
      </w:r>
      <w:r w:rsidR="003E17D9" w:rsidRPr="00D257D0">
        <w:t xml:space="preserve">&amp; Language </w:t>
      </w:r>
      <w:r w:rsidR="007355D6" w:rsidRPr="00D257D0">
        <w:t>Management</w:t>
      </w:r>
      <w:bookmarkEnd w:id="42"/>
      <w:bookmarkEnd w:id="43"/>
      <w:r w:rsidR="00AF0428" w:rsidRPr="00D257D0">
        <w:t xml:space="preserve"> </w:t>
      </w:r>
    </w:p>
    <w:p w14:paraId="3C182D1D" w14:textId="77777777" w:rsidR="00F76544" w:rsidRPr="00D257D0" w:rsidRDefault="00F76544" w:rsidP="007B54EF">
      <w:pPr>
        <w:pStyle w:val="Heading3"/>
      </w:pPr>
      <w:bookmarkStart w:id="44" w:name="_Ref406576988"/>
      <w:bookmarkStart w:id="45" w:name="_Toc411545765"/>
      <w:r w:rsidRPr="00D257D0">
        <w:t>Location Data handling</w:t>
      </w:r>
      <w:bookmarkEnd w:id="44"/>
      <w:bookmarkEnd w:id="4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F76544" w:rsidRPr="00D257D0" w14:paraId="3131AF5B" w14:textId="77777777" w:rsidTr="0076179B">
        <w:tc>
          <w:tcPr>
            <w:tcW w:w="1809" w:type="dxa"/>
            <w:shd w:val="clear" w:color="auto" w:fill="D9D9D9" w:themeFill="background1" w:themeFillShade="D9"/>
          </w:tcPr>
          <w:p w14:paraId="06878010" w14:textId="77777777" w:rsidR="00F76544" w:rsidRPr="00D257D0" w:rsidRDefault="00F7654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748A714" w14:textId="77777777" w:rsidR="00F76544" w:rsidRPr="00D257D0" w:rsidRDefault="00F7654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93E65C2" w14:textId="77777777" w:rsidR="00F76544" w:rsidRPr="00D257D0" w:rsidRDefault="00F7654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9D2A5DB" w14:textId="77777777" w:rsidR="00F76544" w:rsidRPr="00D257D0" w:rsidRDefault="00F76544" w:rsidP="007B54EF">
            <w:pPr>
              <w:pStyle w:val="CommentText"/>
              <w:spacing w:before="60" w:after="60"/>
              <w:rPr>
                <w:rFonts w:cs="Arial"/>
                <w:b/>
                <w:sz w:val="18"/>
              </w:rPr>
            </w:pPr>
            <w:r w:rsidRPr="00D257D0">
              <w:rPr>
                <w:rFonts w:cs="Arial"/>
                <w:b/>
                <w:sz w:val="18"/>
              </w:rPr>
              <w:t>Status</w:t>
            </w:r>
          </w:p>
        </w:tc>
      </w:tr>
      <w:tr w:rsidR="00F76544" w:rsidRPr="00D257D0" w14:paraId="6B7C9D77" w14:textId="77777777" w:rsidTr="0076179B">
        <w:trPr>
          <w:trHeight w:val="350"/>
        </w:trPr>
        <w:tc>
          <w:tcPr>
            <w:tcW w:w="1809" w:type="dxa"/>
          </w:tcPr>
          <w:p w14:paraId="5A210601" w14:textId="77777777"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.001</w:t>
            </w:r>
          </w:p>
        </w:tc>
        <w:tc>
          <w:tcPr>
            <w:tcW w:w="3828" w:type="dxa"/>
          </w:tcPr>
          <w:p w14:paraId="3FF04D4C" w14:textId="77777777" w:rsidR="00F76544" w:rsidRPr="00D257D0" w:rsidRDefault="00F76544" w:rsidP="007B54EF">
            <w:pPr>
              <w:pStyle w:val="CommentText"/>
              <w:spacing w:before="60" w:after="60"/>
              <w:rPr>
                <w:rFonts w:cs="Arial"/>
                <w:sz w:val="18"/>
              </w:rPr>
            </w:pPr>
            <w:r w:rsidRPr="00D257D0">
              <w:rPr>
                <w:rFonts w:cs="Arial"/>
                <w:sz w:val="18"/>
              </w:rPr>
              <w:t xml:space="preserve">The NMS system shall provide means to upload location data </w:t>
            </w:r>
            <w:r w:rsidR="003770D8" w:rsidRPr="00D257D0">
              <w:rPr>
                <w:rFonts w:cs="Arial"/>
                <w:sz w:val="18"/>
              </w:rPr>
              <w:t xml:space="preserve">in CSV file </w:t>
            </w:r>
            <w:r w:rsidRPr="00D257D0">
              <w:rPr>
                <w:rFonts w:cs="Arial"/>
                <w:sz w:val="18"/>
              </w:rPr>
              <w:t>into its internal database via a web interface.</w:t>
            </w:r>
          </w:p>
          <w:p w14:paraId="00D23CE5" w14:textId="77777777" w:rsidR="00862120" w:rsidRPr="00D257D0" w:rsidRDefault="00862120" w:rsidP="00862120">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location data may not be available in the beginning.</w:t>
            </w:r>
          </w:p>
          <w:p w14:paraId="1C76E054" w14:textId="77777777" w:rsidR="00CF6E5A" w:rsidRPr="00D257D0" w:rsidRDefault="00CF6E5A" w:rsidP="00862120">
            <w:pPr>
              <w:pStyle w:val="CommentText"/>
              <w:spacing w:before="60" w:after="60"/>
              <w:rPr>
                <w:rFonts w:cs="Arial"/>
                <w:sz w:val="18"/>
              </w:rPr>
            </w:pPr>
            <w:r w:rsidRPr="00D257D0">
              <w:rPr>
                <w:rFonts w:cs="Arial"/>
                <w:sz w:val="18"/>
              </w:rPr>
              <w:t xml:space="preserve">Errors during location </w:t>
            </w:r>
            <w:r w:rsidR="00EC1F8E" w:rsidRPr="00D257D0">
              <w:rPr>
                <w:rFonts w:cs="Arial"/>
                <w:sz w:val="18"/>
              </w:rPr>
              <w:t xml:space="preserve">data </w:t>
            </w:r>
            <w:r w:rsidRPr="00D257D0">
              <w:rPr>
                <w:rFonts w:cs="Arial"/>
                <w:sz w:val="18"/>
              </w:rPr>
              <w:t>upload shall be logged.</w:t>
            </w:r>
          </w:p>
        </w:tc>
        <w:tc>
          <w:tcPr>
            <w:tcW w:w="2551" w:type="dxa"/>
          </w:tcPr>
          <w:p w14:paraId="1788C6C5" w14:textId="77777777" w:rsidR="00F76544" w:rsidRPr="00D257D0" w:rsidRDefault="00F76544" w:rsidP="007B54EF">
            <w:pPr>
              <w:pStyle w:val="CommentText"/>
              <w:spacing w:before="60" w:after="60"/>
              <w:rPr>
                <w:rFonts w:cs="Arial"/>
                <w:sz w:val="18"/>
              </w:rPr>
            </w:pPr>
          </w:p>
        </w:tc>
        <w:tc>
          <w:tcPr>
            <w:tcW w:w="1418" w:type="dxa"/>
          </w:tcPr>
          <w:p w14:paraId="753E20C8" w14:textId="77777777" w:rsidR="00F76544" w:rsidRPr="00D257D0" w:rsidRDefault="00F76544" w:rsidP="007B54EF">
            <w:pPr>
              <w:pStyle w:val="CommentText"/>
              <w:spacing w:before="60" w:after="60"/>
              <w:rPr>
                <w:rFonts w:cs="Arial"/>
                <w:sz w:val="18"/>
              </w:rPr>
            </w:pPr>
            <w:r w:rsidRPr="00D257D0">
              <w:rPr>
                <w:rFonts w:cs="Arial"/>
                <w:sz w:val="18"/>
              </w:rPr>
              <w:t>Draft</w:t>
            </w:r>
          </w:p>
        </w:tc>
      </w:tr>
      <w:tr w:rsidR="00F76544" w:rsidRPr="00D257D0" w14:paraId="22F07582" w14:textId="77777777" w:rsidTr="0076179B">
        <w:trPr>
          <w:trHeight w:val="350"/>
        </w:trPr>
        <w:tc>
          <w:tcPr>
            <w:tcW w:w="1809" w:type="dxa"/>
          </w:tcPr>
          <w:p w14:paraId="26B1C9C1" w14:textId="77777777" w:rsidR="00F76544" w:rsidRPr="00D257D0" w:rsidRDefault="00F76544" w:rsidP="007B54EF">
            <w:pPr>
              <w:pStyle w:val="CommentText"/>
              <w:spacing w:before="60" w:after="60"/>
              <w:rPr>
                <w:rFonts w:cs="Arial"/>
                <w:sz w:val="18"/>
                <w:szCs w:val="18"/>
              </w:rPr>
            </w:pPr>
            <w:r w:rsidRPr="00D257D0">
              <w:rPr>
                <w:rFonts w:cs="Arial"/>
                <w:sz w:val="18"/>
                <w:szCs w:val="18"/>
              </w:rPr>
              <w:t>NMS.GEN.</w:t>
            </w:r>
            <w:r w:rsidR="00B733BA" w:rsidRPr="00D257D0">
              <w:rPr>
                <w:rFonts w:cs="Arial"/>
                <w:sz w:val="18"/>
                <w:szCs w:val="18"/>
              </w:rPr>
              <w:t>LOC</w:t>
            </w:r>
            <w:r w:rsidRPr="00D257D0">
              <w:rPr>
                <w:rFonts w:cs="Arial"/>
                <w:sz w:val="18"/>
                <w:szCs w:val="18"/>
              </w:rPr>
              <w:t>.002</w:t>
            </w:r>
          </w:p>
        </w:tc>
        <w:tc>
          <w:tcPr>
            <w:tcW w:w="3828" w:type="dxa"/>
          </w:tcPr>
          <w:p w14:paraId="0D95BDC5" w14:textId="77777777" w:rsidR="00F76544" w:rsidRPr="00D257D0" w:rsidRDefault="00F76544" w:rsidP="007B54EF">
            <w:pPr>
              <w:pStyle w:val="CommentText"/>
              <w:spacing w:before="60" w:after="60"/>
              <w:rPr>
                <w:rFonts w:cs="Arial"/>
                <w:sz w:val="18"/>
                <w:szCs w:val="18"/>
              </w:rPr>
            </w:pPr>
            <w:r w:rsidRPr="00D257D0">
              <w:rPr>
                <w:rFonts w:cs="Arial"/>
                <w:sz w:val="18"/>
                <w:szCs w:val="18"/>
              </w:rPr>
              <w:t>The NMS system shall manage a location database having the following parameters to manage the location of an FLW for MA/MK service</w:t>
            </w:r>
            <w:r w:rsidR="0006073E" w:rsidRPr="00D257D0">
              <w:rPr>
                <w:rFonts w:cs="Arial"/>
                <w:sz w:val="18"/>
                <w:szCs w:val="18"/>
              </w:rPr>
              <w:t xml:space="preserve"> and a </w:t>
            </w:r>
            <w:r w:rsidR="00EB0EA4" w:rsidRPr="00D257D0">
              <w:rPr>
                <w:rFonts w:cs="Arial"/>
                <w:sz w:val="18"/>
                <w:szCs w:val="18"/>
              </w:rPr>
              <w:t xml:space="preserve">Beneficiary </w:t>
            </w:r>
            <w:r w:rsidR="0006073E" w:rsidRPr="00D257D0">
              <w:rPr>
                <w:rFonts w:cs="Arial"/>
                <w:sz w:val="18"/>
                <w:szCs w:val="18"/>
              </w:rPr>
              <w:t>for Kilkari</w:t>
            </w:r>
            <w:r w:rsidRPr="00D257D0">
              <w:rPr>
                <w:rFonts w:cs="Arial"/>
                <w:sz w:val="18"/>
                <w:szCs w:val="18"/>
              </w:rPr>
              <w:t>:</w:t>
            </w:r>
          </w:p>
          <w:p w14:paraId="449DDB13" w14:textId="77777777" w:rsidR="00F76544" w:rsidRPr="00D257D0" w:rsidRDefault="00F76544" w:rsidP="00892932">
            <w:pPr>
              <w:pStyle w:val="CommentText"/>
              <w:numPr>
                <w:ilvl w:val="0"/>
                <w:numId w:val="12"/>
              </w:numPr>
              <w:spacing w:before="60" w:after="60"/>
              <w:rPr>
                <w:sz w:val="18"/>
                <w:szCs w:val="18"/>
              </w:rPr>
            </w:pPr>
            <w:r w:rsidRPr="00D257D0">
              <w:rPr>
                <w:sz w:val="18"/>
                <w:szCs w:val="18"/>
              </w:rPr>
              <w:t>State</w:t>
            </w:r>
          </w:p>
          <w:p w14:paraId="76EA3DB1" w14:textId="77777777" w:rsidR="002248B8" w:rsidRPr="00D257D0" w:rsidRDefault="002248B8" w:rsidP="00563861">
            <w:pPr>
              <w:pStyle w:val="CommentText"/>
              <w:numPr>
                <w:ilvl w:val="0"/>
                <w:numId w:val="12"/>
              </w:numPr>
              <w:spacing w:before="60" w:after="60"/>
              <w:rPr>
                <w:sz w:val="18"/>
                <w:szCs w:val="18"/>
              </w:rPr>
            </w:pPr>
            <w:r w:rsidRPr="00D257D0">
              <w:rPr>
                <w:sz w:val="18"/>
                <w:szCs w:val="18"/>
              </w:rPr>
              <w:t>District</w:t>
            </w:r>
          </w:p>
          <w:p w14:paraId="134DAEAF" w14:textId="77777777" w:rsidR="002248B8" w:rsidRPr="00D257D0" w:rsidRDefault="002248B8" w:rsidP="00563861">
            <w:pPr>
              <w:pStyle w:val="CommentText"/>
              <w:numPr>
                <w:ilvl w:val="0"/>
                <w:numId w:val="12"/>
              </w:numPr>
              <w:spacing w:before="60" w:after="60"/>
              <w:rPr>
                <w:sz w:val="18"/>
                <w:szCs w:val="18"/>
              </w:rPr>
            </w:pPr>
            <w:proofErr w:type="spellStart"/>
            <w:r w:rsidRPr="00D257D0">
              <w:rPr>
                <w:sz w:val="18"/>
                <w:szCs w:val="18"/>
              </w:rPr>
              <w:t>Taluka</w:t>
            </w:r>
            <w:proofErr w:type="spellEnd"/>
          </w:p>
          <w:p w14:paraId="26331AF6" w14:textId="77777777" w:rsidR="002248B8" w:rsidRPr="00D257D0" w:rsidRDefault="00F025B5" w:rsidP="00563861">
            <w:pPr>
              <w:pStyle w:val="CommentText"/>
              <w:numPr>
                <w:ilvl w:val="0"/>
                <w:numId w:val="12"/>
              </w:numPr>
              <w:spacing w:before="60" w:after="60"/>
              <w:rPr>
                <w:sz w:val="18"/>
                <w:szCs w:val="18"/>
              </w:rPr>
            </w:pPr>
            <w:r w:rsidRPr="00D257D0">
              <w:rPr>
                <w:sz w:val="18"/>
                <w:szCs w:val="18"/>
              </w:rPr>
              <w:t>Health block</w:t>
            </w:r>
          </w:p>
          <w:p w14:paraId="119E095D"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Health Facility (PHC/CHC)</w:t>
            </w:r>
          </w:p>
          <w:p w14:paraId="76D9FEE3"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Sub center</w:t>
            </w:r>
          </w:p>
          <w:p w14:paraId="24143CF5"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Village</w:t>
            </w:r>
          </w:p>
          <w:p w14:paraId="37734B76" w14:textId="77777777" w:rsidR="00DA37E8" w:rsidRPr="00D257D0" w:rsidRDefault="00DA37E8" w:rsidP="00892932">
            <w:pPr>
              <w:pStyle w:val="CommentText"/>
              <w:spacing w:before="60" w:after="60"/>
              <w:rPr>
                <w:rFonts w:cs="Arial"/>
                <w:sz w:val="18"/>
                <w:szCs w:val="18"/>
              </w:rPr>
            </w:pPr>
            <w:r w:rsidRPr="00D257D0">
              <w:rPr>
                <w:rFonts w:cs="Arial"/>
                <w:sz w:val="18"/>
                <w:szCs w:val="18"/>
              </w:rPr>
              <w:t>There shall be mapping between descriptive name and codes.</w:t>
            </w:r>
          </w:p>
          <w:p w14:paraId="5D22BA25" w14:textId="2525EA96" w:rsidR="00F76544" w:rsidRPr="00D257D0" w:rsidRDefault="00F76544" w:rsidP="0016537B">
            <w:pPr>
              <w:pStyle w:val="CommentText"/>
              <w:spacing w:before="60" w:after="60"/>
              <w:rPr>
                <w:sz w:val="18"/>
                <w:szCs w:val="18"/>
              </w:rPr>
            </w:pPr>
            <w:r w:rsidRPr="00D257D0">
              <w:rPr>
                <w:sz w:val="18"/>
                <w:szCs w:val="18"/>
              </w:rPr>
              <w:t xml:space="preserve">The exact </w:t>
            </w:r>
            <w:r w:rsidR="00131240" w:rsidRPr="00D257D0">
              <w:rPr>
                <w:sz w:val="18"/>
                <w:szCs w:val="18"/>
              </w:rPr>
              <w:t>definitions of these fields along with presence (mandatory/optional) are</w:t>
            </w:r>
            <w:r w:rsidRPr="00D257D0">
              <w:rPr>
                <w:sz w:val="18"/>
                <w:szCs w:val="18"/>
              </w:rPr>
              <w:t xml:space="preserve"> provided in Appendix A (refer section </w:t>
            </w:r>
            <w:r w:rsidRPr="00D257D0">
              <w:rPr>
                <w:sz w:val="18"/>
                <w:szCs w:val="18"/>
              </w:rPr>
              <w:fldChar w:fldCharType="begin"/>
            </w:r>
            <w:r w:rsidRPr="00D257D0">
              <w:rPr>
                <w:sz w:val="18"/>
                <w:szCs w:val="18"/>
              </w:rPr>
              <w:instrText xml:space="preserve"> REF _Ref406535404 \r \h </w:instrText>
            </w:r>
            <w:r w:rsidR="00D257D0">
              <w:rPr>
                <w:sz w:val="18"/>
                <w:szCs w:val="18"/>
              </w:rPr>
              <w:instrText xml:space="preserve"> \* MERGEFORMAT </w:instrText>
            </w:r>
            <w:r w:rsidRPr="00D257D0">
              <w:rPr>
                <w:sz w:val="18"/>
                <w:szCs w:val="18"/>
              </w:rPr>
            </w:r>
            <w:r w:rsidRPr="00D257D0">
              <w:rPr>
                <w:sz w:val="18"/>
                <w:szCs w:val="18"/>
              </w:rPr>
              <w:fldChar w:fldCharType="separate"/>
            </w:r>
            <w:r w:rsidRPr="00D257D0">
              <w:rPr>
                <w:sz w:val="18"/>
                <w:szCs w:val="18"/>
              </w:rPr>
              <w:t>6.2</w:t>
            </w:r>
            <w:r w:rsidRPr="00D257D0">
              <w:rPr>
                <w:sz w:val="18"/>
                <w:szCs w:val="18"/>
              </w:rPr>
              <w:fldChar w:fldCharType="end"/>
            </w:r>
            <w:r w:rsidRPr="00D257D0">
              <w:rPr>
                <w:sz w:val="18"/>
                <w:szCs w:val="18"/>
              </w:rPr>
              <w:t>).</w:t>
            </w:r>
          </w:p>
        </w:tc>
        <w:tc>
          <w:tcPr>
            <w:tcW w:w="2551" w:type="dxa"/>
          </w:tcPr>
          <w:p w14:paraId="184BF3D6" w14:textId="77777777" w:rsidR="00F76544" w:rsidRPr="00D257D0" w:rsidRDefault="00F76544" w:rsidP="007B54EF">
            <w:pPr>
              <w:pStyle w:val="CommentText"/>
              <w:spacing w:before="60" w:after="60"/>
              <w:rPr>
                <w:rFonts w:cs="Arial"/>
                <w:sz w:val="18"/>
                <w:szCs w:val="18"/>
              </w:rPr>
            </w:pPr>
            <w:r w:rsidRPr="00D257D0">
              <w:rPr>
                <w:rFonts w:cs="Arial"/>
                <w:sz w:val="18"/>
              </w:rPr>
              <w:t xml:space="preserve">The location data is used to link a given FLW record with a particular geographical location. </w:t>
            </w:r>
            <w:r w:rsidRPr="00D257D0">
              <w:rPr>
                <w:rFonts w:cs="Arial"/>
                <w:sz w:val="18"/>
                <w:szCs w:val="18"/>
              </w:rPr>
              <w:t xml:space="preserve">There is one to one link </w:t>
            </w:r>
            <w:r w:rsidR="002152EE" w:rsidRPr="00D257D0">
              <w:rPr>
                <w:rFonts w:cs="Arial"/>
                <w:sz w:val="18"/>
                <w:szCs w:val="18"/>
              </w:rPr>
              <w:t xml:space="preserve">from </w:t>
            </w:r>
            <w:r w:rsidRPr="00D257D0">
              <w:rPr>
                <w:rFonts w:cs="Arial"/>
                <w:sz w:val="18"/>
                <w:szCs w:val="18"/>
              </w:rPr>
              <w:t xml:space="preserve">a FLW record </w:t>
            </w:r>
            <w:r w:rsidR="002152EE" w:rsidRPr="00D257D0">
              <w:rPr>
                <w:rFonts w:cs="Arial"/>
                <w:sz w:val="18"/>
                <w:szCs w:val="18"/>
              </w:rPr>
              <w:t xml:space="preserve">to </w:t>
            </w:r>
            <w:r w:rsidRPr="00D257D0">
              <w:rPr>
                <w:rFonts w:cs="Arial"/>
                <w:sz w:val="18"/>
                <w:szCs w:val="18"/>
              </w:rPr>
              <w:t>a location record.</w:t>
            </w:r>
          </w:p>
          <w:p w14:paraId="34D61CC7" w14:textId="77777777" w:rsidR="00D7784E" w:rsidRPr="00D257D0" w:rsidRDefault="00D7784E" w:rsidP="00D7784E">
            <w:pPr>
              <w:pStyle w:val="CommentText"/>
              <w:spacing w:before="60" w:after="60"/>
              <w:rPr>
                <w:sz w:val="18"/>
                <w:szCs w:val="18"/>
              </w:rPr>
            </w:pPr>
            <w:r w:rsidRPr="00D257D0">
              <w:rPr>
                <w:rFonts w:cs="Arial"/>
                <w:sz w:val="18"/>
                <w:szCs w:val="18"/>
              </w:rPr>
              <w:t xml:space="preserve">MCTS follows proposed census codes for all the location fields except </w:t>
            </w:r>
            <w:r w:rsidR="00F025B5" w:rsidRPr="00D257D0">
              <w:rPr>
                <w:rFonts w:cs="Arial"/>
                <w:sz w:val="18"/>
                <w:szCs w:val="18"/>
              </w:rPr>
              <w:t>Health block</w:t>
            </w:r>
            <w:r w:rsidRPr="00D257D0">
              <w:rPr>
                <w:rFonts w:cs="Arial"/>
                <w:sz w:val="18"/>
                <w:szCs w:val="18"/>
              </w:rPr>
              <w:t xml:space="preserve">, Facility and Sub center. For </w:t>
            </w:r>
            <w:r w:rsidR="00F025B5" w:rsidRPr="00D257D0">
              <w:rPr>
                <w:rFonts w:cs="Arial"/>
                <w:sz w:val="18"/>
                <w:szCs w:val="18"/>
              </w:rPr>
              <w:t>Health block</w:t>
            </w:r>
            <w:r w:rsidRPr="00D257D0">
              <w:rPr>
                <w:rFonts w:cs="Arial"/>
                <w:sz w:val="18"/>
                <w:szCs w:val="18"/>
              </w:rPr>
              <w:t>, facility and sub center MCTS has its own codes.</w:t>
            </w:r>
          </w:p>
          <w:p w14:paraId="151AD570" w14:textId="77777777" w:rsidR="00BC04E2" w:rsidRPr="00D257D0" w:rsidRDefault="00D7784E" w:rsidP="007B54EF">
            <w:pPr>
              <w:pStyle w:val="CommentText"/>
              <w:spacing w:before="60" w:after="60"/>
              <w:rPr>
                <w:sz w:val="18"/>
                <w:szCs w:val="18"/>
              </w:rPr>
            </w:pPr>
            <w:r w:rsidRPr="00D257D0">
              <w:rPr>
                <w:rFonts w:cs="Arial"/>
                <w:sz w:val="18"/>
                <w:szCs w:val="18"/>
              </w:rPr>
              <w:t>Villages are of two types – Census villages and Non census villages. For Non census villages, data entry person has option to enter the village name.</w:t>
            </w:r>
            <w:r w:rsidR="00AB0B58" w:rsidRPr="00D257D0">
              <w:rPr>
                <w:rFonts w:cs="Arial"/>
                <w:sz w:val="18"/>
                <w:szCs w:val="18"/>
              </w:rPr>
              <w:t xml:space="preserve"> The NMS system will only have one field for Village – regardless of whether it’s a census village, </w:t>
            </w:r>
            <w:proofErr w:type="spellStart"/>
            <w:r w:rsidR="00AB0B58" w:rsidRPr="00D257D0">
              <w:rPr>
                <w:rFonts w:cs="Arial"/>
                <w:sz w:val="18"/>
                <w:szCs w:val="18"/>
              </w:rPr>
              <w:t>Panch</w:t>
            </w:r>
            <w:r w:rsidR="00E7382A" w:rsidRPr="00D257D0">
              <w:rPr>
                <w:rFonts w:cs="Arial"/>
                <w:sz w:val="18"/>
                <w:szCs w:val="18"/>
              </w:rPr>
              <w:t>a</w:t>
            </w:r>
            <w:r w:rsidR="00AB0B58" w:rsidRPr="00D257D0">
              <w:rPr>
                <w:rFonts w:cs="Arial"/>
                <w:sz w:val="18"/>
                <w:szCs w:val="18"/>
              </w:rPr>
              <w:t>yat</w:t>
            </w:r>
            <w:proofErr w:type="spellEnd"/>
            <w:r w:rsidR="00AB0B58" w:rsidRPr="00D257D0">
              <w:rPr>
                <w:rFonts w:cs="Arial"/>
                <w:sz w:val="18"/>
                <w:szCs w:val="18"/>
              </w:rPr>
              <w:t xml:space="preserve"> village, revenue village or otherwise.</w:t>
            </w:r>
          </w:p>
        </w:tc>
        <w:tc>
          <w:tcPr>
            <w:tcW w:w="1418" w:type="dxa"/>
          </w:tcPr>
          <w:p w14:paraId="417AE6AE" w14:textId="77777777" w:rsidR="00F76544" w:rsidRPr="00D257D0" w:rsidRDefault="00F76544" w:rsidP="007B54EF">
            <w:pPr>
              <w:pStyle w:val="CommentText"/>
              <w:spacing w:before="60" w:after="60"/>
              <w:rPr>
                <w:rFonts w:cs="Arial"/>
                <w:sz w:val="18"/>
                <w:szCs w:val="18"/>
              </w:rPr>
            </w:pPr>
            <w:r w:rsidRPr="00D257D0">
              <w:rPr>
                <w:rFonts w:cs="Arial"/>
                <w:sz w:val="18"/>
                <w:szCs w:val="18"/>
              </w:rPr>
              <w:t>Draft</w:t>
            </w:r>
          </w:p>
        </w:tc>
      </w:tr>
      <w:tr w:rsidR="00F76544" w:rsidRPr="00D257D0" w14:paraId="71191D09" w14:textId="77777777" w:rsidTr="0076179B">
        <w:trPr>
          <w:trHeight w:val="350"/>
        </w:trPr>
        <w:tc>
          <w:tcPr>
            <w:tcW w:w="1809" w:type="dxa"/>
          </w:tcPr>
          <w:p w14:paraId="7DD8BCF6" w14:textId="77777777"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.003</w:t>
            </w:r>
          </w:p>
        </w:tc>
        <w:tc>
          <w:tcPr>
            <w:tcW w:w="3828" w:type="dxa"/>
          </w:tcPr>
          <w:p w14:paraId="7ED6272B" w14:textId="77777777" w:rsidR="00F76544" w:rsidRPr="00D257D0" w:rsidRDefault="00F76544" w:rsidP="007B54EF">
            <w:pPr>
              <w:pStyle w:val="CommentText"/>
              <w:spacing w:before="60" w:after="60"/>
              <w:rPr>
                <w:sz w:val="18"/>
              </w:rPr>
            </w:pPr>
            <w:r w:rsidRPr="00D257D0">
              <w:rPr>
                <w:sz w:val="18"/>
              </w:rPr>
              <w:t>The NMS system shall perform the following checks and validation before uploading location data into the location database:</w:t>
            </w:r>
          </w:p>
          <w:p w14:paraId="78A99BEC" w14:textId="77777777" w:rsidR="00F76544" w:rsidRPr="00D257D0" w:rsidRDefault="00CF69D8" w:rsidP="007B54EF">
            <w:pPr>
              <w:pStyle w:val="CommentText"/>
              <w:numPr>
                <w:ilvl w:val="1"/>
                <w:numId w:val="12"/>
              </w:numPr>
              <w:spacing w:before="60" w:after="60"/>
              <w:rPr>
                <w:sz w:val="18"/>
              </w:rPr>
            </w:pPr>
            <w:r w:rsidRPr="00D257D0">
              <w:rPr>
                <w:sz w:val="18"/>
              </w:rPr>
              <w:t xml:space="preserve">None of the </w:t>
            </w:r>
            <w:r w:rsidR="005B1FBE" w:rsidRPr="00D257D0">
              <w:rPr>
                <w:sz w:val="18"/>
              </w:rPr>
              <w:t xml:space="preserve">Mandatory </w:t>
            </w:r>
            <w:r w:rsidR="00F76544" w:rsidRPr="00D257D0">
              <w:rPr>
                <w:sz w:val="18"/>
              </w:rPr>
              <w:t>Location fields can be blank</w:t>
            </w:r>
          </w:p>
          <w:p w14:paraId="1DCF9DF4" w14:textId="77777777" w:rsidR="00F76544" w:rsidRPr="00D257D0" w:rsidRDefault="00F76544" w:rsidP="007B54EF">
            <w:pPr>
              <w:pStyle w:val="CommentText"/>
              <w:numPr>
                <w:ilvl w:val="1"/>
                <w:numId w:val="12"/>
              </w:numPr>
              <w:spacing w:before="60" w:after="60"/>
              <w:rPr>
                <w:sz w:val="18"/>
              </w:rPr>
            </w:pPr>
            <w:r w:rsidRPr="00D257D0">
              <w:rPr>
                <w:sz w:val="18"/>
              </w:rPr>
              <w:t>Duplicate location data does not already exist in the system</w:t>
            </w:r>
          </w:p>
          <w:p w14:paraId="40EB5ECD" w14:textId="45CF28F0" w:rsidR="00F76544" w:rsidRPr="00D257D0" w:rsidRDefault="00F76544" w:rsidP="007B54EF">
            <w:pPr>
              <w:pStyle w:val="CommentText"/>
              <w:spacing w:before="60" w:after="60"/>
              <w:rPr>
                <w:sz w:val="18"/>
              </w:rPr>
            </w:pPr>
            <w:r w:rsidRPr="00D257D0">
              <w:rPr>
                <w:sz w:val="18"/>
                <w:szCs w:val="18"/>
              </w:rPr>
              <w:t xml:space="preserve">The exact </w:t>
            </w:r>
            <w:r w:rsidR="00131240" w:rsidRPr="00D257D0">
              <w:rPr>
                <w:sz w:val="18"/>
                <w:szCs w:val="18"/>
              </w:rPr>
              <w:t>definitions of these fields are</w:t>
            </w:r>
            <w:r w:rsidRPr="00D257D0">
              <w:rPr>
                <w:sz w:val="18"/>
                <w:szCs w:val="18"/>
              </w:rPr>
              <w:t xml:space="preserve"> provided in Appendix A (refer section </w:t>
            </w:r>
            <w:r w:rsidRPr="00D257D0">
              <w:rPr>
                <w:sz w:val="18"/>
                <w:szCs w:val="18"/>
              </w:rPr>
              <w:fldChar w:fldCharType="begin"/>
            </w:r>
            <w:r w:rsidRPr="00D257D0">
              <w:rPr>
                <w:sz w:val="18"/>
                <w:szCs w:val="18"/>
              </w:rPr>
              <w:instrText xml:space="preserve"> REF _Ref406535404 \r \h </w:instrText>
            </w:r>
            <w:r w:rsidR="00D257D0">
              <w:rPr>
                <w:sz w:val="18"/>
                <w:szCs w:val="18"/>
              </w:rPr>
              <w:instrText xml:space="preserve"> \* MERGEFORMAT </w:instrText>
            </w:r>
            <w:r w:rsidRPr="00D257D0">
              <w:rPr>
                <w:sz w:val="18"/>
                <w:szCs w:val="18"/>
              </w:rPr>
            </w:r>
            <w:r w:rsidRPr="00D257D0">
              <w:rPr>
                <w:sz w:val="18"/>
                <w:szCs w:val="18"/>
              </w:rPr>
              <w:fldChar w:fldCharType="separate"/>
            </w:r>
            <w:r w:rsidRPr="00D257D0">
              <w:rPr>
                <w:sz w:val="18"/>
                <w:szCs w:val="18"/>
              </w:rPr>
              <w:t>6.2</w:t>
            </w:r>
            <w:r w:rsidRPr="00D257D0">
              <w:rPr>
                <w:sz w:val="18"/>
                <w:szCs w:val="18"/>
              </w:rPr>
              <w:fldChar w:fldCharType="end"/>
            </w:r>
            <w:r w:rsidRPr="00D257D0">
              <w:rPr>
                <w:sz w:val="18"/>
                <w:szCs w:val="18"/>
              </w:rPr>
              <w:t>).</w:t>
            </w:r>
          </w:p>
        </w:tc>
        <w:tc>
          <w:tcPr>
            <w:tcW w:w="2551" w:type="dxa"/>
          </w:tcPr>
          <w:p w14:paraId="20A0AB0D" w14:textId="77777777" w:rsidR="00F76544" w:rsidRPr="00D257D0" w:rsidRDefault="00F76544" w:rsidP="007B54EF">
            <w:pPr>
              <w:pStyle w:val="CommentText"/>
              <w:spacing w:before="60" w:after="60"/>
              <w:rPr>
                <w:rFonts w:cs="Arial"/>
                <w:sz w:val="18"/>
              </w:rPr>
            </w:pPr>
          </w:p>
        </w:tc>
        <w:tc>
          <w:tcPr>
            <w:tcW w:w="1418" w:type="dxa"/>
          </w:tcPr>
          <w:p w14:paraId="4ECEDDA0" w14:textId="77777777" w:rsidR="00F76544" w:rsidRPr="00D257D0" w:rsidRDefault="00F76544" w:rsidP="007B54EF">
            <w:pPr>
              <w:pStyle w:val="CommentText"/>
              <w:spacing w:before="60" w:after="60"/>
              <w:rPr>
                <w:rFonts w:cs="Arial"/>
                <w:color w:val="FF0000"/>
                <w:sz w:val="18"/>
              </w:rPr>
            </w:pPr>
            <w:r w:rsidRPr="00D257D0">
              <w:rPr>
                <w:rFonts w:cs="Arial"/>
                <w:sz w:val="18"/>
              </w:rPr>
              <w:t>Draft</w:t>
            </w:r>
          </w:p>
        </w:tc>
      </w:tr>
      <w:tr w:rsidR="006F76FA" w:rsidRPr="00D257D0" w14:paraId="23BC26AD" w14:textId="77777777" w:rsidTr="00205BDA">
        <w:trPr>
          <w:trHeight w:val="350"/>
        </w:trPr>
        <w:tc>
          <w:tcPr>
            <w:tcW w:w="1809" w:type="dxa"/>
            <w:shd w:val="clear" w:color="auto" w:fill="auto"/>
          </w:tcPr>
          <w:p w14:paraId="6B7BE145" w14:textId="77777777" w:rsidR="006F76FA" w:rsidRPr="00D257D0" w:rsidRDefault="00654022" w:rsidP="007B54EF">
            <w:pPr>
              <w:pStyle w:val="CommentText"/>
              <w:spacing w:before="60" w:after="60"/>
              <w:rPr>
                <w:rFonts w:cs="Arial"/>
                <w:sz w:val="18"/>
              </w:rPr>
            </w:pPr>
            <w:r w:rsidRPr="00D257D0">
              <w:rPr>
                <w:rFonts w:cs="Arial"/>
                <w:sz w:val="18"/>
              </w:rPr>
              <w:t>NMS.GEN.LOC.004</w:t>
            </w:r>
          </w:p>
        </w:tc>
        <w:tc>
          <w:tcPr>
            <w:tcW w:w="3828" w:type="dxa"/>
            <w:shd w:val="clear" w:color="auto" w:fill="auto"/>
          </w:tcPr>
          <w:p w14:paraId="0A7E0FC7" w14:textId="77777777" w:rsidR="001E03CB" w:rsidRPr="00D257D0" w:rsidRDefault="00654022" w:rsidP="007B54EF">
            <w:pPr>
              <w:pStyle w:val="CommentText"/>
              <w:spacing w:before="60" w:after="60"/>
              <w:rPr>
                <w:sz w:val="18"/>
              </w:rPr>
            </w:pPr>
            <w:r w:rsidRPr="00D257D0">
              <w:rPr>
                <w:sz w:val="18"/>
              </w:rPr>
              <w:t>The NMS system shall provide means to correct details of location data</w:t>
            </w:r>
            <w:r w:rsidR="00D676EB" w:rsidRPr="00D257D0">
              <w:rPr>
                <w:sz w:val="18"/>
              </w:rPr>
              <w:t xml:space="preserve"> </w:t>
            </w:r>
            <w:r w:rsidR="00567770" w:rsidRPr="00D257D0">
              <w:rPr>
                <w:sz w:val="18"/>
              </w:rPr>
              <w:t xml:space="preserve">through a web interface </w:t>
            </w:r>
            <w:r w:rsidR="00D676EB" w:rsidRPr="00D257D0">
              <w:rPr>
                <w:sz w:val="18"/>
              </w:rPr>
              <w:t>via CSV upload</w:t>
            </w:r>
            <w:r w:rsidR="00095177">
              <w:rPr>
                <w:sz w:val="18"/>
              </w:rPr>
              <w:t xml:space="preserve"> or MDS UI</w:t>
            </w:r>
            <w:r w:rsidRPr="00D257D0">
              <w:rPr>
                <w:sz w:val="18"/>
              </w:rPr>
              <w:t>.</w:t>
            </w:r>
          </w:p>
        </w:tc>
        <w:tc>
          <w:tcPr>
            <w:tcW w:w="2551" w:type="dxa"/>
            <w:shd w:val="clear" w:color="auto" w:fill="auto"/>
          </w:tcPr>
          <w:p w14:paraId="212FF493" w14:textId="77777777" w:rsidR="006F76FA" w:rsidRPr="00D257D0" w:rsidRDefault="00654022" w:rsidP="00654022">
            <w:pPr>
              <w:pStyle w:val="CommentText"/>
              <w:spacing w:before="60" w:after="60"/>
              <w:rPr>
                <w:rFonts w:cs="Arial"/>
                <w:sz w:val="18"/>
              </w:rPr>
            </w:pPr>
            <w:r w:rsidRPr="00D257D0">
              <w:rPr>
                <w:rFonts w:cs="Arial"/>
                <w:sz w:val="18"/>
              </w:rPr>
              <w:t>It should be possible to do changes in spelling or other details of location</w:t>
            </w:r>
          </w:p>
        </w:tc>
        <w:tc>
          <w:tcPr>
            <w:tcW w:w="1418" w:type="dxa"/>
            <w:shd w:val="clear" w:color="auto" w:fill="auto"/>
          </w:tcPr>
          <w:p w14:paraId="47C6767B" w14:textId="77777777" w:rsidR="006F76FA" w:rsidRPr="00D257D0" w:rsidRDefault="00F25255" w:rsidP="007B54EF">
            <w:pPr>
              <w:pStyle w:val="CommentText"/>
              <w:spacing w:before="60" w:after="60"/>
              <w:rPr>
                <w:rFonts w:cs="Arial"/>
                <w:b/>
                <w:sz w:val="18"/>
              </w:rPr>
            </w:pPr>
            <w:r w:rsidRPr="00D257D0">
              <w:rPr>
                <w:rFonts w:cs="Arial"/>
                <w:b/>
                <w:sz w:val="18"/>
              </w:rPr>
              <w:t>Draft</w:t>
            </w:r>
          </w:p>
        </w:tc>
      </w:tr>
    </w:tbl>
    <w:p w14:paraId="04247419" w14:textId="77777777" w:rsidR="004229F7" w:rsidRPr="00D257D0" w:rsidRDefault="004229F7" w:rsidP="007B54EF">
      <w:pPr>
        <w:pStyle w:val="Heading3"/>
      </w:pPr>
      <w:bookmarkStart w:id="46" w:name="_Toc411545766"/>
      <w:r w:rsidRPr="00D257D0">
        <w:t xml:space="preserve">FLW </w:t>
      </w:r>
      <w:r w:rsidR="007355D6" w:rsidRPr="00D257D0">
        <w:t>Data Handling</w:t>
      </w:r>
      <w:bookmarkEnd w:id="4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4229F7" w:rsidRPr="00D257D0" w14:paraId="4A472BA4" w14:textId="77777777" w:rsidTr="00A90474">
        <w:tc>
          <w:tcPr>
            <w:tcW w:w="1809" w:type="dxa"/>
            <w:shd w:val="clear" w:color="auto" w:fill="D9D9D9" w:themeFill="background1" w:themeFillShade="D9"/>
          </w:tcPr>
          <w:p w14:paraId="05868DDF" w14:textId="77777777"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5FD4CA0" w14:textId="77777777"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1715AD6" w14:textId="77777777"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4B68CDF" w14:textId="77777777"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14:paraId="782CE282" w14:textId="77777777" w:rsidTr="00A90474">
        <w:trPr>
          <w:trHeight w:val="350"/>
        </w:trPr>
        <w:tc>
          <w:tcPr>
            <w:tcW w:w="1809" w:type="dxa"/>
          </w:tcPr>
          <w:p w14:paraId="27620A3F" w14:textId="77777777"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1</w:t>
            </w:r>
          </w:p>
        </w:tc>
        <w:tc>
          <w:tcPr>
            <w:tcW w:w="3828" w:type="dxa"/>
          </w:tcPr>
          <w:p w14:paraId="772FDA4A" w14:textId="77777777" w:rsidR="001843F2" w:rsidRPr="00D257D0" w:rsidRDefault="004229F7" w:rsidP="007B54EF">
            <w:pPr>
              <w:pStyle w:val="CommentText"/>
              <w:spacing w:before="60" w:after="60"/>
              <w:rPr>
                <w:rFonts w:cs="Arial"/>
                <w:sz w:val="18"/>
              </w:rPr>
            </w:pPr>
            <w:r w:rsidRPr="00D257D0">
              <w:rPr>
                <w:rFonts w:cs="Arial"/>
                <w:sz w:val="18"/>
              </w:rPr>
              <w:t>The NMS system shall provide means to upload FLW data into its internal database via a web interface</w:t>
            </w:r>
            <w:r w:rsidR="002B7E12" w:rsidRPr="00D257D0">
              <w:rPr>
                <w:rFonts w:cs="Arial"/>
                <w:sz w:val="18"/>
              </w:rPr>
              <w:t xml:space="preserve"> via a CSV file</w:t>
            </w:r>
            <w:r w:rsidRPr="00D257D0">
              <w:rPr>
                <w:rFonts w:cs="Arial"/>
                <w:sz w:val="18"/>
              </w:rPr>
              <w:t>.</w:t>
            </w:r>
          </w:p>
          <w:p w14:paraId="01D64D0F" w14:textId="77777777"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FLW data may not be available in the beginning.</w:t>
            </w:r>
          </w:p>
          <w:p w14:paraId="1556FBD0" w14:textId="77777777" w:rsidR="00235DEF" w:rsidRPr="00D257D0" w:rsidRDefault="00235DEF" w:rsidP="00235DEF">
            <w:pPr>
              <w:pStyle w:val="CommentText"/>
              <w:spacing w:before="60" w:after="60"/>
              <w:rPr>
                <w:rFonts w:cs="Arial"/>
                <w:sz w:val="18"/>
              </w:rPr>
            </w:pPr>
            <w:r w:rsidRPr="00D257D0">
              <w:rPr>
                <w:rFonts w:cs="Arial"/>
                <w:sz w:val="18"/>
              </w:rPr>
              <w:t>Errors during FLW data upload shall be logged.</w:t>
            </w:r>
          </w:p>
        </w:tc>
        <w:tc>
          <w:tcPr>
            <w:tcW w:w="2551" w:type="dxa"/>
          </w:tcPr>
          <w:p w14:paraId="4507195B" w14:textId="77777777" w:rsidR="004229F7" w:rsidRPr="00D257D0" w:rsidRDefault="004229F7" w:rsidP="007B54EF">
            <w:pPr>
              <w:pStyle w:val="CommentText"/>
              <w:spacing w:before="60" w:after="60"/>
              <w:rPr>
                <w:rFonts w:cs="Arial"/>
                <w:sz w:val="18"/>
              </w:rPr>
            </w:pPr>
          </w:p>
        </w:tc>
        <w:tc>
          <w:tcPr>
            <w:tcW w:w="1418" w:type="dxa"/>
          </w:tcPr>
          <w:p w14:paraId="3C648AC8" w14:textId="77777777" w:rsidR="004229F7" w:rsidRPr="00D257D0" w:rsidRDefault="004229F7" w:rsidP="007B54EF">
            <w:pPr>
              <w:pStyle w:val="CommentText"/>
              <w:spacing w:before="60" w:after="60"/>
              <w:rPr>
                <w:rFonts w:cs="Arial"/>
                <w:sz w:val="18"/>
              </w:rPr>
            </w:pPr>
            <w:r w:rsidRPr="00D257D0">
              <w:rPr>
                <w:rFonts w:cs="Arial"/>
                <w:sz w:val="18"/>
              </w:rPr>
              <w:t>Draft</w:t>
            </w:r>
          </w:p>
        </w:tc>
      </w:tr>
      <w:tr w:rsidR="004229F7" w:rsidRPr="00D257D0" w14:paraId="393B0408" w14:textId="77777777" w:rsidTr="00A90474">
        <w:trPr>
          <w:trHeight w:val="350"/>
        </w:trPr>
        <w:tc>
          <w:tcPr>
            <w:tcW w:w="1809" w:type="dxa"/>
          </w:tcPr>
          <w:p w14:paraId="6CFA9CD8" w14:textId="77777777"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2</w:t>
            </w:r>
          </w:p>
        </w:tc>
        <w:tc>
          <w:tcPr>
            <w:tcW w:w="3828" w:type="dxa"/>
          </w:tcPr>
          <w:p w14:paraId="656001FA" w14:textId="10BEB1BC" w:rsidR="00164102" w:rsidRDefault="00164102" w:rsidP="00561FC5">
            <w:pPr>
              <w:pStyle w:val="CommentText"/>
              <w:spacing w:before="60" w:after="60"/>
              <w:rPr>
                <w:rFonts w:cs="Arial"/>
                <w:sz w:val="18"/>
                <w:szCs w:val="18"/>
              </w:rPr>
            </w:pPr>
            <w:r>
              <w:rPr>
                <w:rFonts w:cs="Arial"/>
                <w:sz w:val="18"/>
                <w:szCs w:val="18"/>
              </w:rPr>
              <w:t>NMS shall internally generate and maintain an FLW-ID for all FLW</w:t>
            </w:r>
            <w:r w:rsidR="00374A64">
              <w:rPr>
                <w:rFonts w:cs="Arial"/>
                <w:sz w:val="18"/>
                <w:szCs w:val="18"/>
              </w:rPr>
              <w:t>s</w:t>
            </w:r>
            <w:r>
              <w:rPr>
                <w:rFonts w:cs="Arial"/>
                <w:sz w:val="18"/>
                <w:szCs w:val="18"/>
              </w:rPr>
              <w:t xml:space="preserve"> that </w:t>
            </w:r>
            <w:proofErr w:type="gramStart"/>
            <w:r>
              <w:rPr>
                <w:rFonts w:cs="Arial"/>
                <w:sz w:val="18"/>
                <w:szCs w:val="18"/>
              </w:rPr>
              <w:t>is</w:t>
            </w:r>
            <w:proofErr w:type="gramEnd"/>
            <w:r>
              <w:rPr>
                <w:rFonts w:cs="Arial"/>
                <w:sz w:val="18"/>
                <w:szCs w:val="18"/>
              </w:rPr>
              <w:t xml:space="preserve"> called the </w:t>
            </w:r>
            <w:r w:rsidRPr="001E6D2A">
              <w:rPr>
                <w:rFonts w:cs="Arial"/>
                <w:b/>
                <w:sz w:val="18"/>
                <w:szCs w:val="18"/>
              </w:rPr>
              <w:t>NMS FLW-ID</w:t>
            </w:r>
            <w:r>
              <w:rPr>
                <w:rFonts w:cs="Arial"/>
                <w:sz w:val="18"/>
                <w:szCs w:val="18"/>
              </w:rPr>
              <w:t>.</w:t>
            </w:r>
          </w:p>
          <w:p w14:paraId="2F38C93C" w14:textId="5946C207" w:rsidR="004C1B81" w:rsidRDefault="004C1B81" w:rsidP="00561FC5">
            <w:pPr>
              <w:pStyle w:val="CommentText"/>
              <w:spacing w:before="60" w:after="60"/>
              <w:rPr>
                <w:rFonts w:cs="Arial"/>
                <w:sz w:val="18"/>
                <w:szCs w:val="18"/>
              </w:rPr>
            </w:pPr>
            <w:r>
              <w:rPr>
                <w:rFonts w:cs="Arial"/>
                <w:sz w:val="18"/>
                <w:szCs w:val="18"/>
              </w:rPr>
              <w:t xml:space="preserve">For external interfaces (including IVR and CSV upload), the FLW shall be identified </w:t>
            </w:r>
            <w:r w:rsidR="00AF27F9">
              <w:rPr>
                <w:rFonts w:cs="Arial"/>
                <w:sz w:val="18"/>
                <w:szCs w:val="18"/>
              </w:rPr>
              <w:t xml:space="preserve">first by the NMS FLW-ID if present.  Next the MCTS FLW-ID should identify them if it is provided.  If neither of those IDs </w:t>
            </w:r>
            <w:r w:rsidR="00FC782A">
              <w:rPr>
                <w:rFonts w:cs="Arial"/>
                <w:sz w:val="18"/>
                <w:szCs w:val="18"/>
              </w:rPr>
              <w:t>is</w:t>
            </w:r>
            <w:r w:rsidR="00AF27F9">
              <w:rPr>
                <w:rFonts w:cs="Arial"/>
                <w:sz w:val="18"/>
                <w:szCs w:val="18"/>
              </w:rPr>
              <w:t xml:space="preserve"> provided then the MSISDN should be used.</w:t>
            </w:r>
          </w:p>
          <w:p w14:paraId="308CCE7A" w14:textId="77777777" w:rsidR="00901482" w:rsidRPr="001E6D2A" w:rsidRDefault="00841D76" w:rsidP="00841D76">
            <w:pPr>
              <w:pStyle w:val="CommentText"/>
              <w:keepNext/>
              <w:keepLines/>
              <w:numPr>
                <w:ilvl w:val="4"/>
                <w:numId w:val="2"/>
              </w:numPr>
              <w:spacing w:before="60" w:after="60"/>
              <w:outlineLvl w:val="4"/>
              <w:rPr>
                <w:rFonts w:cs="Arial"/>
                <w:sz w:val="18"/>
                <w:szCs w:val="18"/>
              </w:rPr>
            </w:pPr>
            <w:r>
              <w:rPr>
                <w:rFonts w:cs="Arial"/>
                <w:sz w:val="18"/>
                <w:szCs w:val="18"/>
              </w:rPr>
              <w:t>Additionally, f</w:t>
            </w:r>
            <w:r w:rsidRPr="00D257D0">
              <w:rPr>
                <w:rFonts w:cs="Arial"/>
                <w:sz w:val="18"/>
                <w:szCs w:val="18"/>
              </w:rPr>
              <w:t>or FLW records coming via CSV file,</w:t>
            </w:r>
            <w:r>
              <w:rPr>
                <w:rFonts w:cs="Arial"/>
                <w:sz w:val="18"/>
                <w:szCs w:val="18"/>
              </w:rPr>
              <w:t xml:space="preserve"> the record may optionally contain an FLW-ID provided by </w:t>
            </w:r>
            <w:proofErr w:type="spellStart"/>
            <w:r>
              <w:rPr>
                <w:rFonts w:cs="Arial"/>
                <w:sz w:val="18"/>
                <w:szCs w:val="18"/>
              </w:rPr>
              <w:t>MoHFW</w:t>
            </w:r>
            <w:proofErr w:type="spellEnd"/>
            <w:r>
              <w:rPr>
                <w:rFonts w:cs="Arial"/>
                <w:sz w:val="18"/>
                <w:szCs w:val="18"/>
              </w:rPr>
              <w:t xml:space="preserve"> called the MCTS FLW-ID </w:t>
            </w:r>
          </w:p>
        </w:tc>
        <w:tc>
          <w:tcPr>
            <w:tcW w:w="2551" w:type="dxa"/>
          </w:tcPr>
          <w:p w14:paraId="24D9E355" w14:textId="77777777" w:rsidR="00435CF4" w:rsidRDefault="00841D76" w:rsidP="00561FC5">
            <w:pPr>
              <w:pStyle w:val="CommentText"/>
              <w:spacing w:before="60" w:after="60"/>
              <w:rPr>
                <w:rFonts w:cs="Arial"/>
                <w:sz w:val="18"/>
                <w:szCs w:val="18"/>
              </w:rPr>
            </w:pPr>
            <w:r>
              <w:rPr>
                <w:rFonts w:cs="Arial"/>
                <w:sz w:val="18"/>
                <w:szCs w:val="18"/>
              </w:rPr>
              <w:t>MCTS FLW-ID is optional because data uploaded using training data may not have the FLW-ID issued by MCTS.</w:t>
            </w:r>
          </w:p>
          <w:p w14:paraId="55F2F285" w14:textId="41CCC61F" w:rsidR="00561FC5" w:rsidRPr="00D257D0" w:rsidRDefault="00374A64" w:rsidP="00561FC5">
            <w:pPr>
              <w:pStyle w:val="CommentText"/>
              <w:spacing w:before="60" w:after="60"/>
              <w:rPr>
                <w:rFonts w:cs="Arial"/>
                <w:color w:val="FF0000"/>
                <w:sz w:val="18"/>
                <w:szCs w:val="18"/>
              </w:rPr>
            </w:pPr>
            <w:r>
              <w:rPr>
                <w:rFonts w:cs="Arial"/>
                <w:color w:val="FF0000"/>
                <w:sz w:val="18"/>
                <w:szCs w:val="18"/>
              </w:rPr>
              <w:t xml:space="preserve"> </w:t>
            </w:r>
          </w:p>
        </w:tc>
        <w:tc>
          <w:tcPr>
            <w:tcW w:w="1418" w:type="dxa"/>
          </w:tcPr>
          <w:p w14:paraId="644EAC76" w14:textId="77777777" w:rsidR="004229F7" w:rsidRPr="00D257D0" w:rsidRDefault="004229F7" w:rsidP="007B54EF">
            <w:pPr>
              <w:pStyle w:val="CommentText"/>
              <w:spacing w:before="60" w:after="60"/>
              <w:rPr>
                <w:rFonts w:cs="Arial"/>
                <w:sz w:val="18"/>
                <w:szCs w:val="18"/>
              </w:rPr>
            </w:pPr>
          </w:p>
        </w:tc>
      </w:tr>
      <w:tr w:rsidR="004229F7" w:rsidRPr="00D257D0" w14:paraId="1676BD00" w14:textId="77777777" w:rsidTr="00A90474">
        <w:trPr>
          <w:trHeight w:val="350"/>
        </w:trPr>
        <w:tc>
          <w:tcPr>
            <w:tcW w:w="1809" w:type="dxa"/>
          </w:tcPr>
          <w:p w14:paraId="28168697" w14:textId="77777777"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3</w:t>
            </w:r>
          </w:p>
        </w:tc>
        <w:tc>
          <w:tcPr>
            <w:tcW w:w="3828" w:type="dxa"/>
          </w:tcPr>
          <w:p w14:paraId="033626FA" w14:textId="77777777" w:rsidR="004229F7" w:rsidRPr="00D257D0" w:rsidRDefault="004229F7" w:rsidP="007B54EF">
            <w:pPr>
              <w:pStyle w:val="CommentText"/>
              <w:spacing w:before="60" w:after="60"/>
              <w:rPr>
                <w:rFonts w:cs="Arial"/>
                <w:sz w:val="18"/>
                <w:szCs w:val="18"/>
              </w:rPr>
            </w:pPr>
            <w:r w:rsidRPr="00D257D0">
              <w:rPr>
                <w:rFonts w:cs="Arial"/>
                <w:sz w:val="18"/>
                <w:szCs w:val="18"/>
              </w:rPr>
              <w:t>The NMS system shall maintain the status of an FLW:</w:t>
            </w:r>
          </w:p>
          <w:p w14:paraId="4F81E94F" w14:textId="77777777" w:rsidR="004229F7" w:rsidRPr="00D257D0" w:rsidRDefault="00AB6C9F" w:rsidP="007B54EF">
            <w:pPr>
              <w:pStyle w:val="CommentText"/>
              <w:numPr>
                <w:ilvl w:val="0"/>
                <w:numId w:val="12"/>
              </w:numPr>
              <w:spacing w:before="60" w:after="60"/>
              <w:rPr>
                <w:sz w:val="18"/>
                <w:szCs w:val="18"/>
              </w:rPr>
            </w:pPr>
            <w:r w:rsidRPr="00D257D0">
              <w:rPr>
                <w:b/>
                <w:sz w:val="18"/>
                <w:szCs w:val="18"/>
              </w:rPr>
              <w:t>Anonymous</w:t>
            </w:r>
            <w:r w:rsidR="004229F7" w:rsidRPr="00D257D0">
              <w:rPr>
                <w:b/>
                <w:sz w:val="18"/>
                <w:szCs w:val="18"/>
              </w:rPr>
              <w:t>:</w:t>
            </w:r>
            <w:r w:rsidR="004229F7" w:rsidRPr="00D257D0">
              <w:rPr>
                <w:sz w:val="18"/>
                <w:szCs w:val="18"/>
              </w:rPr>
              <w:t xml:space="preserve"> </w:t>
            </w:r>
            <w:r w:rsidR="00471196" w:rsidRPr="00D257D0">
              <w:rPr>
                <w:sz w:val="18"/>
                <w:szCs w:val="18"/>
              </w:rPr>
              <w:t>Refers to any user who has called the MA/MK service and whose MSISDN number</w:t>
            </w:r>
            <w:r w:rsidR="00422EAA" w:rsidRPr="00D257D0">
              <w:rPr>
                <w:sz w:val="18"/>
                <w:szCs w:val="18"/>
              </w:rPr>
              <w:t>, FLW ID, name, and location data</w:t>
            </w:r>
            <w:r w:rsidR="00471196" w:rsidRPr="00D257D0">
              <w:rPr>
                <w:sz w:val="18"/>
                <w:szCs w:val="18"/>
              </w:rPr>
              <w:t xml:space="preserve"> is not </w:t>
            </w:r>
            <w:r w:rsidR="00263D21" w:rsidRPr="00D257D0">
              <w:rPr>
                <w:sz w:val="18"/>
                <w:szCs w:val="18"/>
              </w:rPr>
              <w:t xml:space="preserve">available in the FLW contact list maintained </w:t>
            </w:r>
            <w:r w:rsidR="00471196" w:rsidRPr="00D257D0">
              <w:rPr>
                <w:sz w:val="18"/>
                <w:szCs w:val="18"/>
              </w:rPr>
              <w:t>by the NMS system</w:t>
            </w:r>
            <w:r w:rsidR="00567770" w:rsidRPr="00D257D0">
              <w:rPr>
                <w:sz w:val="18"/>
                <w:szCs w:val="18"/>
              </w:rPr>
              <w:t xml:space="preserve"> (in other words – only the MSISDN exis</w:t>
            </w:r>
            <w:r w:rsidR="00DF52BD" w:rsidRPr="00D257D0">
              <w:rPr>
                <w:sz w:val="18"/>
                <w:szCs w:val="18"/>
              </w:rPr>
              <w:t>ts</w:t>
            </w:r>
            <w:r w:rsidR="00567770" w:rsidRPr="00D257D0">
              <w:rPr>
                <w:sz w:val="18"/>
                <w:szCs w:val="18"/>
              </w:rPr>
              <w:t xml:space="preserve"> in the database)</w:t>
            </w:r>
            <w:r w:rsidR="004229F7" w:rsidRPr="00D257D0">
              <w:rPr>
                <w:sz w:val="18"/>
                <w:szCs w:val="18"/>
              </w:rPr>
              <w:t>.</w:t>
            </w:r>
            <w:r w:rsidR="009C4256" w:rsidRPr="00D257D0">
              <w:rPr>
                <w:sz w:val="18"/>
                <w:szCs w:val="18"/>
              </w:rPr>
              <w:t xml:space="preserve"> If an FLW record is uploaded</w:t>
            </w:r>
            <w:r w:rsidR="00BB76F2" w:rsidRPr="00D257D0">
              <w:rPr>
                <w:sz w:val="18"/>
                <w:szCs w:val="18"/>
              </w:rPr>
              <w:t xml:space="preserve"> for such a user</w:t>
            </w:r>
            <w:r w:rsidR="009C4256" w:rsidRPr="00D257D0">
              <w:rPr>
                <w:sz w:val="18"/>
                <w:szCs w:val="18"/>
              </w:rPr>
              <w:t>, existing information</w:t>
            </w:r>
            <w:r w:rsidR="00466E2C" w:rsidRPr="00D257D0">
              <w:rPr>
                <w:sz w:val="18"/>
                <w:szCs w:val="18"/>
              </w:rPr>
              <w:t xml:space="preserve"> (e.g. call records</w:t>
            </w:r>
            <w:r w:rsidR="00C55EE6" w:rsidRPr="00D257D0">
              <w:rPr>
                <w:sz w:val="18"/>
                <w:szCs w:val="18"/>
              </w:rPr>
              <w:t>, language information</w:t>
            </w:r>
            <w:r w:rsidR="00466E2C" w:rsidRPr="00D257D0">
              <w:rPr>
                <w:sz w:val="18"/>
                <w:szCs w:val="18"/>
              </w:rPr>
              <w:t>)</w:t>
            </w:r>
            <w:r w:rsidR="009C4256" w:rsidRPr="00D257D0">
              <w:rPr>
                <w:sz w:val="18"/>
                <w:szCs w:val="18"/>
              </w:rPr>
              <w:t xml:space="preserve"> of the anonymous user shall not be </w:t>
            </w:r>
            <w:r w:rsidR="00466E2C" w:rsidRPr="00D257D0">
              <w:rPr>
                <w:sz w:val="18"/>
                <w:szCs w:val="18"/>
              </w:rPr>
              <w:t>deleted</w:t>
            </w:r>
            <w:r w:rsidR="00422EAA" w:rsidRPr="00D257D0">
              <w:rPr>
                <w:sz w:val="18"/>
                <w:szCs w:val="18"/>
              </w:rPr>
              <w:t xml:space="preserve"> or </w:t>
            </w:r>
            <w:r w:rsidR="009C4256" w:rsidRPr="00D257D0">
              <w:rPr>
                <w:sz w:val="18"/>
                <w:szCs w:val="18"/>
              </w:rPr>
              <w:t>over-written</w:t>
            </w:r>
            <w:r w:rsidR="009A3C6D" w:rsidRPr="00D257D0">
              <w:rPr>
                <w:sz w:val="18"/>
                <w:szCs w:val="18"/>
              </w:rPr>
              <w:t xml:space="preserve"> – however the FLW information not available in the NMS shall be </w:t>
            </w:r>
            <w:r w:rsidR="00422EAA" w:rsidRPr="00D257D0">
              <w:rPr>
                <w:sz w:val="18"/>
                <w:szCs w:val="18"/>
              </w:rPr>
              <w:t xml:space="preserve">added to the record (at which point they will become an </w:t>
            </w:r>
            <w:r w:rsidR="00422EAA" w:rsidRPr="00D257D0">
              <w:rPr>
                <w:sz w:val="18"/>
                <w:szCs w:val="18"/>
              </w:rPr>
              <w:br/>
              <w:t>Active FLW)</w:t>
            </w:r>
            <w:r w:rsidR="009C4256" w:rsidRPr="00D257D0">
              <w:rPr>
                <w:sz w:val="18"/>
                <w:szCs w:val="18"/>
              </w:rPr>
              <w:t>.</w:t>
            </w:r>
          </w:p>
          <w:p w14:paraId="45E06726" w14:textId="77777777" w:rsidR="004229F7" w:rsidRPr="00D257D0" w:rsidRDefault="00674255" w:rsidP="007B54EF">
            <w:pPr>
              <w:pStyle w:val="CommentText"/>
              <w:numPr>
                <w:ilvl w:val="0"/>
                <w:numId w:val="12"/>
              </w:numPr>
              <w:spacing w:before="60" w:after="60"/>
              <w:rPr>
                <w:rFonts w:cs="Arial"/>
                <w:sz w:val="18"/>
                <w:szCs w:val="18"/>
              </w:rPr>
            </w:pPr>
            <w:r w:rsidRPr="00D257D0">
              <w:rPr>
                <w:b/>
                <w:sz w:val="18"/>
                <w:szCs w:val="18"/>
              </w:rPr>
              <w:t>Active FLW</w:t>
            </w:r>
            <w:r w:rsidR="004229F7" w:rsidRPr="00D257D0">
              <w:rPr>
                <w:b/>
                <w:sz w:val="18"/>
                <w:szCs w:val="18"/>
              </w:rPr>
              <w:t>:</w:t>
            </w:r>
            <w:r w:rsidR="004229F7" w:rsidRPr="00D257D0">
              <w:rPr>
                <w:sz w:val="18"/>
                <w:szCs w:val="18"/>
              </w:rPr>
              <w:t xml:space="preserve"> </w:t>
            </w:r>
            <w:r w:rsidR="00F17E90" w:rsidRPr="00D257D0">
              <w:rPr>
                <w:sz w:val="18"/>
                <w:szCs w:val="18"/>
              </w:rPr>
              <w:t>Mandatory fields in the r</w:t>
            </w:r>
            <w:r w:rsidR="004229F7" w:rsidRPr="00D257D0">
              <w:rPr>
                <w:sz w:val="18"/>
                <w:szCs w:val="18"/>
              </w:rPr>
              <w:t xml:space="preserve">ecord of an FLW are present and </w:t>
            </w:r>
            <w:r w:rsidR="004229F7" w:rsidRPr="00D257D0">
              <w:rPr>
                <w:rFonts w:cs="Arial"/>
                <w:sz w:val="18"/>
                <w:szCs w:val="18"/>
              </w:rPr>
              <w:t>following conditions are met:</w:t>
            </w:r>
          </w:p>
          <w:p w14:paraId="4CE1F96A"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FLW must have called NMS system once (via MA or MK)</w:t>
            </w:r>
          </w:p>
          <w:p w14:paraId="142A44D5"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 xml:space="preserve">FLW has a </w:t>
            </w:r>
            <w:r w:rsidR="00AE519F" w:rsidRPr="00D257D0">
              <w:rPr>
                <w:sz w:val="18"/>
                <w:szCs w:val="18"/>
              </w:rPr>
              <w:t xml:space="preserve">valid </w:t>
            </w:r>
            <w:r w:rsidRPr="00D257D0">
              <w:rPr>
                <w:sz w:val="18"/>
                <w:szCs w:val="18"/>
              </w:rPr>
              <w:t>location</w:t>
            </w:r>
            <w:r w:rsidR="00E75C65" w:rsidRPr="00D257D0">
              <w:rPr>
                <w:sz w:val="18"/>
                <w:szCs w:val="18"/>
              </w:rPr>
              <w:t xml:space="preserve"> </w:t>
            </w:r>
            <w:r w:rsidR="00FA15FE">
              <w:rPr>
                <w:sz w:val="18"/>
                <w:szCs w:val="18"/>
              </w:rPr>
              <w:t xml:space="preserve"> (State and District fields are mandatory and valid; other location fields if present are valid).</w:t>
            </w:r>
          </w:p>
          <w:p w14:paraId="349F5361"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FLW has all the following parameters present in its record:</w:t>
            </w:r>
          </w:p>
          <w:p w14:paraId="5F4E8C53"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MSISDN number</w:t>
            </w:r>
          </w:p>
          <w:p w14:paraId="636A2F0E"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Name</w:t>
            </w:r>
          </w:p>
          <w:p w14:paraId="7B9C234B"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Designation</w:t>
            </w:r>
          </w:p>
          <w:p w14:paraId="3002F413" w14:textId="77777777" w:rsidR="004229F7" w:rsidRPr="00D257D0" w:rsidRDefault="00AC7E44" w:rsidP="007B54EF">
            <w:pPr>
              <w:pStyle w:val="CommentText"/>
              <w:numPr>
                <w:ilvl w:val="2"/>
                <w:numId w:val="12"/>
              </w:numPr>
              <w:spacing w:before="60" w:after="60"/>
              <w:rPr>
                <w:sz w:val="18"/>
                <w:szCs w:val="18"/>
              </w:rPr>
            </w:pPr>
            <w:r w:rsidRPr="00D257D0">
              <w:rPr>
                <w:sz w:val="18"/>
                <w:szCs w:val="18"/>
              </w:rPr>
              <w:t xml:space="preserve">Mandatory parts of </w:t>
            </w:r>
            <w:r w:rsidR="002248B8" w:rsidRPr="00D257D0">
              <w:rPr>
                <w:sz w:val="18"/>
                <w:szCs w:val="18"/>
              </w:rPr>
              <w:t xml:space="preserve">Location </w:t>
            </w:r>
            <w:r w:rsidR="007F0A3D" w:rsidRPr="00D257D0">
              <w:rPr>
                <w:sz w:val="18"/>
                <w:szCs w:val="18"/>
              </w:rPr>
              <w:t>Data</w:t>
            </w:r>
            <w:r w:rsidR="001158CE" w:rsidRPr="00D257D0">
              <w:rPr>
                <w:sz w:val="18"/>
                <w:szCs w:val="18"/>
              </w:rPr>
              <w:t xml:space="preserve"> (</w:t>
            </w:r>
            <w:r w:rsidR="001158CE" w:rsidRPr="00D257D0">
              <w:rPr>
                <w:rFonts w:cs="Arial"/>
                <w:sz w:val="18"/>
                <w:szCs w:val="18"/>
              </w:rPr>
              <w:t>NMS.GEN.LOC.002)</w:t>
            </w:r>
          </w:p>
          <w:p w14:paraId="7C5A523E" w14:textId="77777777" w:rsidR="004229F7" w:rsidRPr="00D257D0" w:rsidRDefault="00674255" w:rsidP="00674255">
            <w:pPr>
              <w:pStyle w:val="CommentText"/>
              <w:numPr>
                <w:ilvl w:val="0"/>
                <w:numId w:val="12"/>
              </w:numPr>
              <w:spacing w:before="60" w:after="60"/>
              <w:rPr>
                <w:sz w:val="18"/>
                <w:szCs w:val="18"/>
              </w:rPr>
            </w:pPr>
            <w:r w:rsidRPr="00D257D0">
              <w:rPr>
                <w:b/>
                <w:sz w:val="18"/>
                <w:szCs w:val="18"/>
              </w:rPr>
              <w:t>Inactive</w:t>
            </w:r>
            <w:r w:rsidR="00B93CAB" w:rsidRPr="00D257D0">
              <w:rPr>
                <w:b/>
                <w:sz w:val="18"/>
                <w:szCs w:val="18"/>
              </w:rPr>
              <w:t xml:space="preserve"> FLW</w:t>
            </w:r>
            <w:r w:rsidR="004229F7" w:rsidRPr="00D257D0">
              <w:rPr>
                <w:b/>
                <w:sz w:val="18"/>
                <w:szCs w:val="18"/>
              </w:rPr>
              <w:t>:</w:t>
            </w:r>
            <w:r w:rsidR="004229F7" w:rsidRPr="00D257D0">
              <w:rPr>
                <w:sz w:val="18"/>
                <w:szCs w:val="18"/>
              </w:rPr>
              <w:t xml:space="preserve"> </w:t>
            </w:r>
            <w:r w:rsidR="00FC6B0F" w:rsidRPr="00D257D0">
              <w:rPr>
                <w:sz w:val="18"/>
                <w:szCs w:val="18"/>
              </w:rPr>
              <w:t>A r</w:t>
            </w:r>
            <w:r w:rsidR="004229F7" w:rsidRPr="00D257D0">
              <w:rPr>
                <w:sz w:val="18"/>
                <w:szCs w:val="18"/>
              </w:rPr>
              <w:t xml:space="preserve">ecord of an FLW </w:t>
            </w:r>
            <w:r w:rsidR="00FC6B0F" w:rsidRPr="00D257D0">
              <w:rPr>
                <w:sz w:val="18"/>
                <w:szCs w:val="18"/>
              </w:rPr>
              <w:t xml:space="preserve">where all the mandatory fields have been filled in but </w:t>
            </w:r>
            <w:r w:rsidR="007E7F32" w:rsidRPr="00D257D0">
              <w:rPr>
                <w:rFonts w:cs="Arial"/>
                <w:sz w:val="18"/>
                <w:szCs w:val="18"/>
              </w:rPr>
              <w:t xml:space="preserve">the </w:t>
            </w:r>
            <w:r w:rsidR="007E7F32" w:rsidRPr="00D257D0">
              <w:rPr>
                <w:sz w:val="18"/>
                <w:szCs w:val="18"/>
              </w:rPr>
              <w:t>FLW has not called NMS system once (via MA or MK).</w:t>
            </w:r>
          </w:p>
          <w:p w14:paraId="30121075" w14:textId="77777777" w:rsidR="00330E80" w:rsidRPr="00D257D0" w:rsidRDefault="00330E80" w:rsidP="00721020">
            <w:pPr>
              <w:pStyle w:val="CommentText"/>
              <w:numPr>
                <w:ilvl w:val="0"/>
                <w:numId w:val="12"/>
              </w:numPr>
              <w:spacing w:before="60" w:after="60"/>
              <w:rPr>
                <w:sz w:val="18"/>
                <w:szCs w:val="18"/>
              </w:rPr>
            </w:pPr>
            <w:r w:rsidRPr="00D257D0">
              <w:rPr>
                <w:b/>
                <w:sz w:val="18"/>
                <w:szCs w:val="18"/>
              </w:rPr>
              <w:t>Invalid FLW:</w:t>
            </w:r>
            <w:r w:rsidRPr="00D257D0">
              <w:rPr>
                <w:sz w:val="18"/>
                <w:szCs w:val="18"/>
              </w:rPr>
              <w:t xml:space="preserve"> Records of an FLW are partly/fully present but are not valid any more due to CSV upload procedure </w:t>
            </w:r>
            <w:r w:rsidR="0077710A" w:rsidRPr="00D257D0">
              <w:rPr>
                <w:sz w:val="18"/>
                <w:szCs w:val="18"/>
              </w:rPr>
              <w:t>marking the FLW as invalid</w:t>
            </w:r>
            <w:r w:rsidRPr="00D257D0">
              <w:rPr>
                <w:sz w:val="18"/>
                <w:szCs w:val="18"/>
              </w:rPr>
              <w:t>.</w:t>
            </w:r>
          </w:p>
        </w:tc>
        <w:tc>
          <w:tcPr>
            <w:tcW w:w="2551" w:type="dxa"/>
          </w:tcPr>
          <w:p w14:paraId="400E1CC4" w14:textId="77777777" w:rsidR="0068065A" w:rsidRPr="00D257D0" w:rsidRDefault="00DA6C2E" w:rsidP="007B54EF">
            <w:pPr>
              <w:pStyle w:val="CommentText"/>
              <w:spacing w:before="60" w:after="60"/>
              <w:rPr>
                <w:rFonts w:cs="Arial"/>
                <w:sz w:val="18"/>
                <w:szCs w:val="18"/>
              </w:rPr>
            </w:pPr>
            <w:r w:rsidRPr="00D257D0">
              <w:rPr>
                <w:rFonts w:cs="Arial"/>
                <w:sz w:val="18"/>
                <w:szCs w:val="18"/>
              </w:rPr>
              <w:t>In case</w:t>
            </w:r>
            <w:r w:rsidR="0068065A" w:rsidRPr="00D257D0">
              <w:rPr>
                <w:rFonts w:cs="Arial"/>
                <w:sz w:val="18"/>
                <w:szCs w:val="18"/>
              </w:rPr>
              <w:t xml:space="preserve"> an </w:t>
            </w:r>
            <w:r w:rsidR="004229F7" w:rsidRPr="00D257D0">
              <w:rPr>
                <w:rFonts w:cs="Arial"/>
                <w:sz w:val="18"/>
                <w:szCs w:val="18"/>
              </w:rPr>
              <w:t xml:space="preserve">FLW </w:t>
            </w:r>
            <w:r w:rsidR="0068065A" w:rsidRPr="00D257D0">
              <w:rPr>
                <w:rFonts w:cs="Arial"/>
                <w:sz w:val="18"/>
                <w:szCs w:val="18"/>
              </w:rPr>
              <w:t xml:space="preserve">whose record does not exist in NMS </w:t>
            </w:r>
            <w:r w:rsidR="004229F7" w:rsidRPr="00D257D0">
              <w:rPr>
                <w:rFonts w:cs="Arial"/>
                <w:sz w:val="18"/>
                <w:szCs w:val="18"/>
              </w:rPr>
              <w:t>calls via IVR</w:t>
            </w:r>
            <w:r w:rsidR="0068065A" w:rsidRPr="00D257D0">
              <w:rPr>
                <w:rFonts w:cs="Arial"/>
                <w:sz w:val="18"/>
                <w:szCs w:val="18"/>
              </w:rPr>
              <w:t xml:space="preserve"> and subsequently, the record of user is updated via file upload</w:t>
            </w:r>
            <w:r w:rsidR="00495919">
              <w:rPr>
                <w:rFonts w:cs="Arial"/>
                <w:sz w:val="18"/>
                <w:szCs w:val="18"/>
              </w:rPr>
              <w:t xml:space="preserve"> </w:t>
            </w:r>
            <w:r w:rsidR="00BB49BC">
              <w:rPr>
                <w:rFonts w:cs="Arial"/>
                <w:sz w:val="18"/>
                <w:szCs w:val="18"/>
              </w:rPr>
              <w:t>(from any source – MCTS or training data)</w:t>
            </w:r>
            <w:r w:rsidR="0068065A" w:rsidRPr="00D257D0">
              <w:rPr>
                <w:rFonts w:cs="Arial"/>
                <w:sz w:val="18"/>
                <w:szCs w:val="18"/>
              </w:rPr>
              <w:t>, In such case, the status of FLW record shall reflect the changes done via file upload.</w:t>
            </w:r>
          </w:p>
          <w:p w14:paraId="787250E2" w14:textId="77777777" w:rsidR="004229F7" w:rsidRPr="00D257D0" w:rsidRDefault="004229F7" w:rsidP="007B54EF">
            <w:pPr>
              <w:pStyle w:val="CommentText"/>
              <w:spacing w:before="60" w:after="60"/>
              <w:rPr>
                <w:rFonts w:cs="Arial"/>
                <w:sz w:val="18"/>
                <w:szCs w:val="18"/>
              </w:rPr>
            </w:pPr>
          </w:p>
        </w:tc>
        <w:tc>
          <w:tcPr>
            <w:tcW w:w="1418" w:type="dxa"/>
          </w:tcPr>
          <w:p w14:paraId="5495EB75" w14:textId="77777777" w:rsidR="004229F7" w:rsidRPr="00D257D0" w:rsidRDefault="004229F7" w:rsidP="007B54EF">
            <w:pPr>
              <w:pStyle w:val="CommentText"/>
              <w:spacing w:before="60" w:after="60"/>
              <w:rPr>
                <w:rFonts w:cs="Arial"/>
                <w:sz w:val="18"/>
                <w:szCs w:val="18"/>
              </w:rPr>
            </w:pPr>
            <w:r w:rsidRPr="00D257D0">
              <w:rPr>
                <w:rFonts w:cs="Arial"/>
                <w:sz w:val="18"/>
                <w:szCs w:val="18"/>
              </w:rPr>
              <w:t>Draft</w:t>
            </w:r>
          </w:p>
        </w:tc>
      </w:tr>
      <w:tr w:rsidR="004229F7" w:rsidRPr="00D257D0" w14:paraId="1C688C7F" w14:textId="77777777" w:rsidTr="00A90474">
        <w:trPr>
          <w:trHeight w:val="350"/>
        </w:trPr>
        <w:tc>
          <w:tcPr>
            <w:tcW w:w="1809" w:type="dxa"/>
          </w:tcPr>
          <w:p w14:paraId="643D6624" w14:textId="77777777"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4</w:t>
            </w:r>
          </w:p>
        </w:tc>
        <w:tc>
          <w:tcPr>
            <w:tcW w:w="3828" w:type="dxa"/>
          </w:tcPr>
          <w:p w14:paraId="22845550" w14:textId="77777777" w:rsidR="004229F7" w:rsidRPr="00D257D0" w:rsidRDefault="004229F7" w:rsidP="003A135E">
            <w:pPr>
              <w:pStyle w:val="CommentText"/>
              <w:spacing w:before="60" w:after="60"/>
              <w:rPr>
                <w:rFonts w:cs="Arial"/>
                <w:sz w:val="18"/>
              </w:rPr>
            </w:pPr>
            <w:r w:rsidRPr="00D257D0">
              <w:rPr>
                <w:rFonts w:cs="Arial"/>
                <w:sz w:val="18"/>
              </w:rPr>
              <w:t xml:space="preserve">The NMS system shall perform the following checks and validation before uploading </w:t>
            </w:r>
            <w:r w:rsidR="00F61F62" w:rsidRPr="00D257D0">
              <w:rPr>
                <w:rFonts w:cs="Arial"/>
                <w:sz w:val="18"/>
              </w:rPr>
              <w:t xml:space="preserve">FLW </w:t>
            </w:r>
            <w:r w:rsidRPr="00D257D0">
              <w:rPr>
                <w:rFonts w:cs="Arial"/>
                <w:sz w:val="18"/>
              </w:rPr>
              <w:t xml:space="preserve">data into the </w:t>
            </w:r>
            <w:r w:rsidR="00F61F62" w:rsidRPr="00D257D0">
              <w:rPr>
                <w:rFonts w:cs="Arial"/>
                <w:sz w:val="18"/>
              </w:rPr>
              <w:t xml:space="preserve">FLW </w:t>
            </w:r>
            <w:r w:rsidRPr="00D257D0">
              <w:rPr>
                <w:rFonts w:cs="Arial"/>
                <w:sz w:val="18"/>
              </w:rPr>
              <w:t>database:</w:t>
            </w:r>
          </w:p>
          <w:p w14:paraId="49C9968F" w14:textId="38D5416D" w:rsidR="00BC5A55" w:rsidRPr="00D257D0" w:rsidRDefault="00EE29F1" w:rsidP="00EE29F1">
            <w:pPr>
              <w:pStyle w:val="CommentText"/>
              <w:numPr>
                <w:ilvl w:val="0"/>
                <w:numId w:val="12"/>
              </w:numPr>
              <w:spacing w:before="60" w:after="60"/>
              <w:rPr>
                <w:rFonts w:cs="Arial"/>
                <w:sz w:val="18"/>
              </w:rPr>
            </w:pPr>
            <w:r w:rsidRPr="00D257D0">
              <w:rPr>
                <w:rFonts w:cs="Arial"/>
                <w:sz w:val="18"/>
              </w:rPr>
              <w:t xml:space="preserve">If an FLW’s record in NMS already has an </w:t>
            </w:r>
            <w:r w:rsidR="00FC782A">
              <w:rPr>
                <w:rFonts w:cs="Arial"/>
                <w:sz w:val="18"/>
              </w:rPr>
              <w:t xml:space="preserve">NMS or </w:t>
            </w:r>
            <w:r w:rsidR="00487863">
              <w:rPr>
                <w:rFonts w:cs="Arial"/>
                <w:sz w:val="18"/>
              </w:rPr>
              <w:t xml:space="preserve">MCTS </w:t>
            </w:r>
            <w:r w:rsidRPr="00D257D0">
              <w:rPr>
                <w:rFonts w:cs="Arial"/>
                <w:sz w:val="18"/>
              </w:rPr>
              <w:t>FLW ID, and new data about this FLW is uploaded in CSV format, then this new data will be considered an Update</w:t>
            </w:r>
            <w:r w:rsidR="00A27FBF" w:rsidRPr="00D257D0">
              <w:rPr>
                <w:rFonts w:cs="Arial"/>
                <w:sz w:val="18"/>
              </w:rPr>
              <w:t xml:space="preserve"> </w:t>
            </w:r>
            <w:r w:rsidR="00BC5A55" w:rsidRPr="00D257D0">
              <w:rPr>
                <w:rFonts w:cs="Arial"/>
                <w:sz w:val="18"/>
              </w:rPr>
              <w:t>(see other requirements in this section).</w:t>
            </w:r>
          </w:p>
          <w:p w14:paraId="55A1C424" w14:textId="1EA1EB94" w:rsidR="00DA461F" w:rsidRPr="00D257D0" w:rsidRDefault="00DA461F" w:rsidP="003A135E">
            <w:pPr>
              <w:pStyle w:val="CommentText"/>
              <w:numPr>
                <w:ilvl w:val="0"/>
                <w:numId w:val="12"/>
              </w:numPr>
              <w:spacing w:before="60" w:after="60"/>
              <w:rPr>
                <w:sz w:val="18"/>
              </w:rPr>
            </w:pPr>
            <w:r w:rsidRPr="00D257D0">
              <w:rPr>
                <w:sz w:val="18"/>
              </w:rPr>
              <w:t>FLW has valid location data (</w:t>
            </w:r>
            <w:r w:rsidR="00131240" w:rsidRPr="00D257D0">
              <w:rPr>
                <w:sz w:val="18"/>
              </w:rPr>
              <w:t>i.e.</w:t>
            </w:r>
            <w:r w:rsidR="00FA15FE">
              <w:rPr>
                <w:sz w:val="18"/>
                <w:szCs w:val="18"/>
              </w:rPr>
              <w:t xml:space="preserve">, </w:t>
            </w:r>
            <w:r w:rsidR="00225A68">
              <w:rPr>
                <w:sz w:val="18"/>
                <w:szCs w:val="18"/>
              </w:rPr>
              <w:t xml:space="preserve">refer </w:t>
            </w:r>
            <w:r w:rsidR="00225A68" w:rsidRPr="00D257D0">
              <w:rPr>
                <w:rFonts w:cs="Arial"/>
                <w:sz w:val="18"/>
                <w:szCs w:val="18"/>
              </w:rPr>
              <w:t>NMS.GEN.FLW.003</w:t>
            </w:r>
            <w:r w:rsidR="00FA15FE">
              <w:rPr>
                <w:sz w:val="18"/>
                <w:szCs w:val="18"/>
              </w:rPr>
              <w:t>).</w:t>
            </w:r>
          </w:p>
          <w:p w14:paraId="39EE6AE7" w14:textId="77777777" w:rsidR="003A135E" w:rsidRPr="00D257D0" w:rsidRDefault="00E25C82" w:rsidP="00E25C82">
            <w:pPr>
              <w:pStyle w:val="CommentText"/>
              <w:numPr>
                <w:ilvl w:val="0"/>
                <w:numId w:val="12"/>
              </w:numPr>
              <w:spacing w:before="60" w:after="60"/>
            </w:pPr>
            <w:r w:rsidRPr="00D257D0">
              <w:rPr>
                <w:rFonts w:cs="Arial"/>
                <w:sz w:val="18"/>
              </w:rPr>
              <w:t xml:space="preserve">The data shall be validated based on the specified format for each field (i.e. string data, number etc.)  </w:t>
            </w:r>
            <w:proofErr w:type="gramStart"/>
            <w:r w:rsidRPr="00D257D0">
              <w:rPr>
                <w:rFonts w:cs="Arial"/>
                <w:sz w:val="18"/>
              </w:rPr>
              <w:t>and</w:t>
            </w:r>
            <w:proofErr w:type="gramEnd"/>
            <w:r w:rsidR="003A135E" w:rsidRPr="00D257D0">
              <w:rPr>
                <w:rFonts w:cs="Arial"/>
                <w:sz w:val="18"/>
              </w:rPr>
              <w:t xml:space="preserve"> Presence</w:t>
            </w:r>
            <w:r w:rsidRPr="00D257D0">
              <w:rPr>
                <w:rFonts w:cs="Arial"/>
                <w:sz w:val="18"/>
              </w:rPr>
              <w:t xml:space="preserve"> (Mandatory/Optional)</w:t>
            </w:r>
            <w:r w:rsidR="003A135E" w:rsidRPr="00D257D0">
              <w:rPr>
                <w:rFonts w:cs="Arial"/>
                <w:sz w:val="18"/>
              </w:rPr>
              <w:t xml:space="preserve"> as specified in Appendix A.</w:t>
            </w:r>
          </w:p>
        </w:tc>
        <w:tc>
          <w:tcPr>
            <w:tcW w:w="2551" w:type="dxa"/>
          </w:tcPr>
          <w:p w14:paraId="0A87E0E2" w14:textId="77777777" w:rsidR="004229F7" w:rsidRPr="00D257D0" w:rsidRDefault="004229F7" w:rsidP="007B54EF">
            <w:pPr>
              <w:pStyle w:val="CommentText"/>
              <w:spacing w:before="60" w:after="60"/>
              <w:rPr>
                <w:rFonts w:cs="Arial"/>
                <w:sz w:val="18"/>
              </w:rPr>
            </w:pPr>
          </w:p>
        </w:tc>
        <w:tc>
          <w:tcPr>
            <w:tcW w:w="1418" w:type="dxa"/>
          </w:tcPr>
          <w:p w14:paraId="19CB0416" w14:textId="77777777" w:rsidR="004229F7" w:rsidRPr="00D257D0" w:rsidRDefault="00BC5A55" w:rsidP="007B54EF">
            <w:pPr>
              <w:pStyle w:val="CommentText"/>
              <w:spacing w:before="60" w:after="60"/>
              <w:rPr>
                <w:rFonts w:cs="Arial"/>
                <w:color w:val="FF0000"/>
                <w:sz w:val="18"/>
              </w:rPr>
            </w:pPr>
            <w:r w:rsidRPr="00D257D0">
              <w:rPr>
                <w:rFonts w:cs="Arial"/>
                <w:sz w:val="18"/>
                <w:szCs w:val="18"/>
              </w:rPr>
              <w:t>Draft</w:t>
            </w:r>
          </w:p>
        </w:tc>
      </w:tr>
      <w:tr w:rsidR="004229F7" w:rsidRPr="00D257D0" w14:paraId="2ECE6976" w14:textId="77777777" w:rsidTr="00A90474">
        <w:trPr>
          <w:trHeight w:val="350"/>
        </w:trPr>
        <w:tc>
          <w:tcPr>
            <w:tcW w:w="1809" w:type="dxa"/>
          </w:tcPr>
          <w:p w14:paraId="71E2A911" w14:textId="77777777"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5</w:t>
            </w:r>
          </w:p>
        </w:tc>
        <w:tc>
          <w:tcPr>
            <w:tcW w:w="3828" w:type="dxa"/>
          </w:tcPr>
          <w:p w14:paraId="1F7CF594" w14:textId="7C745470" w:rsidR="004229F7" w:rsidRPr="00D257D0" w:rsidRDefault="004229F7" w:rsidP="003230F7">
            <w:pPr>
              <w:pStyle w:val="CommentText"/>
              <w:spacing w:before="60" w:after="60"/>
              <w:rPr>
                <w:rFonts w:cs="Arial"/>
                <w:sz w:val="18"/>
              </w:rPr>
            </w:pPr>
            <w:r w:rsidRPr="00D257D0">
              <w:rPr>
                <w:rFonts w:cs="Arial"/>
                <w:sz w:val="18"/>
              </w:rPr>
              <w:t xml:space="preserve">The NMS system shall </w:t>
            </w:r>
            <w:r w:rsidR="003230F7" w:rsidRPr="00D257D0">
              <w:rPr>
                <w:rFonts w:cs="Arial"/>
                <w:sz w:val="18"/>
              </w:rPr>
              <w:t xml:space="preserve">allow </w:t>
            </w:r>
            <w:r w:rsidRPr="00D257D0">
              <w:rPr>
                <w:rFonts w:cs="Arial"/>
                <w:sz w:val="18"/>
              </w:rPr>
              <w:t>modif</w:t>
            </w:r>
            <w:r w:rsidR="003230F7" w:rsidRPr="00D257D0">
              <w:rPr>
                <w:rFonts w:cs="Arial"/>
                <w:sz w:val="18"/>
              </w:rPr>
              <w:t xml:space="preserve">ication of </w:t>
            </w:r>
            <w:r w:rsidRPr="00D257D0">
              <w:rPr>
                <w:rFonts w:cs="Arial"/>
                <w:sz w:val="18"/>
              </w:rPr>
              <w:t xml:space="preserve">MSISDN of an </w:t>
            </w:r>
            <w:r w:rsidR="00690B7D" w:rsidRPr="00D257D0">
              <w:rPr>
                <w:rFonts w:cs="Arial"/>
                <w:sz w:val="18"/>
              </w:rPr>
              <w:t xml:space="preserve">existing </w:t>
            </w:r>
            <w:r w:rsidRPr="00D257D0">
              <w:rPr>
                <w:rFonts w:cs="Arial"/>
                <w:sz w:val="18"/>
              </w:rPr>
              <w:t>FLW</w:t>
            </w:r>
            <w:r w:rsidR="003230F7" w:rsidRPr="00D257D0">
              <w:rPr>
                <w:rFonts w:cs="Arial"/>
                <w:sz w:val="18"/>
              </w:rPr>
              <w:t xml:space="preserve"> </w:t>
            </w:r>
            <w:r w:rsidR="00690B7D" w:rsidRPr="00D257D0">
              <w:rPr>
                <w:rFonts w:cs="Arial"/>
                <w:sz w:val="18"/>
              </w:rPr>
              <w:t xml:space="preserve">record </w:t>
            </w:r>
            <w:r w:rsidR="003230F7" w:rsidRPr="00D257D0">
              <w:rPr>
                <w:rFonts w:cs="Arial"/>
                <w:sz w:val="18"/>
              </w:rPr>
              <w:t>using CSV upload</w:t>
            </w:r>
            <w:r w:rsidR="00F5139A">
              <w:rPr>
                <w:rFonts w:cs="Arial"/>
                <w:sz w:val="18"/>
              </w:rPr>
              <w:t xml:space="preserve"> </w:t>
            </w:r>
            <w:r w:rsidR="003230F7" w:rsidRPr="00D257D0">
              <w:rPr>
                <w:rFonts w:cs="Arial"/>
                <w:sz w:val="18"/>
              </w:rPr>
              <w:t>by providing new MSISDN number</w:t>
            </w:r>
            <w:r w:rsidR="001130E2" w:rsidRPr="00D257D0">
              <w:rPr>
                <w:rFonts w:cs="Arial"/>
                <w:sz w:val="18"/>
              </w:rPr>
              <w:t xml:space="preserve"> </w:t>
            </w:r>
            <w:r w:rsidR="00AD133C">
              <w:rPr>
                <w:rFonts w:cs="Arial"/>
                <w:sz w:val="18"/>
              </w:rPr>
              <w:t xml:space="preserve">in a record </w:t>
            </w:r>
            <w:r w:rsidR="001130E2" w:rsidRPr="00D257D0">
              <w:rPr>
                <w:rFonts w:cs="Arial"/>
                <w:sz w:val="18"/>
              </w:rPr>
              <w:t xml:space="preserve">with </w:t>
            </w:r>
            <w:r w:rsidR="00AD133C">
              <w:rPr>
                <w:rFonts w:cs="Arial"/>
                <w:sz w:val="18"/>
              </w:rPr>
              <w:t xml:space="preserve">an </w:t>
            </w:r>
            <w:r w:rsidR="001130E2" w:rsidRPr="00D257D0">
              <w:rPr>
                <w:rFonts w:cs="Arial"/>
                <w:sz w:val="18"/>
              </w:rPr>
              <w:t xml:space="preserve">existing </w:t>
            </w:r>
            <w:r w:rsidR="00AD133C">
              <w:rPr>
                <w:rFonts w:cs="Arial"/>
                <w:sz w:val="18"/>
              </w:rPr>
              <w:t xml:space="preserve">NMS FLW-ID or </w:t>
            </w:r>
            <w:r w:rsidR="0085569F">
              <w:rPr>
                <w:rFonts w:cs="Arial"/>
                <w:sz w:val="18"/>
              </w:rPr>
              <w:t xml:space="preserve">MCTS </w:t>
            </w:r>
            <w:r w:rsidR="001130E2" w:rsidRPr="00D257D0">
              <w:rPr>
                <w:rFonts w:cs="Arial"/>
                <w:sz w:val="18"/>
              </w:rPr>
              <w:t xml:space="preserve">FLW </w:t>
            </w:r>
            <w:r w:rsidR="00690B7D" w:rsidRPr="00D257D0">
              <w:rPr>
                <w:rFonts w:cs="Arial"/>
                <w:sz w:val="18"/>
              </w:rPr>
              <w:t>ID</w:t>
            </w:r>
            <w:r w:rsidR="003230F7" w:rsidRPr="00D257D0">
              <w:rPr>
                <w:rFonts w:cs="Arial"/>
                <w:sz w:val="18"/>
              </w:rPr>
              <w:t xml:space="preserve">. </w:t>
            </w:r>
            <w:r w:rsidR="00AD133C">
              <w:rPr>
                <w:rFonts w:cs="Arial"/>
                <w:sz w:val="18"/>
              </w:rPr>
              <w:t xml:space="preserve">Or via MDS UI by locating the record in the UI. </w:t>
            </w:r>
          </w:p>
          <w:p w14:paraId="17E5E0BF" w14:textId="6246993C" w:rsidR="00CA4DBA" w:rsidRPr="00D257D0" w:rsidRDefault="00CA4DBA" w:rsidP="00CA4DBA">
            <w:pPr>
              <w:pStyle w:val="CommentText"/>
              <w:numPr>
                <w:ilvl w:val="0"/>
                <w:numId w:val="12"/>
              </w:numPr>
              <w:spacing w:before="60" w:after="60"/>
              <w:rPr>
                <w:rFonts w:cs="Arial"/>
                <w:sz w:val="18"/>
              </w:rPr>
            </w:pPr>
            <w:r w:rsidRPr="00D257D0">
              <w:rPr>
                <w:rFonts w:cs="Arial"/>
                <w:sz w:val="18"/>
              </w:rPr>
              <w:t xml:space="preserve">If a new MSISDN is uploaded for the same FLW ID (already existing in NMS), </w:t>
            </w:r>
            <w:proofErr w:type="gramStart"/>
            <w:r w:rsidRPr="00D257D0">
              <w:rPr>
                <w:rFonts w:cs="Arial"/>
                <w:sz w:val="18"/>
              </w:rPr>
              <w:t>say</w:t>
            </w:r>
            <w:proofErr w:type="gramEnd"/>
            <w:r w:rsidRPr="00D257D0">
              <w:rPr>
                <w:rFonts w:cs="Arial"/>
                <w:sz w:val="18"/>
              </w:rPr>
              <w:t xml:space="preserve"> FLW-A, then the old MSISDN will be replaced with the new MSISDN.</w:t>
            </w:r>
            <w:r w:rsidR="00C663F1">
              <w:rPr>
                <w:rFonts w:cs="Arial"/>
                <w:sz w:val="18"/>
              </w:rPr>
              <w:t xml:space="preserve"> </w:t>
            </w:r>
            <w:r w:rsidR="00C663F1" w:rsidRPr="001B00FE">
              <w:rPr>
                <w:rFonts w:cs="Arial"/>
                <w:sz w:val="18"/>
              </w:rPr>
              <w:t>A history</w:t>
            </w:r>
            <w:r w:rsidR="00C663F1" w:rsidRPr="009E4B9C">
              <w:rPr>
                <w:rFonts w:cs="Arial"/>
                <w:sz w:val="18"/>
              </w:rPr>
              <w:t xml:space="preserve">/change table shall be created with old and new </w:t>
            </w:r>
            <w:r w:rsidR="00C663F1" w:rsidRPr="00FE4C66">
              <w:rPr>
                <w:rFonts w:cs="Arial"/>
                <w:sz w:val="18"/>
              </w:rPr>
              <w:t>MSISDN number for the FLW-A.</w:t>
            </w:r>
          </w:p>
          <w:p w14:paraId="68EBB8C8" w14:textId="64CDCBEF" w:rsidR="00B8236B" w:rsidRPr="00FE4C66" w:rsidRDefault="00B8236B" w:rsidP="009E4B9C">
            <w:pPr>
              <w:pStyle w:val="CommentText"/>
              <w:numPr>
                <w:ilvl w:val="0"/>
                <w:numId w:val="12"/>
              </w:numPr>
              <w:spacing w:before="60" w:after="60"/>
              <w:rPr>
                <w:rFonts w:cs="Arial"/>
                <w:sz w:val="18"/>
              </w:rPr>
            </w:pPr>
            <w:r w:rsidRPr="001B00FE">
              <w:rPr>
                <w:rFonts w:cs="Arial"/>
                <w:sz w:val="18"/>
              </w:rPr>
              <w:t>If the</w:t>
            </w:r>
            <w:r w:rsidR="006E549A" w:rsidRPr="009E4B9C">
              <w:rPr>
                <w:rFonts w:cs="Arial"/>
                <w:sz w:val="18"/>
              </w:rPr>
              <w:t xml:space="preserve"> MSISDN</w:t>
            </w:r>
            <w:r w:rsidRPr="00B01828">
              <w:rPr>
                <w:rFonts w:cs="Arial"/>
                <w:sz w:val="18"/>
              </w:rPr>
              <w:t xml:space="preserve"> number </w:t>
            </w:r>
            <w:r w:rsidR="006E549A" w:rsidRPr="00FE4C66">
              <w:rPr>
                <w:rFonts w:cs="Arial"/>
                <w:sz w:val="18"/>
              </w:rPr>
              <w:t xml:space="preserve">already exists </w:t>
            </w:r>
            <w:r w:rsidR="00CA4DBA" w:rsidRPr="00FE4C66">
              <w:rPr>
                <w:rFonts w:cs="Arial"/>
                <w:sz w:val="18"/>
              </w:rPr>
              <w:t xml:space="preserve">for a different FLW (with a different </w:t>
            </w:r>
            <w:r w:rsidR="00FC782A">
              <w:rPr>
                <w:rFonts w:cs="Arial"/>
                <w:sz w:val="18"/>
              </w:rPr>
              <w:t xml:space="preserve">NMS or MCTS </w:t>
            </w:r>
            <w:r w:rsidR="00CA4DBA" w:rsidRPr="00FE4C66">
              <w:rPr>
                <w:rFonts w:cs="Arial"/>
                <w:sz w:val="18"/>
              </w:rPr>
              <w:t xml:space="preserve">FLW ID) </w:t>
            </w:r>
            <w:r w:rsidRPr="00FE4C66">
              <w:rPr>
                <w:rFonts w:cs="Arial"/>
                <w:sz w:val="18"/>
              </w:rPr>
              <w:t>in NMS</w:t>
            </w:r>
            <w:r w:rsidR="00FC782A">
              <w:rPr>
                <w:rFonts w:cs="Arial"/>
                <w:sz w:val="18"/>
              </w:rPr>
              <w:t xml:space="preserve"> </w:t>
            </w:r>
            <w:r w:rsidRPr="00FE4C66">
              <w:rPr>
                <w:rFonts w:cs="Arial"/>
                <w:sz w:val="18"/>
              </w:rPr>
              <w:t>the</w:t>
            </w:r>
            <w:r w:rsidR="00CA4DBA" w:rsidRPr="00FE4C66">
              <w:rPr>
                <w:rFonts w:cs="Arial"/>
                <w:sz w:val="18"/>
              </w:rPr>
              <w:t xml:space="preserve"> </w:t>
            </w:r>
            <w:r w:rsidR="00042F4B" w:rsidRPr="001B00FE">
              <w:rPr>
                <w:rFonts w:cs="Arial"/>
                <w:sz w:val="18"/>
              </w:rPr>
              <w:t>request shall be rejected</w:t>
            </w:r>
            <w:r w:rsidRPr="00FE4C66">
              <w:rPr>
                <w:rFonts w:cs="Arial"/>
                <w:sz w:val="18"/>
              </w:rPr>
              <w:t>.</w:t>
            </w:r>
            <w:r w:rsidR="00042F4B" w:rsidRPr="00FE4C66">
              <w:rPr>
                <w:rFonts w:cs="Arial"/>
                <w:sz w:val="18"/>
              </w:rPr>
              <w:t xml:space="preserve"> </w:t>
            </w:r>
          </w:p>
          <w:p w14:paraId="361CAFBE" w14:textId="77777777" w:rsidR="00CD4391" w:rsidRPr="00D257D0" w:rsidRDefault="00CD4391" w:rsidP="001E6D2A">
            <w:pPr>
              <w:pStyle w:val="CommentText"/>
              <w:spacing w:before="60" w:after="60"/>
              <w:ind w:left="360"/>
              <w:rPr>
                <w:rFonts w:cs="Arial"/>
                <w:sz w:val="18"/>
              </w:rPr>
            </w:pPr>
          </w:p>
        </w:tc>
        <w:tc>
          <w:tcPr>
            <w:tcW w:w="2551" w:type="dxa"/>
          </w:tcPr>
          <w:p w14:paraId="058ED2C2" w14:textId="77777777" w:rsidR="00970ECC" w:rsidRDefault="00970ECC" w:rsidP="007B54EF">
            <w:pPr>
              <w:pStyle w:val="CommentText"/>
              <w:spacing w:before="60" w:after="60"/>
              <w:rPr>
                <w:rFonts w:cs="Arial"/>
                <w:sz w:val="18"/>
              </w:rPr>
            </w:pPr>
            <w:r>
              <w:rPr>
                <w:rFonts w:cs="Arial"/>
                <w:sz w:val="18"/>
              </w:rPr>
              <w:t xml:space="preserve">NMS shall allow only one FLW to have any given MSISDN number. </w:t>
            </w:r>
          </w:p>
          <w:p w14:paraId="533821EF" w14:textId="77777777" w:rsidR="004229F7" w:rsidRDefault="004229F7" w:rsidP="007B54EF">
            <w:pPr>
              <w:pStyle w:val="CommentText"/>
              <w:spacing w:before="60" w:after="60"/>
              <w:rPr>
                <w:rFonts w:cs="Arial"/>
                <w:sz w:val="18"/>
              </w:rPr>
            </w:pPr>
            <w:r w:rsidRPr="00D257D0">
              <w:rPr>
                <w:rFonts w:cs="Arial"/>
                <w:sz w:val="18"/>
              </w:rPr>
              <w:t>Change of MSISDN number is not recommended for an FLW</w:t>
            </w:r>
            <w:r w:rsidR="00690B7D" w:rsidRPr="00D257D0">
              <w:rPr>
                <w:rFonts w:cs="Arial"/>
                <w:sz w:val="18"/>
              </w:rPr>
              <w:t xml:space="preserve"> but none-the-less very likely to happen in states where government SIMs have not been distributed</w:t>
            </w:r>
            <w:proofErr w:type="gramStart"/>
            <w:r w:rsidR="00690B7D" w:rsidRPr="00D257D0">
              <w:rPr>
                <w:rFonts w:cs="Arial"/>
                <w:sz w:val="18"/>
              </w:rPr>
              <w:t>.</w:t>
            </w:r>
            <w:r w:rsidRPr="00D257D0">
              <w:rPr>
                <w:rFonts w:cs="Arial"/>
                <w:sz w:val="18"/>
              </w:rPr>
              <w:t>.</w:t>
            </w:r>
            <w:proofErr w:type="gramEnd"/>
          </w:p>
          <w:p w14:paraId="2B7AB647" w14:textId="77777777" w:rsidR="00FE4C66" w:rsidRPr="00D257D0" w:rsidRDefault="00FE4C66" w:rsidP="001E6D2A">
            <w:pPr>
              <w:pStyle w:val="CommentText"/>
              <w:spacing w:before="60" w:after="60"/>
              <w:rPr>
                <w:rFonts w:cs="Arial"/>
                <w:sz w:val="18"/>
              </w:rPr>
            </w:pPr>
            <w:r w:rsidRPr="00D257D0">
              <w:rPr>
                <w:rFonts w:cs="Arial"/>
                <w:sz w:val="18"/>
              </w:rPr>
              <w:t>In order to realize use-case</w:t>
            </w:r>
            <w:r w:rsidR="00D619DF">
              <w:rPr>
                <w:rFonts w:cs="Arial"/>
                <w:sz w:val="18"/>
              </w:rPr>
              <w:t xml:space="preserve"> of reusing an existing MSISDN number</w:t>
            </w:r>
            <w:r w:rsidRPr="00D257D0">
              <w:rPr>
                <w:rFonts w:cs="Arial"/>
                <w:sz w:val="18"/>
              </w:rPr>
              <w:t xml:space="preserve">, either the MSISDN number of FLW-B has to be changed, or FLW-B has to be marked invalid.  </w:t>
            </w:r>
          </w:p>
          <w:p w14:paraId="1DAF7D37" w14:textId="77777777" w:rsidR="00FE4C66" w:rsidRPr="00D257D0" w:rsidRDefault="00FE4C66" w:rsidP="007B54EF">
            <w:pPr>
              <w:pStyle w:val="CommentText"/>
              <w:spacing w:before="60" w:after="60"/>
              <w:rPr>
                <w:rFonts w:cs="Arial"/>
                <w:sz w:val="18"/>
              </w:rPr>
            </w:pPr>
          </w:p>
        </w:tc>
        <w:tc>
          <w:tcPr>
            <w:tcW w:w="1418" w:type="dxa"/>
          </w:tcPr>
          <w:p w14:paraId="70635C07" w14:textId="77777777" w:rsidR="004229F7" w:rsidRPr="00D257D0" w:rsidRDefault="003230F7" w:rsidP="007B54EF">
            <w:pPr>
              <w:pStyle w:val="CommentText"/>
              <w:spacing w:before="60" w:after="60"/>
              <w:rPr>
                <w:rFonts w:cs="Arial"/>
                <w:sz w:val="18"/>
              </w:rPr>
            </w:pPr>
            <w:r w:rsidRPr="00D257D0">
              <w:rPr>
                <w:rFonts w:cs="Arial"/>
                <w:sz w:val="18"/>
              </w:rPr>
              <w:t>Draft</w:t>
            </w:r>
          </w:p>
        </w:tc>
      </w:tr>
      <w:tr w:rsidR="00DA461F" w:rsidRPr="00D257D0" w14:paraId="11769030" w14:textId="77777777" w:rsidTr="00563861">
        <w:trPr>
          <w:trHeight w:val="350"/>
        </w:trPr>
        <w:tc>
          <w:tcPr>
            <w:tcW w:w="1809" w:type="dxa"/>
            <w:shd w:val="clear" w:color="auto" w:fill="auto"/>
          </w:tcPr>
          <w:p w14:paraId="3FB0A384" w14:textId="77777777" w:rsidR="00DA461F" w:rsidRPr="00D257D0" w:rsidRDefault="00DA461F" w:rsidP="007B54EF">
            <w:pPr>
              <w:pStyle w:val="CommentText"/>
              <w:spacing w:before="60" w:after="60"/>
              <w:rPr>
                <w:rFonts w:cs="Arial"/>
                <w:sz w:val="18"/>
              </w:rPr>
            </w:pPr>
            <w:r w:rsidRPr="00D257D0">
              <w:rPr>
                <w:rFonts w:cs="Arial"/>
                <w:sz w:val="18"/>
              </w:rPr>
              <w:t>NMS.GEN.FLW.006</w:t>
            </w:r>
          </w:p>
        </w:tc>
        <w:tc>
          <w:tcPr>
            <w:tcW w:w="3828" w:type="dxa"/>
            <w:shd w:val="clear" w:color="auto" w:fill="auto"/>
          </w:tcPr>
          <w:p w14:paraId="767DDC03" w14:textId="77777777" w:rsidR="00DA461F" w:rsidRPr="00D257D0" w:rsidRDefault="00DA461F" w:rsidP="00DA461F">
            <w:pPr>
              <w:pStyle w:val="CommentText"/>
              <w:spacing w:before="60" w:after="60"/>
              <w:rPr>
                <w:rFonts w:cs="Arial"/>
                <w:sz w:val="18"/>
              </w:rPr>
            </w:pPr>
            <w:r w:rsidRPr="00D257D0">
              <w:rPr>
                <w:rFonts w:cs="Arial"/>
                <w:sz w:val="18"/>
              </w:rPr>
              <w:t>The NMS system shall provide means to modify the address/location of a FLW</w:t>
            </w:r>
            <w:r w:rsidR="002B7E12" w:rsidRPr="00D257D0">
              <w:rPr>
                <w:rFonts w:cs="Arial"/>
                <w:sz w:val="18"/>
              </w:rPr>
              <w:t xml:space="preserve"> using CSV upload</w:t>
            </w:r>
            <w:r w:rsidR="00F5139A">
              <w:rPr>
                <w:rFonts w:cs="Arial"/>
                <w:sz w:val="18"/>
              </w:rPr>
              <w:t xml:space="preserve"> or MDS UI</w:t>
            </w:r>
            <w:r w:rsidRPr="00D257D0">
              <w:rPr>
                <w:rFonts w:cs="Arial"/>
                <w:sz w:val="18"/>
              </w:rPr>
              <w:t>.</w:t>
            </w:r>
          </w:p>
          <w:p w14:paraId="556E4FDB" w14:textId="77777777" w:rsidR="00814111" w:rsidRPr="00D257D0" w:rsidRDefault="00814111" w:rsidP="00981257">
            <w:pPr>
              <w:pStyle w:val="CommentText"/>
              <w:spacing w:before="60" w:after="60"/>
              <w:rPr>
                <w:rFonts w:cs="Arial"/>
                <w:sz w:val="18"/>
              </w:rPr>
            </w:pPr>
            <w:r w:rsidRPr="00D257D0">
              <w:rPr>
                <w:rFonts w:cs="Arial"/>
                <w:sz w:val="18"/>
              </w:rPr>
              <w:t xml:space="preserve">The language mapping for the </w:t>
            </w:r>
            <w:r w:rsidR="00981257" w:rsidRPr="00D257D0">
              <w:rPr>
                <w:rFonts w:cs="Arial"/>
                <w:sz w:val="18"/>
              </w:rPr>
              <w:t>FLW</w:t>
            </w:r>
            <w:r w:rsidRPr="00D257D0">
              <w:rPr>
                <w:rFonts w:cs="Arial"/>
                <w:sz w:val="18"/>
              </w:rPr>
              <w:t xml:space="preserve"> does not change due to change in location information.</w:t>
            </w:r>
          </w:p>
        </w:tc>
        <w:tc>
          <w:tcPr>
            <w:tcW w:w="2551" w:type="dxa"/>
            <w:shd w:val="clear" w:color="auto" w:fill="auto"/>
          </w:tcPr>
          <w:p w14:paraId="03FA6CA3" w14:textId="77777777" w:rsidR="00DA461F" w:rsidRPr="00D257D0" w:rsidRDefault="00DA461F" w:rsidP="008134C3">
            <w:pPr>
              <w:pStyle w:val="CommentText"/>
              <w:spacing w:before="60" w:after="60"/>
              <w:rPr>
                <w:rFonts w:cs="Arial"/>
                <w:sz w:val="18"/>
              </w:rPr>
            </w:pPr>
          </w:p>
        </w:tc>
        <w:tc>
          <w:tcPr>
            <w:tcW w:w="1418" w:type="dxa"/>
            <w:shd w:val="clear" w:color="auto" w:fill="auto"/>
          </w:tcPr>
          <w:p w14:paraId="39266828" w14:textId="77777777" w:rsidR="00DA461F" w:rsidRPr="00D257D0" w:rsidRDefault="00377CE3" w:rsidP="008134C3">
            <w:pPr>
              <w:pStyle w:val="CommentText"/>
              <w:spacing w:before="60" w:after="60"/>
              <w:rPr>
                <w:rFonts w:cs="Arial"/>
                <w:b/>
                <w:sz w:val="18"/>
              </w:rPr>
            </w:pPr>
            <w:r w:rsidRPr="00D257D0">
              <w:rPr>
                <w:rFonts w:cs="Arial"/>
                <w:b/>
                <w:sz w:val="18"/>
              </w:rPr>
              <w:t>Draft</w:t>
            </w:r>
          </w:p>
        </w:tc>
      </w:tr>
      <w:tr w:rsidR="00A57131" w:rsidRPr="00D257D0" w14:paraId="2F3DBD2A" w14:textId="77777777" w:rsidTr="00404811">
        <w:trPr>
          <w:trHeight w:val="350"/>
        </w:trPr>
        <w:tc>
          <w:tcPr>
            <w:tcW w:w="1809" w:type="dxa"/>
            <w:shd w:val="clear" w:color="auto" w:fill="auto"/>
          </w:tcPr>
          <w:p w14:paraId="0C864A1F" w14:textId="77777777" w:rsidR="00A57131" w:rsidRPr="00D257D0" w:rsidRDefault="00A57131" w:rsidP="00A57131">
            <w:pPr>
              <w:pStyle w:val="CommentText"/>
              <w:spacing w:before="60" w:after="60"/>
              <w:rPr>
                <w:rFonts w:cs="Arial"/>
                <w:sz w:val="18"/>
              </w:rPr>
            </w:pPr>
            <w:r w:rsidRPr="00D257D0">
              <w:rPr>
                <w:rFonts w:cs="Arial"/>
                <w:sz w:val="18"/>
              </w:rPr>
              <w:t>NMS.GEN.FLW.007</w:t>
            </w:r>
          </w:p>
        </w:tc>
        <w:tc>
          <w:tcPr>
            <w:tcW w:w="3828" w:type="dxa"/>
            <w:shd w:val="clear" w:color="auto" w:fill="auto"/>
          </w:tcPr>
          <w:p w14:paraId="16D64215" w14:textId="77777777" w:rsidR="00A57131" w:rsidRPr="00D257D0" w:rsidRDefault="008562E0" w:rsidP="00A57131">
            <w:pPr>
              <w:pStyle w:val="CommentText"/>
              <w:spacing w:before="60" w:after="60"/>
              <w:rPr>
                <w:rFonts w:cs="Arial"/>
                <w:sz w:val="18"/>
              </w:rPr>
            </w:pPr>
            <w:r w:rsidRPr="001E6D2A">
              <w:rPr>
                <w:rFonts w:cs="Arial"/>
                <w:sz w:val="18"/>
              </w:rPr>
              <w:t>NMS shall note and make available to the user all rejected/ignored uploaded FLW records</w:t>
            </w:r>
          </w:p>
        </w:tc>
        <w:tc>
          <w:tcPr>
            <w:tcW w:w="2551" w:type="dxa"/>
            <w:shd w:val="clear" w:color="auto" w:fill="auto"/>
          </w:tcPr>
          <w:p w14:paraId="34B1E9A9" w14:textId="77777777" w:rsidR="00A57131" w:rsidRPr="00D257D0" w:rsidRDefault="00A57131" w:rsidP="008134C3">
            <w:pPr>
              <w:pStyle w:val="CommentText"/>
              <w:spacing w:before="60" w:after="60"/>
              <w:rPr>
                <w:rFonts w:cs="Arial"/>
                <w:sz w:val="18"/>
              </w:rPr>
            </w:pPr>
          </w:p>
        </w:tc>
        <w:tc>
          <w:tcPr>
            <w:tcW w:w="1418" w:type="dxa"/>
            <w:shd w:val="clear" w:color="auto" w:fill="auto"/>
          </w:tcPr>
          <w:p w14:paraId="285DBD8E" w14:textId="77777777" w:rsidR="00A57131" w:rsidRPr="00D257D0" w:rsidRDefault="00A57131" w:rsidP="008134C3">
            <w:pPr>
              <w:pStyle w:val="CommentText"/>
              <w:spacing w:before="60" w:after="60"/>
              <w:rPr>
                <w:rFonts w:cs="Arial"/>
                <w:sz w:val="18"/>
              </w:rPr>
            </w:pPr>
            <w:r w:rsidRPr="00D257D0">
              <w:rPr>
                <w:rFonts w:cs="Arial"/>
                <w:sz w:val="18"/>
              </w:rPr>
              <w:t>Draft</w:t>
            </w:r>
          </w:p>
        </w:tc>
      </w:tr>
      <w:tr w:rsidR="009B17D5" w:rsidRPr="00D257D0" w14:paraId="58E2EB71" w14:textId="77777777" w:rsidTr="00404811">
        <w:trPr>
          <w:trHeight w:val="350"/>
        </w:trPr>
        <w:tc>
          <w:tcPr>
            <w:tcW w:w="1809" w:type="dxa"/>
            <w:shd w:val="clear" w:color="auto" w:fill="auto"/>
          </w:tcPr>
          <w:p w14:paraId="6E8EC028" w14:textId="77777777" w:rsidR="009B17D5" w:rsidRPr="00D257D0" w:rsidRDefault="009B17D5" w:rsidP="009B17D5">
            <w:pPr>
              <w:pStyle w:val="CommentText"/>
              <w:spacing w:before="60" w:after="60"/>
              <w:rPr>
                <w:rFonts w:cs="Arial"/>
                <w:sz w:val="18"/>
              </w:rPr>
            </w:pPr>
            <w:r w:rsidRPr="00D257D0">
              <w:rPr>
                <w:rFonts w:cs="Arial"/>
                <w:sz w:val="18"/>
              </w:rPr>
              <w:t>NMS.GEN.FLW.008</w:t>
            </w:r>
          </w:p>
        </w:tc>
        <w:tc>
          <w:tcPr>
            <w:tcW w:w="3828" w:type="dxa"/>
            <w:shd w:val="clear" w:color="auto" w:fill="auto"/>
          </w:tcPr>
          <w:p w14:paraId="756EBECE" w14:textId="77777777" w:rsidR="002B7E12" w:rsidRPr="00D257D0" w:rsidRDefault="009B17D5" w:rsidP="009B66B4">
            <w:pPr>
              <w:pStyle w:val="CommentText"/>
              <w:spacing w:before="60" w:after="60"/>
              <w:rPr>
                <w:rFonts w:cs="Arial"/>
                <w:sz w:val="18"/>
              </w:rPr>
            </w:pPr>
            <w:r w:rsidRPr="00D257D0">
              <w:rPr>
                <w:rFonts w:cs="Arial"/>
                <w:sz w:val="18"/>
              </w:rPr>
              <w:t>The NMS system shall provide means to mark an FLW as invalid</w:t>
            </w:r>
            <w:r w:rsidR="002B7E12" w:rsidRPr="00D257D0">
              <w:rPr>
                <w:rFonts w:cs="Arial"/>
                <w:sz w:val="18"/>
              </w:rPr>
              <w:t xml:space="preserve"> using CSV upload</w:t>
            </w:r>
            <w:r w:rsidR="00F5139A">
              <w:rPr>
                <w:rFonts w:cs="Arial"/>
                <w:sz w:val="18"/>
              </w:rPr>
              <w:t xml:space="preserve"> or MDS UI</w:t>
            </w:r>
            <w:r w:rsidRPr="00D257D0">
              <w:rPr>
                <w:rFonts w:cs="Arial"/>
                <w:sz w:val="18"/>
              </w:rPr>
              <w:t>.</w:t>
            </w:r>
            <w:r w:rsidR="009B66B4" w:rsidRPr="00D257D0">
              <w:rPr>
                <w:rFonts w:cs="Arial"/>
                <w:sz w:val="18"/>
              </w:rPr>
              <w:t xml:space="preserve"> </w:t>
            </w:r>
          </w:p>
          <w:p w14:paraId="349AE3D7" w14:textId="77777777" w:rsidR="009B17D5" w:rsidRPr="00D257D0" w:rsidRDefault="009B66B4" w:rsidP="003E2F9C">
            <w:pPr>
              <w:pStyle w:val="CommentText"/>
              <w:spacing w:before="60" w:after="60"/>
              <w:rPr>
                <w:rFonts w:cs="Arial"/>
                <w:sz w:val="18"/>
              </w:rPr>
            </w:pPr>
            <w:r w:rsidRPr="00D257D0">
              <w:rPr>
                <w:rFonts w:cs="Arial"/>
                <w:sz w:val="18"/>
              </w:rPr>
              <w:t xml:space="preserve">Once an FLW is marked invalid, </w:t>
            </w:r>
            <w:r w:rsidR="003E2F9C" w:rsidRPr="00D257D0">
              <w:rPr>
                <w:rFonts w:cs="Arial"/>
                <w:sz w:val="18"/>
              </w:rPr>
              <w:t>any incoming call with MSISDN that is same as that of invalid FLW shall be treated as that of an an</w:t>
            </w:r>
            <w:r w:rsidR="002C3B77" w:rsidRPr="00D257D0">
              <w:rPr>
                <w:rFonts w:cs="Arial"/>
                <w:sz w:val="18"/>
              </w:rPr>
              <w:t xml:space="preserve">onymous </w:t>
            </w:r>
            <w:r w:rsidR="003E2F9C" w:rsidRPr="00D257D0">
              <w:rPr>
                <w:rFonts w:cs="Arial"/>
                <w:sz w:val="18"/>
              </w:rPr>
              <w:t>caller</w:t>
            </w:r>
            <w:r w:rsidR="002C3B77" w:rsidRPr="00D257D0">
              <w:rPr>
                <w:rFonts w:cs="Arial"/>
                <w:sz w:val="18"/>
              </w:rPr>
              <w:t>.</w:t>
            </w:r>
          </w:p>
        </w:tc>
        <w:tc>
          <w:tcPr>
            <w:tcW w:w="2551" w:type="dxa"/>
            <w:shd w:val="clear" w:color="auto" w:fill="auto"/>
          </w:tcPr>
          <w:p w14:paraId="35238473" w14:textId="77777777" w:rsidR="009B17D5" w:rsidRPr="00D257D0" w:rsidRDefault="009B17D5" w:rsidP="008134C3">
            <w:pPr>
              <w:pStyle w:val="CommentText"/>
              <w:spacing w:before="60" w:after="60"/>
              <w:rPr>
                <w:rFonts w:cs="Arial"/>
                <w:sz w:val="18"/>
              </w:rPr>
            </w:pPr>
          </w:p>
        </w:tc>
        <w:tc>
          <w:tcPr>
            <w:tcW w:w="1418" w:type="dxa"/>
            <w:shd w:val="clear" w:color="auto" w:fill="auto"/>
          </w:tcPr>
          <w:p w14:paraId="2E9D0559" w14:textId="77777777" w:rsidR="009B17D5" w:rsidRPr="00D257D0" w:rsidRDefault="009B17D5" w:rsidP="008134C3">
            <w:pPr>
              <w:pStyle w:val="CommentText"/>
              <w:spacing w:before="60" w:after="60"/>
              <w:rPr>
                <w:rFonts w:cs="Arial"/>
                <w:sz w:val="18"/>
              </w:rPr>
            </w:pPr>
            <w:r w:rsidRPr="00D257D0">
              <w:rPr>
                <w:rFonts w:cs="Arial"/>
                <w:b/>
                <w:sz w:val="18"/>
              </w:rPr>
              <w:t>Draft</w:t>
            </w:r>
          </w:p>
        </w:tc>
      </w:tr>
    </w:tbl>
    <w:p w14:paraId="146F2C2A" w14:textId="77777777" w:rsidR="00A43218" w:rsidRPr="00D257D0" w:rsidRDefault="00A43218" w:rsidP="00A43218">
      <w:pPr>
        <w:pStyle w:val="CommentText"/>
        <w:tabs>
          <w:tab w:val="left" w:pos="1809"/>
          <w:tab w:val="left" w:pos="5637"/>
          <w:tab w:val="left" w:pos="8188"/>
        </w:tabs>
        <w:spacing w:before="60" w:after="60"/>
        <w:rPr>
          <w:rFonts w:cs="Arial"/>
          <w:sz w:val="18"/>
        </w:rPr>
      </w:pPr>
    </w:p>
    <w:p w14:paraId="07FE0022" w14:textId="77777777" w:rsidR="00A43218" w:rsidRPr="00D257D0" w:rsidRDefault="00767C41" w:rsidP="00A43218">
      <w:pPr>
        <w:pStyle w:val="CommentText"/>
        <w:tabs>
          <w:tab w:val="left" w:pos="1809"/>
          <w:tab w:val="left" w:pos="5637"/>
          <w:tab w:val="left" w:pos="8188"/>
        </w:tabs>
        <w:spacing w:before="60" w:after="60"/>
        <w:rPr>
          <w:rFonts w:cs="Arial"/>
          <w:sz w:val="18"/>
        </w:rPr>
      </w:pPr>
      <w:r w:rsidRPr="00D257D0">
        <w:rPr>
          <w:noProof/>
        </w:rPr>
        <mc:AlternateContent>
          <mc:Choice Requires="wpc">
            <w:drawing>
              <wp:inline distT="0" distB="0" distL="0" distR="0" wp14:anchorId="4C237A03" wp14:editId="080C99D4">
                <wp:extent cx="5851691" cy="4200525"/>
                <wp:effectExtent l="0" t="0" r="0" b="0"/>
                <wp:docPr id="4113" name="Canvas 4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96" name="Text Box 48"/>
                        <wps:cNvSpPr txBox="1">
                          <a:spLocks noChangeArrowheads="1"/>
                        </wps:cNvSpPr>
                        <wps:spPr bwMode="auto">
                          <a:xfrm>
                            <a:off x="3659505" y="3365680"/>
                            <a:ext cx="1530350" cy="457876"/>
                          </a:xfrm>
                          <a:prstGeom prst="rect">
                            <a:avLst/>
                          </a:prstGeom>
                          <a:noFill/>
                          <a:ln>
                            <a:noFill/>
                          </a:ln>
                        </wps:spPr>
                        <wps:txbx>
                          <w:txbxContent>
                            <w:p w14:paraId="4F46A20C"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097" name="Text Box 49"/>
                        <wps:cNvSpPr txBox="1">
                          <a:spLocks noChangeArrowheads="1"/>
                        </wps:cNvSpPr>
                        <wps:spPr bwMode="auto">
                          <a:xfrm>
                            <a:off x="3354705" y="590771"/>
                            <a:ext cx="1616075" cy="337185"/>
                          </a:xfrm>
                          <a:prstGeom prst="rect">
                            <a:avLst/>
                          </a:prstGeom>
                          <a:noFill/>
                          <a:ln>
                            <a:noFill/>
                          </a:ln>
                        </wps:spPr>
                        <wps:txbx>
                          <w:txbxContent>
                            <w:p w14:paraId="5C484B26"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100" name="AutoShape 50"/>
                        <wps:cNvCnPr>
                          <a:cxnSpLocks noChangeShapeType="1"/>
                          <a:endCxn id="4104" idx="1"/>
                        </wps:cNvCnPr>
                        <wps:spPr bwMode="auto">
                          <a:xfrm>
                            <a:off x="1469820" y="927956"/>
                            <a:ext cx="847075" cy="672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1" name="Text Box 51"/>
                        <wps:cNvSpPr txBox="1">
                          <a:spLocks noChangeArrowheads="1"/>
                        </wps:cNvSpPr>
                        <wps:spPr bwMode="auto">
                          <a:xfrm>
                            <a:off x="227330" y="2397982"/>
                            <a:ext cx="1242490" cy="501650"/>
                          </a:xfrm>
                          <a:prstGeom prst="rect">
                            <a:avLst/>
                          </a:prstGeom>
                          <a:noFill/>
                          <a:ln>
                            <a:noFill/>
                          </a:ln>
                        </wps:spPr>
                        <wps:txbx>
                          <w:txbxContent>
                            <w:p w14:paraId="7CE4D3BF" w14:textId="77777777" w:rsidR="00931224" w:rsidRPr="00EE737C" w:rsidRDefault="00931224"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719C338E" w14:textId="77777777" w:rsidR="00931224" w:rsidRPr="000D6EC5" w:rsidRDefault="00931224" w:rsidP="00767C41"/>
                          </w:txbxContent>
                        </wps:txbx>
                        <wps:bodyPr rot="0" vert="horz" wrap="square" lIns="91440" tIns="45720" rIns="91440" bIns="45720" anchor="t" anchorCtr="0" upright="1">
                          <a:noAutofit/>
                        </wps:bodyPr>
                      </wps:wsp>
                      <wps:wsp>
                        <wps:cNvPr id="4102" name="AutoShape 52"/>
                        <wps:cNvCnPr>
                          <a:cxnSpLocks noChangeShapeType="1"/>
                          <a:endCxn id="4108" idx="1"/>
                        </wps:cNvCnPr>
                        <wps:spPr bwMode="auto">
                          <a:xfrm>
                            <a:off x="855980" y="435736"/>
                            <a:ext cx="1419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3" name="Arc 53"/>
                        <wps:cNvSpPr>
                          <a:spLocks/>
                        </wps:cNvSpPr>
                        <wps:spPr bwMode="auto">
                          <a:xfrm rot="4847352" flipV="1">
                            <a:off x="1339850" y="2150331"/>
                            <a:ext cx="1132840" cy="904240"/>
                          </a:xfrm>
                          <a:custGeom>
                            <a:avLst/>
                            <a:gdLst>
                              <a:gd name="G0" fmla="+- 21600 0 0"/>
                              <a:gd name="G1" fmla="+- 21600 0 0"/>
                              <a:gd name="G2" fmla="+- 21600 0 0"/>
                              <a:gd name="T0" fmla="*/ 5674 w 43200"/>
                              <a:gd name="T1" fmla="*/ 36192 h 36192"/>
                              <a:gd name="T2" fmla="*/ 42401 w 43200"/>
                              <a:gd name="T3" fmla="*/ 27420 h 36192"/>
                              <a:gd name="T4" fmla="*/ 21600 w 43200"/>
                              <a:gd name="T5" fmla="*/ 21600 h 36192"/>
                            </a:gdLst>
                            <a:ahLst/>
                            <a:cxnLst>
                              <a:cxn ang="0">
                                <a:pos x="T0" y="T1"/>
                              </a:cxn>
                              <a:cxn ang="0">
                                <a:pos x="T2" y="T3"/>
                              </a:cxn>
                              <a:cxn ang="0">
                                <a:pos x="T4" y="T5"/>
                              </a:cxn>
                            </a:cxnLst>
                            <a:rect l="0" t="0" r="r" b="b"/>
                            <a:pathLst>
                              <a:path w="43200" h="36192" fill="none"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path>
                              <a:path w="43200" h="36192" stroke="0"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4" name="Oval 54"/>
                        <wps:cNvSpPr>
                          <a:spLocks noChangeArrowheads="1"/>
                        </wps:cNvSpPr>
                        <wps:spPr bwMode="auto">
                          <a:xfrm>
                            <a:off x="2170430" y="1452466"/>
                            <a:ext cx="1000125" cy="1009650"/>
                          </a:xfrm>
                          <a:prstGeom prst="ellipse">
                            <a:avLst/>
                          </a:prstGeom>
                          <a:solidFill>
                            <a:schemeClr val="bg1">
                              <a:lumMod val="85000"/>
                            </a:schemeClr>
                          </a:solidFill>
                          <a:ln w="9525">
                            <a:solidFill>
                              <a:srgbClr val="000000"/>
                            </a:solidFill>
                            <a:round/>
                            <a:headEnd/>
                            <a:tailEnd/>
                          </a:ln>
                        </wps:spPr>
                        <wps:txbx>
                          <w:txbxContent>
                            <w:p w14:paraId="1D744427" w14:textId="77777777" w:rsidR="00931224" w:rsidRPr="00BE2CAB" w:rsidRDefault="00931224" w:rsidP="00767C41">
                              <w:pPr>
                                <w:jc w:val="center"/>
                                <w:rPr>
                                  <w:b/>
                                  <w:sz w:val="24"/>
                                </w:rPr>
                              </w:pPr>
                              <w:r>
                                <w:rPr>
                                  <w:b/>
                                  <w:sz w:val="20"/>
                                </w:rPr>
                                <w:t>Inactive</w:t>
                              </w:r>
                            </w:p>
                          </w:txbxContent>
                        </wps:txbx>
                        <wps:bodyPr rot="0" vert="horz" wrap="square" lIns="91440" tIns="45720" rIns="91440" bIns="45720" anchor="ctr" anchorCtr="0" upright="1">
                          <a:noAutofit/>
                        </wps:bodyPr>
                      </wps:wsp>
                      <wps:wsp>
                        <wps:cNvPr id="4105" name="Oval 55"/>
                        <wps:cNvSpPr>
                          <a:spLocks noChangeArrowheads="1"/>
                        </wps:cNvSpPr>
                        <wps:spPr bwMode="auto">
                          <a:xfrm>
                            <a:off x="2218055" y="2632296"/>
                            <a:ext cx="1000125" cy="1009650"/>
                          </a:xfrm>
                          <a:prstGeom prst="ellipse">
                            <a:avLst/>
                          </a:prstGeom>
                          <a:solidFill>
                            <a:schemeClr val="bg1">
                              <a:lumMod val="85000"/>
                            </a:schemeClr>
                          </a:solidFill>
                          <a:ln w="9525">
                            <a:solidFill>
                              <a:srgbClr val="000000"/>
                            </a:solidFill>
                            <a:round/>
                            <a:headEnd/>
                            <a:tailEnd/>
                          </a:ln>
                        </wps:spPr>
                        <wps:txbx>
                          <w:txbxContent>
                            <w:p w14:paraId="65ADBB57" w14:textId="77777777" w:rsidR="00931224" w:rsidRPr="00BE2CAB" w:rsidRDefault="00931224" w:rsidP="00767C41">
                              <w:pPr>
                                <w:jc w:val="center"/>
                                <w:rPr>
                                  <w:b/>
                                  <w:sz w:val="18"/>
                                </w:rPr>
                              </w:pPr>
                              <w:r>
                                <w:rPr>
                                  <w:b/>
                                  <w:sz w:val="18"/>
                                </w:rPr>
                                <w:t>Active</w:t>
                              </w:r>
                            </w:p>
                          </w:txbxContent>
                        </wps:txbx>
                        <wps:bodyPr rot="0" vert="horz" wrap="square" lIns="91440" tIns="45720" rIns="91440" bIns="45720" anchor="ctr" anchorCtr="0" upright="1">
                          <a:noAutofit/>
                        </wps:bodyPr>
                      </wps:wsp>
                      <wps:wsp>
                        <wps:cNvPr id="4106" name="Text Box 56"/>
                        <wps:cNvSpPr txBox="1">
                          <a:spLocks noChangeArrowheads="1"/>
                        </wps:cNvSpPr>
                        <wps:spPr bwMode="auto">
                          <a:xfrm>
                            <a:off x="313056" y="0"/>
                            <a:ext cx="1904999" cy="590771"/>
                          </a:xfrm>
                          <a:prstGeom prst="rect">
                            <a:avLst/>
                          </a:prstGeom>
                          <a:noFill/>
                          <a:ln>
                            <a:noFill/>
                          </a:ln>
                        </wps:spPr>
                        <wps:txbx>
                          <w:txbxContent>
                            <w:p w14:paraId="6E541008" w14:textId="77777777" w:rsidR="00931224" w:rsidRPr="00EE737C" w:rsidRDefault="00931224"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14:paraId="29F80163" w14:textId="77777777" w:rsidR="00931224" w:rsidRPr="000D6EC5" w:rsidRDefault="00931224" w:rsidP="00767C41"/>
                          </w:txbxContent>
                        </wps:txbx>
                        <wps:bodyPr rot="0" vert="horz" wrap="square" lIns="91440" tIns="45720" rIns="91440" bIns="45720" anchor="t" anchorCtr="0" upright="1">
                          <a:noAutofit/>
                        </wps:bodyPr>
                      </wps:wsp>
                      <wps:wsp>
                        <wps:cNvPr id="4107" name="Text Box 57"/>
                        <wps:cNvSpPr txBox="1">
                          <a:spLocks noChangeArrowheads="1"/>
                        </wps:cNvSpPr>
                        <wps:spPr bwMode="auto">
                          <a:xfrm>
                            <a:off x="0" y="641792"/>
                            <a:ext cx="1628775" cy="453224"/>
                          </a:xfrm>
                          <a:prstGeom prst="rect">
                            <a:avLst/>
                          </a:prstGeom>
                          <a:noFill/>
                          <a:ln>
                            <a:noFill/>
                          </a:ln>
                        </wps:spPr>
                        <wps:txbx>
                          <w:txbxContent>
                            <w:p w14:paraId="596B265F"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does </w:t>
                              </w:r>
                              <w:r>
                                <w:rPr>
                                  <w:rFonts w:asciiTheme="minorHAnsi" w:hAnsi="Calibri" w:cstheme="minorBidi"/>
                                  <w:color w:val="000000" w:themeColor="text1"/>
                                  <w:kern w:val="24"/>
                                  <w:sz w:val="16"/>
                                  <w:szCs w:val="16"/>
                                </w:rPr>
                                <w:t xml:space="preserve">not </w:t>
                              </w:r>
                              <w:r w:rsidRPr="00EE737C">
                                <w:rPr>
                                  <w:rFonts w:asciiTheme="minorHAnsi" w:hAnsi="Calibri" w:cstheme="minorBidi"/>
                                  <w:color w:val="000000" w:themeColor="text1"/>
                                  <w:kern w:val="24"/>
                                  <w:sz w:val="16"/>
                                  <w:szCs w:val="16"/>
                                </w:rPr>
                                <w:t>exist.</w:t>
                              </w:r>
                            </w:p>
                          </w:txbxContent>
                        </wps:txbx>
                        <wps:bodyPr rot="0" vert="horz" wrap="square" lIns="91440" tIns="45720" rIns="91440" bIns="45720" anchor="t" anchorCtr="0" upright="1">
                          <a:noAutofit/>
                        </wps:bodyPr>
                      </wps:wsp>
                      <wps:wsp>
                        <wps:cNvPr id="4108" name="Oval 58"/>
                        <wps:cNvSpPr>
                          <a:spLocks noChangeArrowheads="1"/>
                        </wps:cNvSpPr>
                        <wps:spPr bwMode="auto">
                          <a:xfrm>
                            <a:off x="2106930" y="287876"/>
                            <a:ext cx="1151890" cy="1009650"/>
                          </a:xfrm>
                          <a:prstGeom prst="ellipse">
                            <a:avLst/>
                          </a:prstGeom>
                          <a:solidFill>
                            <a:schemeClr val="bg1">
                              <a:lumMod val="85000"/>
                            </a:schemeClr>
                          </a:solidFill>
                          <a:ln w="9525">
                            <a:solidFill>
                              <a:srgbClr val="000000"/>
                            </a:solidFill>
                            <a:round/>
                            <a:headEnd/>
                            <a:tailEnd/>
                          </a:ln>
                        </wps:spPr>
                        <wps:txbx>
                          <w:txbxContent>
                            <w:p w14:paraId="261BC312" w14:textId="77777777" w:rsidR="00931224" w:rsidRPr="00767C41" w:rsidRDefault="00931224" w:rsidP="00767C41">
                              <w:pPr>
                                <w:rPr>
                                  <w:b/>
                                  <w:sz w:val="18"/>
                                </w:rPr>
                              </w:pPr>
                              <w:r w:rsidRPr="00767C41">
                                <w:rPr>
                                  <w:b/>
                                  <w:sz w:val="18"/>
                                </w:rPr>
                                <w:t>Anonymous</w:t>
                              </w:r>
                            </w:p>
                          </w:txbxContent>
                        </wps:txbx>
                        <wps:bodyPr rot="0" vert="horz" wrap="square" lIns="91440" tIns="45720" rIns="91440" bIns="45720" anchor="ctr" anchorCtr="0" upright="1">
                          <a:noAutofit/>
                        </wps:bodyPr>
                      </wps:wsp>
                      <wps:wsp>
                        <wps:cNvPr id="4109" name="Arc 59"/>
                        <wps:cNvSpPr>
                          <a:spLocks/>
                        </wps:cNvSpPr>
                        <wps:spPr bwMode="auto">
                          <a:xfrm rot="12745379">
                            <a:off x="2817797" y="835398"/>
                            <a:ext cx="673878" cy="1848053"/>
                          </a:xfrm>
                          <a:custGeom>
                            <a:avLst/>
                            <a:gdLst>
                              <a:gd name="G0" fmla="+- 21600 0 0"/>
                              <a:gd name="G1" fmla="+- 15951 0 0"/>
                              <a:gd name="G2" fmla="+- 21600 0 0"/>
                              <a:gd name="T0" fmla="*/ 32755 w 32755"/>
                              <a:gd name="T1" fmla="*/ 34448 h 37551"/>
                              <a:gd name="T2" fmla="*/ 7036 w 32755"/>
                              <a:gd name="T3" fmla="*/ 0 h 37551"/>
                              <a:gd name="T4" fmla="*/ 21600 w 32755"/>
                              <a:gd name="T5" fmla="*/ 15951 h 37551"/>
                            </a:gdLst>
                            <a:ahLst/>
                            <a:cxnLst>
                              <a:cxn ang="0">
                                <a:pos x="T0" y="T1"/>
                              </a:cxn>
                              <a:cxn ang="0">
                                <a:pos x="T2" y="T3"/>
                              </a:cxn>
                              <a:cxn ang="0">
                                <a:pos x="T4" y="T5"/>
                              </a:cxn>
                            </a:cxnLst>
                            <a:rect l="0" t="0" r="r" b="b"/>
                            <a:pathLst>
                              <a:path w="32755" h="37551" fill="none" extrusionOk="0">
                                <a:moveTo>
                                  <a:pt x="32754" y="34447"/>
                                </a:moveTo>
                                <a:cubicBezTo>
                                  <a:pt x="29388" y="36478"/>
                                  <a:pt x="25531" y="37550"/>
                                  <a:pt x="21600" y="37551"/>
                                </a:cubicBezTo>
                                <a:cubicBezTo>
                                  <a:pt x="9670" y="37551"/>
                                  <a:pt x="0" y="27880"/>
                                  <a:pt x="0" y="15951"/>
                                </a:cubicBezTo>
                                <a:cubicBezTo>
                                  <a:pt x="-1" y="9881"/>
                                  <a:pt x="2553" y="4092"/>
                                  <a:pt x="7035" y="-1"/>
                                </a:cubicBezTo>
                              </a:path>
                              <a:path w="32755" h="37551" stroke="0" extrusionOk="0">
                                <a:moveTo>
                                  <a:pt x="32754" y="34447"/>
                                </a:moveTo>
                                <a:cubicBezTo>
                                  <a:pt x="29388" y="36478"/>
                                  <a:pt x="25531" y="37550"/>
                                  <a:pt x="21600" y="37551"/>
                                </a:cubicBezTo>
                                <a:cubicBezTo>
                                  <a:pt x="9670" y="37551"/>
                                  <a:pt x="0" y="27880"/>
                                  <a:pt x="0" y="15951"/>
                                </a:cubicBezTo>
                                <a:cubicBezTo>
                                  <a:pt x="-1" y="9881"/>
                                  <a:pt x="2553" y="4092"/>
                                  <a:pt x="7035" y="-1"/>
                                </a:cubicBezTo>
                                <a:lnTo>
                                  <a:pt x="21600" y="15951"/>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0" name="Text Box 60"/>
                        <wps:cNvSpPr txBox="1">
                          <a:spLocks noChangeArrowheads="1"/>
                        </wps:cNvSpPr>
                        <wps:spPr bwMode="auto">
                          <a:xfrm>
                            <a:off x="313056" y="3709256"/>
                            <a:ext cx="1231900" cy="384175"/>
                          </a:xfrm>
                          <a:prstGeom prst="rect">
                            <a:avLst/>
                          </a:prstGeom>
                          <a:noFill/>
                          <a:ln>
                            <a:noFill/>
                          </a:ln>
                        </wps:spPr>
                        <wps:txbx>
                          <w:txbxContent>
                            <w:p w14:paraId="2640D26E" w14:textId="77777777" w:rsidR="00931224" w:rsidRPr="00EE737C" w:rsidRDefault="00931224"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1FD58979" w14:textId="77777777" w:rsidR="00931224" w:rsidRPr="000D6EC5" w:rsidRDefault="00931224" w:rsidP="00767C41"/>
                          </w:txbxContent>
                        </wps:txbx>
                        <wps:bodyPr rot="0" vert="horz" wrap="square" lIns="91440" tIns="45720" rIns="91440" bIns="45720" anchor="t" anchorCtr="0" upright="1">
                          <a:noAutofit/>
                        </wps:bodyPr>
                      </wps:wsp>
                      <wps:wsp>
                        <wps:cNvPr id="4111" name="Arc 61"/>
                        <wps:cNvSpPr>
                          <a:spLocks/>
                        </wps:cNvSpPr>
                        <wps:spPr bwMode="auto">
                          <a:xfrm rot="4847352" flipV="1">
                            <a:off x="1656715" y="3233006"/>
                            <a:ext cx="644525" cy="927100"/>
                          </a:xfrm>
                          <a:custGeom>
                            <a:avLst/>
                            <a:gdLst>
                              <a:gd name="G0" fmla="+- 21600 0 0"/>
                              <a:gd name="G1" fmla="+- 21600 0 0"/>
                              <a:gd name="G2" fmla="+- 21600 0 0"/>
                              <a:gd name="T0" fmla="*/ 11799 w 43200"/>
                              <a:gd name="T1" fmla="*/ 40848 h 43200"/>
                              <a:gd name="T2" fmla="*/ 17658 w 43200"/>
                              <a:gd name="T3" fmla="*/ 42837 h 43200"/>
                              <a:gd name="T4" fmla="*/ 21600 w 43200"/>
                              <a:gd name="T5" fmla="*/ 21600 h 43200"/>
                            </a:gdLst>
                            <a:ahLst/>
                            <a:cxnLst>
                              <a:cxn ang="0">
                                <a:pos x="T0" y="T1"/>
                              </a:cxn>
                              <a:cxn ang="0">
                                <a:pos x="T2" y="T3"/>
                              </a:cxn>
                              <a:cxn ang="0">
                                <a:pos x="T4" y="T5"/>
                              </a:cxn>
                            </a:cxnLst>
                            <a:rect l="0" t="0" r="r" b="b"/>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2" name="Arc 62"/>
                        <wps:cNvSpPr>
                          <a:spLocks/>
                        </wps:cNvSpPr>
                        <wps:spPr bwMode="auto">
                          <a:xfrm rot="20103578" flipH="1" flipV="1">
                            <a:off x="3136900" y="3220941"/>
                            <a:ext cx="537845" cy="866775"/>
                          </a:xfrm>
                          <a:custGeom>
                            <a:avLst/>
                            <a:gdLst>
                              <a:gd name="G0" fmla="+- 21600 0 0"/>
                              <a:gd name="G1" fmla="+- 21600 0 0"/>
                              <a:gd name="G2" fmla="+- 21600 0 0"/>
                              <a:gd name="T0" fmla="*/ 20734 w 43200"/>
                              <a:gd name="T1" fmla="*/ 43183 h 43183"/>
                              <a:gd name="T2" fmla="*/ 36771 w 43200"/>
                              <a:gd name="T3" fmla="*/ 36975 h 43183"/>
                              <a:gd name="T4" fmla="*/ 21600 w 43200"/>
                              <a:gd name="T5" fmla="*/ 21600 h 43183"/>
                            </a:gdLst>
                            <a:ahLst/>
                            <a:cxnLst>
                              <a:cxn ang="0">
                                <a:pos x="T0" y="T1"/>
                              </a:cxn>
                              <a:cxn ang="0">
                                <a:pos x="T2" y="T3"/>
                              </a:cxn>
                              <a:cxn ang="0">
                                <a:pos x="T4" y="T5"/>
                              </a:cxn>
                            </a:cxnLst>
                            <a:rect l="0" t="0" r="r" b="b"/>
                            <a:pathLst>
                              <a:path w="43200" h="43183" fill="none"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path>
                              <a:path w="43200" h="43183" stroke="0"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Arc 61"/>
                        <wps:cNvSpPr>
                          <a:spLocks/>
                        </wps:cNvSpPr>
                        <wps:spPr bwMode="auto">
                          <a:xfrm rot="5598039" flipV="1">
                            <a:off x="1433099" y="1139644"/>
                            <a:ext cx="418002" cy="1245036"/>
                          </a:xfrm>
                          <a:custGeom>
                            <a:avLst/>
                            <a:gdLst>
                              <a:gd name="G0" fmla="+- 21600 0 0"/>
                              <a:gd name="G1" fmla="+- 21600 0 0"/>
                              <a:gd name="G2" fmla="+- 21600 0 0"/>
                              <a:gd name="T0" fmla="*/ 11799 w 43200"/>
                              <a:gd name="T1" fmla="*/ 40848 h 43200"/>
                              <a:gd name="T2" fmla="*/ 17658 w 43200"/>
                              <a:gd name="T3" fmla="*/ 42837 h 43200"/>
                              <a:gd name="T4" fmla="*/ 21600 w 43200"/>
                              <a:gd name="T5" fmla="*/ 21600 h 43200"/>
                            </a:gdLst>
                            <a:ahLst/>
                            <a:cxnLst>
                              <a:cxn ang="0">
                                <a:pos x="T0" y="T1"/>
                              </a:cxn>
                              <a:cxn ang="0">
                                <a:pos x="T2" y="T3"/>
                              </a:cxn>
                              <a:cxn ang="0">
                                <a:pos x="T4" y="T5"/>
                              </a:cxn>
                            </a:cxnLst>
                            <a:rect l="0" t="0" r="r" b="b"/>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txbx>
                          <w:txbxContent>
                            <w:p w14:paraId="68851A69" w14:textId="77777777" w:rsidR="00931224" w:rsidRDefault="00931224" w:rsidP="000B1231">
                              <w:pPr>
                                <w:rPr>
                                  <w:rFonts w:eastAsia="Times New Roman"/>
                                </w:rPr>
                              </w:pPr>
                            </w:p>
                          </w:txbxContent>
                        </wps:txbx>
                        <wps:bodyPr rot="0" vert="horz" wrap="square" lIns="91440" tIns="45720" rIns="91440" bIns="45720" anchor="t" anchorCtr="0" upright="1">
                          <a:noAutofit/>
                        </wps:bodyPr>
                      </wps:wsp>
                      <wps:wsp>
                        <wps:cNvPr id="322" name="Text Box 57"/>
                        <wps:cNvSpPr txBox="1">
                          <a:spLocks noChangeArrowheads="1"/>
                        </wps:cNvSpPr>
                        <wps:spPr bwMode="auto">
                          <a:xfrm>
                            <a:off x="0" y="1223955"/>
                            <a:ext cx="1628775" cy="475525"/>
                          </a:xfrm>
                          <a:prstGeom prst="rect">
                            <a:avLst/>
                          </a:prstGeom>
                          <a:noFill/>
                          <a:ln>
                            <a:noFill/>
                          </a:ln>
                        </wps:spPr>
                        <wps:txbx>
                          <w:txbxContent>
                            <w:p w14:paraId="71EC8C19" w14:textId="77777777" w:rsidR="00931224" w:rsidRPr="001E6D2A" w:rsidRDefault="00931224"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p w14:paraId="1AC78FAC" w14:textId="77777777" w:rsidR="00931224" w:rsidRDefault="00931224" w:rsidP="000B1231">
                              <w:pPr>
                                <w:pStyle w:val="NormalWeb"/>
                                <w:spacing w:before="0" w:beforeAutospacing="0" w:after="0" w:afterAutospacing="0"/>
                              </w:pPr>
                            </w:p>
                          </w:txbxContent>
                        </wps:txbx>
                        <wps:bodyPr rot="0" vert="horz" wrap="square" lIns="91440" tIns="45720" rIns="91440" bIns="45720" anchor="t" anchorCtr="0" upright="1">
                          <a:noAutofit/>
                        </wps:bodyPr>
                      </wps:wsp>
                      <wps:wsp>
                        <wps:cNvPr id="85" name="Oval 85"/>
                        <wps:cNvSpPr>
                          <a:spLocks noChangeArrowheads="1"/>
                        </wps:cNvSpPr>
                        <wps:spPr bwMode="auto">
                          <a:xfrm>
                            <a:off x="4797009" y="1452466"/>
                            <a:ext cx="1000125" cy="1009650"/>
                          </a:xfrm>
                          <a:prstGeom prst="ellipse">
                            <a:avLst/>
                          </a:prstGeom>
                          <a:solidFill>
                            <a:schemeClr val="bg1">
                              <a:lumMod val="85000"/>
                            </a:schemeClr>
                          </a:solidFill>
                          <a:ln w="9525">
                            <a:solidFill>
                              <a:srgbClr val="000000"/>
                            </a:solidFill>
                            <a:round/>
                            <a:headEnd/>
                            <a:tailEnd/>
                          </a:ln>
                        </wps:spPr>
                        <wps:txbx>
                          <w:txbxContent>
                            <w:p w14:paraId="3E074123" w14:textId="77777777" w:rsidR="00931224" w:rsidRDefault="00931224"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wps:txbx>
                        <wps:bodyPr rot="0" vert="horz" wrap="square" lIns="91440" tIns="45720" rIns="91440" bIns="45720" anchor="ctr" anchorCtr="0" upright="1">
                          <a:noAutofit/>
                        </wps:bodyPr>
                      </wps:wsp>
                      <wps:wsp>
                        <wps:cNvPr id="86" name="AutoShape 50"/>
                        <wps:cNvCnPr>
                          <a:cxnSpLocks noChangeShapeType="1"/>
                          <a:stCxn id="4105" idx="6"/>
                          <a:endCxn id="85" idx="3"/>
                        </wps:cNvCnPr>
                        <wps:spPr bwMode="auto">
                          <a:xfrm flipV="1">
                            <a:off x="3218180" y="2314256"/>
                            <a:ext cx="1725294" cy="822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51"/>
                        <wps:cNvSpPr txBox="1">
                          <a:spLocks noChangeArrowheads="1"/>
                        </wps:cNvSpPr>
                        <wps:spPr bwMode="auto">
                          <a:xfrm>
                            <a:off x="4379899" y="2732288"/>
                            <a:ext cx="1242060" cy="501650"/>
                          </a:xfrm>
                          <a:prstGeom prst="rect">
                            <a:avLst/>
                          </a:prstGeom>
                          <a:noFill/>
                          <a:ln>
                            <a:noFill/>
                          </a:ln>
                        </wps:spPr>
                        <wps:txbx>
                          <w:txbxContent>
                            <w:p w14:paraId="2F07CDD8" w14:textId="77777777" w:rsidR="00931224" w:rsidRDefault="00931224" w:rsidP="002A626A">
                              <w:pPr>
                                <w:pStyle w:val="NormalWeb"/>
                                <w:spacing w:before="0" w:beforeAutospacing="0" w:after="200" w:afterAutospacing="0" w:line="276" w:lineRule="auto"/>
                              </w:pPr>
                              <w:r>
                                <w:rPr>
                                  <w:rFonts w:ascii="Calibri" w:eastAsia="Calibri" w:hAnsi="Calibri"/>
                                  <w:sz w:val="16"/>
                                  <w:szCs w:val="16"/>
                                </w:rPr>
                                <w:t xml:space="preserve">Via CSV </w:t>
                              </w:r>
                              <w:proofErr w:type="gramStart"/>
                              <w:r>
                                <w:rPr>
                                  <w:rFonts w:ascii="Calibri" w:eastAsia="Calibri" w:hAnsi="Calibri"/>
                                  <w:sz w:val="16"/>
                                  <w:szCs w:val="16"/>
                                </w:rPr>
                                <w:t>Upload</w:t>
                              </w:r>
                              <w:proofErr w:type="gramEnd"/>
                              <w:r>
                                <w:rPr>
                                  <w:rFonts w:ascii="Calibri" w:eastAsia="Calibri" w:hAnsi="Calibri"/>
                                  <w:sz w:val="16"/>
                                  <w:szCs w:val="16"/>
                                </w:rPr>
                                <w:t xml:space="preserve"> or due to MSISDN change of some other FLW subscriber.</w:t>
                              </w:r>
                            </w:p>
                            <w:p w14:paraId="5970A4DE" w14:textId="77777777" w:rsidR="00931224" w:rsidRDefault="00931224" w:rsidP="002A626A">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88" name="AutoShape 50"/>
                        <wps:cNvCnPr>
                          <a:cxnSpLocks noChangeShapeType="1"/>
                          <a:stCxn id="4104" idx="6"/>
                          <a:endCxn id="85" idx="2"/>
                        </wps:cNvCnPr>
                        <wps:spPr bwMode="auto">
                          <a:xfrm>
                            <a:off x="3170555" y="1957291"/>
                            <a:ext cx="162645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50"/>
                        <wps:cNvCnPr>
                          <a:cxnSpLocks noChangeShapeType="1"/>
                          <a:stCxn id="4108" idx="5"/>
                          <a:endCxn id="85" idx="1"/>
                        </wps:cNvCnPr>
                        <wps:spPr bwMode="auto">
                          <a:xfrm>
                            <a:off x="3090130" y="1149666"/>
                            <a:ext cx="1853344" cy="450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9"/>
                        <wps:cNvSpPr/>
                        <wps:spPr>
                          <a:xfrm>
                            <a:off x="4379899" y="1095016"/>
                            <a:ext cx="233763" cy="16250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113" o:spid="_x0000_s1063" style="width:460.75pt;height:330.75pt;mso-position-horizontal-relative:char;mso-position-vertical-relative:line" coordsize="5851525,42005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">
                <v:shape id="_x0000_s1064" type="#_x0000_t75" style="position:absolute;width:5851525;height:4200525;visibility:visible;mso-wrap-style:square">
                  <v:fill o:detectmouseclick="t"/>
                  <v:path o:connecttype="none"/>
                </v:shape>
                <v:shape id="Text Box 48" o:spid="_x0000_s1065" type="#_x0000_t202" style="position:absolute;left:3659505;top:3365680;width:1530350;height:4578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OEhwwwAA&#10;AN0AAAAPAAAAZHJzL2Rvd25yZXYueG1sRI9Bi8IwFITvC/6H8ARva6KoaDWKKIInl3VV8PZonm2x&#10;eSlNtPXfm4WFPQ4z8w2zWLW2FE+qfeFYw6CvQBCnzhScaTj97D6nIHxANlg6Jg0v8rBadj4WmBjX&#10;8Dc9jyETEcI+QQ15CFUipU9zsuj7riKO3s3VFkOUdSZNjU2E21IOlZpIiwXHhRwr2uSU3o8Pq+F8&#10;uF0vI/WVbe24alyrJNuZ1LrXbddzEIHa8B/+a++NhpGaTeD3TXwCcvk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OEhwwwAAAN0AAAAPAAAAAAAAAAAAAAAAAJcCAABkcnMvZG93&#10;bnJldi54bWxQSwUGAAAAAAQABAD1AAAAhwMAAAAA&#10;" filled="f" stroked="f">
                  <v:textbox>
                    <w:txbxContent>
                      <w:p w14:paraId="4F46A20C"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Text Box 49" o:spid="_x0000_s1066" type="#_x0000_t202" style="position:absolute;left:3354705;top:590771;width:1616075;height:337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O3rxQAA&#10;AN0AAAAPAAAAZHJzL2Rvd25yZXYueG1sRI9Pa8JAFMTvBb/D8gRvumuxVaObIJVCTy3+BW+P7DMJ&#10;Zt+G7Nak375bEHocZuY3zDrrbS3u1PrKsYbpRIEgzp2puNBwPLyPFyB8QDZYOyYNP+QhSwdPa0yM&#10;63hH930oRISwT1BDGUKTSOnzkiz6iWuIo3d1rcUQZVtI02IX4baWz0q9SosVx4USG3orKb/tv62G&#10;0+f1cp6pr2JrX5rO9UqyXUqtR8N+swIRqA//4Uf7w2iYqeUc/t7EJ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07evFAAAA3QAAAA8AAAAAAAAAAAAAAAAAlwIAAGRycy9k&#10;b3ducmV2LnhtbFBLBQYAAAAABAAEAPUAAACJAwAAAAA=&#10;" filled="f" stroked="f">
                  <v:textbox>
                    <w:txbxContent>
                      <w:p w14:paraId="5C484B26"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AutoShape 50" o:spid="_x0000_s1067" type="#_x0000_t32" style="position:absolute;left:1469820;top:927956;width:847075;height:6723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7+D8MAAADdAAAADwAAAGRycy9kb3ducmV2LnhtbERPz2vCMBS+D/wfwhN2m2llyKxGEcEx&#10;FA9TKXp7NM+22LyUJGrdX78cBI8f3+/pvDONuJHztWUF6SABQVxYXXOp4LBffXyB8AFZY2OZFDzI&#10;w3zWe5tipu2df+m2C6WIIewzVFCF0GZS+qIig35gW+LIna0zGCJ0pdQO7zHcNHKYJCNpsObYUGFL&#10;y4qKy+5qFBw342v+yLe0ztPx+oTO+L/9t1Lv/W4xARGoCy/x0/2jFXymSdwf38QnIG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6O/g/DAAAA3QAAAA8AAAAAAAAAAAAA&#10;AAAAoQIAAGRycy9kb3ducmV2LnhtbFBLBQYAAAAABAAEAPkAAACRAwAAAAA=&#10;">
                  <v:stroke endarrow="block"/>
                </v:shape>
                <v:shape id="Text Box 51" o:spid="_x0000_s1068" type="#_x0000_t202" style="position:absolute;left:227330;top:2397982;width:1242490;height:501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koexAAA&#10;AN0AAAAPAAAAZHJzL2Rvd25yZXYueG1sRI9Pi8IwFMTvC36H8ARva1JxF7drFFEETyvrn4W9PZpn&#10;W2xeShNt/fZGEDwOM/MbZjrvbCWu1PjSsYZkqEAQZ86UnGs47NfvExA+IBusHJOGG3mYz3pvU0yN&#10;a/mXrruQiwhhn6KGIoQ6ldJnBVn0Q1cTR+/kGoshyiaXpsE2wm0lR0p9Soslx4UCa1oWlJ13F6vh&#10;+HP6/xurbb6yH3XrOiXZfkmtB/1u8Q0iUBde4Wd7YzSME5XA4018An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pKHsQAAADdAAAADwAAAAAAAAAAAAAAAACXAgAAZHJzL2Rv&#10;d25yZXYueG1sUEsFBgAAAAAEAAQA9QAAAIgDAAAAAA==&#10;" filled="f" stroked="f">
                  <v:textbox>
                    <w:txbxContent>
                      <w:p w14:paraId="7CE4D3BF" w14:textId="77777777" w:rsidR="00931224" w:rsidRPr="00EE737C" w:rsidRDefault="00931224"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719C338E" w14:textId="77777777" w:rsidR="00931224" w:rsidRPr="000D6EC5" w:rsidRDefault="00931224" w:rsidP="00767C41"/>
                    </w:txbxContent>
                  </v:textbox>
                </v:shape>
                <v:shape id="AutoShape 52" o:spid="_x0000_s1069" type="#_x0000_t32" style="position:absolute;left:855980;top:435736;width:141964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DF48YAAADdAAAADwAAAGRycy9kb3ducmV2LnhtbESPQWvCQBSE74L/YXmCN91ERDS6SilU&#10;ROlBLaG9PbLPJDT7NuyuGvvruwWhx2FmvmFWm8404kbO15YVpOMEBHFhdc2lgo/z22gOwgdkjY1l&#10;UvAgD5t1v7fCTNs7H+l2CqWIEPYZKqhCaDMpfVGRQT+2LXH0LtYZDFG6UmqH9wg3jZwkyUwarDku&#10;VNjSa0XF9+lqFHweFtf8kb/TPk8X+y90xv+ct0oNB93LEkSgLvyHn+2dVjBNkwn8vYlPQK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EQxePGAAAA3QAAAA8AAAAAAAAA&#10;AAAAAAAAoQIAAGRycy9kb3ducmV2LnhtbFBLBQYAAAAABAAEAPkAAACUAwAAAAA=&#10;">
                  <v:stroke endarrow="block"/>
                </v:shape>
                <v:shape id="Arc 53" o:spid="_x0000_s1070" style="position:absolute;left:1339850;top:2150331;width:1132840;height:904240;rotation:-5294601fd;flip:y;visibility:visible;mso-wrap-style:square;v-text-anchor:top" coordsize="43200,36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gkYExwAA&#10;AN0AAAAPAAAAZHJzL2Rvd25yZXYueG1sRI9ba8JAFITfhf6H5RT6VjfaWmzMRqRQWvRB6qXg2yF7&#10;csHs2SS71fjvXaHg4zAz3zDJvDe1OFHnKssKRsMIBHFmdcWFgt3283kKwnlkjbVlUnAhB/P0YZBg&#10;rO2Zf+i08YUIEHYxKii9b2IpXVaSQTe0DXHwctsZ9EF2hdQdngPc1HIcRW/SYMVhocSGPkrKjps/&#10;o0DbVrdyv2zX44k9/LqvfJW/S6WeHvvFDISn3t/D/+1vreB1FL3A7U14AjK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eYJGBMcAAADdAAAADwAAAAAAAAAAAAAAAACXAgAAZHJz&#10;L2Rvd25yZXYueG1sUEsFBgAAAAAEAAQA9QAAAIsDAAAAAA==&#10;" path="m5674,36191nfc2024,32208,,27002,,21600,,9670,9670,,21600,,33529,,43200,9670,43200,21600,43200,23567,42931,25525,42401,27420em5674,36191nsc2024,32208,,27002,,21600,,9670,9670,,21600,,33529,,43200,9670,43200,21600,43200,23567,42931,25525,42401,27420l21600,21600,5674,36191xe" filled="f">
                  <v:stroke endarrow="block"/>
                  <v:path arrowok="t" o:extrusionok="f" o:connecttype="custom" o:connectlocs="148790,904240;1111888,685076;566420,539666" o:connectangles="0,0,0"/>
                </v:shape>
                <v:oval id="Oval 54" o:spid="_x0000_s1071" style="position:absolute;left:2170430;top:1452466;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7WXFxwAA&#10;AN0AAAAPAAAAZHJzL2Rvd25yZXYueG1sRI9Ba8JAFITvhf6H5RV6Ed0YQlNSVymC0EMvjRLr7TX7&#10;TEKzb0N2m6T/3hUEj8PMfMOsNpNpxUC9aywrWC4iEMSl1Q1XCg773fwVhPPIGlvLpOCfHGzWjw8r&#10;zLQd+YuG3FciQNhlqKD2vsukdGVNBt3CdsTBO9veoA+yr6TucQxw08o4il6kwYbDQo0dbWsqf/M/&#10;o6Arf4ph+EyP1TeeZuM5KQ6zNFbq+Wl6fwPhafL38K39oRUkyyiB65vwBOT6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me1lxccAAADdAAAADwAAAAAAAAAAAAAAAACXAgAAZHJz&#10;L2Rvd25yZXYueG1sUEsFBgAAAAAEAAQA9QAAAIsDAAAAAA==&#10;" fillcolor="#d8d8d8 [2732]">
                  <v:textbox>
                    <w:txbxContent>
                      <w:p w14:paraId="1D744427" w14:textId="77777777" w:rsidR="00931224" w:rsidRPr="00BE2CAB" w:rsidRDefault="00931224" w:rsidP="00767C41">
                        <w:pPr>
                          <w:jc w:val="center"/>
                          <w:rPr>
                            <w:b/>
                            <w:sz w:val="24"/>
                          </w:rPr>
                        </w:pPr>
                        <w:r>
                          <w:rPr>
                            <w:b/>
                            <w:sz w:val="20"/>
                          </w:rPr>
                          <w:t>Inactive</w:t>
                        </w:r>
                      </w:p>
                    </w:txbxContent>
                  </v:textbox>
                </v:oval>
                <v:oval id="Oval 55" o:spid="_x0000_s1072" style="position:absolute;left:2218055;top:2632296;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ocBexgAA&#10;AN0AAAAPAAAAZHJzL2Rvd25yZXYueG1sRI9Pi8IwFMTvwn6H8IS9iKaKrtI1yiIIHrz4B1dvb5tn&#10;W2xeSpNt67c3guBxmJnfMPNlawpRU+VyywqGgwgEcWJ1zqmC42Hdn4FwHlljYZkU3MnBcvHRmWOs&#10;bcM7qvc+FQHCLkYFmfdlLKVLMjLoBrYkDt7VVgZ9kFUqdYVNgJtCjqLoSxrMOSxkWNIqo+S2/zcK&#10;yuTvVNfb6W96xkuvuY5Px950pNRnt/35BuGp9e/wq73RCsbDaALPN+EJyM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ocBexgAAAN0AAAAPAAAAAAAAAAAAAAAAAJcCAABkcnMv&#10;ZG93bnJldi54bWxQSwUGAAAAAAQABAD1AAAAigMAAAAA&#10;" fillcolor="#d8d8d8 [2732]">
                  <v:textbox>
                    <w:txbxContent>
                      <w:p w14:paraId="65ADBB57" w14:textId="77777777" w:rsidR="00931224" w:rsidRPr="00BE2CAB" w:rsidRDefault="00931224" w:rsidP="00767C41">
                        <w:pPr>
                          <w:jc w:val="center"/>
                          <w:rPr>
                            <w:b/>
                            <w:sz w:val="18"/>
                          </w:rPr>
                        </w:pPr>
                        <w:r>
                          <w:rPr>
                            <w:b/>
                            <w:sz w:val="18"/>
                          </w:rPr>
                          <w:t>Active</w:t>
                        </w:r>
                      </w:p>
                    </w:txbxContent>
                  </v:textbox>
                </v:oval>
                <v:shape id="Text Box 56" o:spid="_x0000_s1073" type="#_x0000_t202" style="position:absolute;left:313056;width:1904999;height:5907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9JqxQAA&#10;AN0AAAAPAAAAZHJzL2Rvd25yZXYueG1sRI9Ba8JAFITvQv/D8gq96a4lDW3qKmIp9KQYW8HbI/tM&#10;QrNvQ3abxH/fFQSPw8x8wyxWo21ET52vHWuYzxQI4sKZmksN34fP6SsIH5ANNo5Jw4U8rJYPkwVm&#10;xg28pz4PpYgQ9hlqqEJoMyl9UZFFP3MtcfTOrrMYouxKaTocItw28lmpVFqsOS5U2NKmouI3/7Ma&#10;frbn0zFRu/LDvrSDG5Vk+ya1fnoc1+8gAo3hHr61v4yGZK5SuL6JT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3T0mrFAAAA3QAAAA8AAAAAAAAAAAAAAAAAlwIAAGRycy9k&#10;b3ducmV2LnhtbFBLBQYAAAAABAAEAPUAAACJAwAAAAA=&#10;" filled="f" stroked="f">
                  <v:textbox>
                    <w:txbxContent>
                      <w:p w14:paraId="6E541008" w14:textId="77777777" w:rsidR="00931224" w:rsidRPr="00EE737C" w:rsidRDefault="00931224"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14:paraId="29F80163" w14:textId="77777777" w:rsidR="00931224" w:rsidRPr="000D6EC5" w:rsidRDefault="00931224" w:rsidP="00767C41"/>
                    </w:txbxContent>
                  </v:textbox>
                </v:shape>
                <v:shape id="Text Box 57" o:spid="_x0000_s1074" type="#_x0000_t202" style="position:absolute;top:641792;width:1628775;height:453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n3fxxQAA&#10;AN0AAAAPAAAAZHJzL2Rvd25yZXYueG1sRI9Pa8JAFMTvBb/D8gRvumuxVWM2IpVCTy3+BW+P7DMJ&#10;Zt+G7Nak375bEHocZuY3TLrubS3u1PrKsYbpRIEgzp2puNBwPLyPFyB8QDZYOyYNP+RhnQ2eUkyM&#10;63hH930oRISwT1BDGUKTSOnzkiz6iWuIo3d1rcUQZVtI02IX4baWz0q9SosVx4USG3orKb/tv62G&#10;0+f1cp6pr2JrX5rO9UqyXUqtR8N+swIRqA//4Uf7w2iYTdUc/t7EJy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Kfd/HFAAAA3QAAAA8AAAAAAAAAAAAAAAAAlwIAAGRycy9k&#10;b3ducmV2LnhtbFBLBQYAAAAABAAEAPUAAACJAwAAAAA=&#10;" filled="f" stroked="f">
                  <v:textbox>
                    <w:txbxContent>
                      <w:p w14:paraId="596B265F" w14:textId="77777777" w:rsidR="00931224" w:rsidRPr="00EE737C" w:rsidRDefault="00931224"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does </w:t>
                        </w:r>
                        <w:r>
                          <w:rPr>
                            <w:rFonts w:asciiTheme="minorHAnsi" w:hAnsi="Calibri" w:cstheme="minorBidi"/>
                            <w:color w:val="000000" w:themeColor="text1"/>
                            <w:kern w:val="24"/>
                            <w:sz w:val="16"/>
                            <w:szCs w:val="16"/>
                          </w:rPr>
                          <w:t xml:space="preserve">not </w:t>
                        </w:r>
                        <w:r w:rsidRPr="00EE737C">
                          <w:rPr>
                            <w:rFonts w:asciiTheme="minorHAnsi" w:hAnsi="Calibri" w:cstheme="minorBidi"/>
                            <w:color w:val="000000" w:themeColor="text1"/>
                            <w:kern w:val="24"/>
                            <w:sz w:val="16"/>
                            <w:szCs w:val="16"/>
                          </w:rPr>
                          <w:t>exist.</w:t>
                        </w:r>
                      </w:p>
                    </w:txbxContent>
                  </v:textbox>
                </v:shape>
                <v:oval id="Oval 58" o:spid="_x0000_s1075" style="position:absolute;left:2106930;top:287876;width:1151890;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G/AwwAA&#10;AN0AAAAPAAAAZHJzL2Rvd25yZXYueG1sRE/LisIwFN0P+A/hCm5kTBUZpdMoMjDgwo0P1NndaW4f&#10;2NyUJrb1781CcHk472Tdm0q01LjSsoLpJAJBnFpdcq7gdPz9XIJwHlljZZkUPMjBejX4SDDWtuM9&#10;tQefixDCLkYFhfd1LKVLCzLoJrYmDlxmG4M+wCaXusEuhJtKzqLoSxosOTQUWNNPQentcDcK6vT/&#10;3La7xSW/4t+4y+bn03gxU2o07DffIDz1/i1+ubdawXwahbnhTXgCc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G/AwwAAAN0AAAAPAAAAAAAAAAAAAAAAAJcCAABkcnMvZG93&#10;bnJldi54bWxQSwUGAAAAAAQABAD1AAAAhwMAAAAA&#10;" fillcolor="#d8d8d8 [2732]">
                  <v:textbox>
                    <w:txbxContent>
                      <w:p w14:paraId="261BC312" w14:textId="77777777" w:rsidR="00931224" w:rsidRPr="00767C41" w:rsidRDefault="00931224" w:rsidP="00767C41">
                        <w:pPr>
                          <w:rPr>
                            <w:b/>
                            <w:sz w:val="18"/>
                          </w:rPr>
                        </w:pPr>
                        <w:r w:rsidRPr="00767C41">
                          <w:rPr>
                            <w:b/>
                            <w:sz w:val="18"/>
                          </w:rPr>
                          <w:t>Anonymous</w:t>
                        </w:r>
                      </w:p>
                    </w:txbxContent>
                  </v:textbox>
                </v:oval>
                <v:shape id="Arc 59" o:spid="_x0000_s1076" style="position:absolute;left:2817797;top:835398;width:673878;height:1848053;rotation:-9671607fd;visibility:visible;mso-wrap-style:square;v-text-anchor:top" coordsize="32755,375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BACxQAA&#10;AN0AAAAPAAAAZHJzL2Rvd25yZXYueG1sRI9BSwMxFITvQv9DeIIXsUnFlnZtWopQEE+2W6HHx+a5&#10;u7jvZZvEdv33RhB6HGbmG2a5HrhTZwqx9WJhMjagSCrvWqktHMrtwxxUTCgOOy9k4YcirFejmyUW&#10;zl9kR+d9qlWGSCzQQpNSX2gdq4YY49j3JNn79IExZRlq7QJeMpw7/WjMTDO2khca7Omloepr/80W&#10;5lMWFzZv09391tDpo+Tje8nW3t0Om2dQiYZ0Df+3X52Fp4lZwN+b/AT0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88EALFAAAA3QAAAA8AAAAAAAAAAAAAAAAAlwIAAGRycy9k&#10;b3ducmV2LnhtbFBLBQYAAAAABAAEAPUAAACJAwAAAAA=&#10;" path="m32754,34447nfc29388,36478,25531,37550,21600,37551,9670,37551,,27880,,15951,-1,9881,2553,4092,7035,-1em32754,34447nsc29388,36478,25531,37550,21600,37551,9670,37551,,27880,,15951,-1,9881,2553,4092,7035,-1l21600,15951,32754,34447xe" filled="f">
                  <v:stroke endarrow="block"/>
                  <v:path arrowok="t" o:extrusionok="f" o:connecttype="custom" o:connectlocs="673878,1695340;144754,0;444383,785020" o:connectangles="0,0,0"/>
                </v:shape>
                <v:shape id="Text Box 60" o:spid="_x0000_s1077" type="#_x0000_t202" style="position:absolute;left:313056;top:3709256;width:1231900;height:384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r3lYwgAA&#10;AN0AAAAPAAAAZHJzL2Rvd25yZXYueG1sRE/Pa8IwFL4P/B/CE7ytSUc3tDOKTARPG6ubsNujebbF&#10;5qU0sa3//XIY7Pjx/V5vJ9uKgXrfONaQJgoEcelMw5WGr9PhcQnCB2SDrWPScCcP283sYY25cSN/&#10;0lCESsQQ9jlqqEPocil9WZNFn7iOOHIX11sMEfaVND2OMdy28kmpF2mx4dhQY0dvNZXX4mY1fL9f&#10;fs6Z+qj29rkb3aQk25XUejGfdq8gAk3hX/znPhoNWZrG/fFNfAJ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iveVjCAAAA3QAAAA8AAAAAAAAAAAAAAAAAlwIAAGRycy9kb3du&#10;cmV2LnhtbFBLBQYAAAAABAAEAPUAAACGAwAAAAA=&#10;" filled="f" stroked="f">
                  <v:textbox>
                    <w:txbxContent>
                      <w:p w14:paraId="2640D26E" w14:textId="77777777" w:rsidR="00931224" w:rsidRPr="00EE737C" w:rsidRDefault="00931224"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1FD58979" w14:textId="77777777" w:rsidR="00931224" w:rsidRPr="000D6EC5" w:rsidRDefault="00931224" w:rsidP="00767C41"/>
                    </w:txbxContent>
                  </v:textbox>
                </v:shape>
                <v:shape id="Arc 61" o:spid="_x0000_s1078" style="position:absolute;left:1656715;top:3233006;width:644525;height:927100;rotation:-5294601fd;flip:y;visibility:visible;mso-wrap-style:square;v-text-anchor:top"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iu+oyAAA&#10;AN0AAAAPAAAAZHJzL2Rvd25yZXYueG1sRI9BSwMxFITvgv8hvIIXabO72qVumxZpERRP1hY8vm5e&#10;N4ublyVJ29VfbwTB4zAz3zCL1WA7cSYfWscK8kkGgrh2uuVGwe79aTwDESKyxs4xKfiiAKvl9dUC&#10;K+0u/EbnbWxEgnCoUIGJsa+kDLUhi2HieuLkHZ23GJP0jdQeLwluO1lkWSkttpwWDPa0NlR/bk9W&#10;wfSjKPbD7ferKetyWj7c+Zf15qDUzWh4nIOINMT/8F/7WSu4z/Mcft+kJyCXP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yK76jIAAAA3QAAAA8AAAAAAAAAAAAAAAAAlwIAAGRy&#10;cy9kb3ducmV2LnhtbFBLBQYAAAAABAAEAPUAAACMAwAAAAA=&#1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v:path arrowok="t" o:extrusionok="f" o:connecttype="custom" o:connectlocs="176036,876625;263450,919310;322263,463550" o:connectangles="0,0,0"/>
                </v:shape>
                <v:shape id="Arc 62" o:spid="_x0000_s1079" style="position:absolute;left:3136900;top:3220941;width:537845;height:866775;rotation:-1634492fd;flip:x y;visibility:visible;mso-wrap-style:square;v-text-anchor:top" coordsize="43200,43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dkZpxQAA&#10;AN0AAAAPAAAAZHJzL2Rvd25yZXYueG1sRI9Ba8JAFITvBf/D8gRvdZMgIqmriKBI6aXRQ4+P7Es2&#10;mH0bsqtJ/fXdguBxmJlvmPV2tK24U+8bxwrSeQKCuHS64VrB5Xx4X4HwAVlj65gU/JKH7WbytsZc&#10;u4G/6V6EWkQI+xwVmBC6XEpfGrLo564jjl7leoshyr6Wuschwm0rsyRZSosNxwWDHe0NldfiZhV8&#10;LYqfy6NaVUs+HD9vw9mcfDYqNZuOuw8QgcbwCj/bJ61gkaYZ/L+JT0B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2RmnFAAAA3QAAAA8AAAAAAAAAAAAAAAAAlwIAAGRycy9k&#10;b3ducmV2LnhtbFBLBQYAAAAABAAEAPUAAACJAwAAAAA=&#10;" path="m20734,43182nfc9150,42717,,33192,,21600,,9670,9670,,21600,,33529,,43200,9670,43200,21600,43200,27378,40884,32916,36771,36975em20734,43182nsc9150,42717,,33192,,21600,,9670,9670,,21600,,33529,,43200,9670,43200,21600,43200,27378,40884,32916,36771,36975l21600,21600,20734,43182xe" filled="f">
                  <v:stroke endarrow="block"/>
                  <v:path arrowok="t" o:extrusionok="f" o:connecttype="custom" o:connectlocs="258141,866775;457803,742167;268923,433558" o:connectangles="0,0,0"/>
                </v:shape>
                <v:shape id="Arc 61" o:spid="_x0000_s1080" style="position:absolute;left:1433099;top:1139644;width:418002;height:1245036;rotation:-6114551fd;flip:y;visibility:visible;mso-wrap-style:square;v-text-anchor:top"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tppwwAA&#10;ANwAAAAPAAAAZHJzL2Rvd25yZXYueG1sRI9BawIxFITvQv9DeAVvmnUFsVujSKXi1bW01+fmdbN0&#10;87Ikqa7+eiMIHoeZ+YZZrHrbihP50DhWMBlnIIgrpxuuFXwdPkdzECEia2wdk4ILBVgtXwYLLLQ7&#10;855OZaxFgnAoUIGJsSukDJUhi2HsOuLk/TpvMSbpa6k9nhPctjLPspm02HBaMNjRh6Hqr/y3CoLz&#10;x/5tfTCbY/6z+cbtvKyuQanha79+BxGpj8/wo73TCqb5BO5n0hGQy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XtppwwAAANwAAAAPAAAAAAAAAAAAAAAAAJcCAABkcnMvZG93&#10;bnJldi54bWxQSwUGAAAAAAQABAD1AAAAhwMAAAAA&#10;" adj="-11796480,,540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joinstyle="round"/>
                  <v:formulas/>
                  <v:path arrowok="t" o:extrusionok="f" o:connecttype="custom" o:connectlocs="114167,1177251;170858,1234574;209001,622518" o:connectangles="0,0,0" textboxrect="0,0,43200,43200"/>
                  <v:textbox>
                    <w:txbxContent>
                      <w:p w14:paraId="68851A69" w14:textId="77777777" w:rsidR="00931224" w:rsidRDefault="00931224" w:rsidP="000B1231">
                        <w:pPr>
                          <w:rPr>
                            <w:rFonts w:eastAsia="Times New Roman"/>
                          </w:rPr>
                        </w:pPr>
                      </w:p>
                    </w:txbxContent>
                  </v:textbox>
                </v:shape>
                <v:shape id="Text Box 57" o:spid="_x0000_s1081" type="#_x0000_t202" style="position:absolute;top:1223955;width:1628775;height:475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vxaNxQAA&#10;ANwAAAAPAAAAZHJzL2Rvd25yZXYueG1sRI9Pa8JAFMTvhX6H5RW86W7jH2rqJpQWwVNFrYK3R/aZ&#10;hGbfhuxq0m/fLQg9DjPzG2aVD7YRN+p87VjD80SBIC6cqbnU8HVYj19A+IBssHFMGn7IQ549Pqww&#10;Na7nHd32oRQRwj5FDVUIbSqlLyqy6CeuJY7exXUWQ5RdKU2HfYTbRiZKLaTFmuNChS29V1R8769W&#10;w/Hzcj7N1Lb8sPO2d4OSbJdS69HT8PYKItAQ/sP39sZomCYJ/J2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Fo3FAAAA3AAAAA8AAAAAAAAAAAAAAAAAlwIAAGRycy9k&#10;b3ducmV2LnhtbFBLBQYAAAAABAAEAPUAAACJAwAAAAA=&#10;" filled="f" stroked="f">
                  <v:textbox>
                    <w:txbxContent>
                      <w:p w14:paraId="71EC8C19" w14:textId="77777777" w:rsidR="00931224" w:rsidRPr="001E6D2A" w:rsidRDefault="00931224"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p w14:paraId="1AC78FAC" w14:textId="77777777" w:rsidR="00931224" w:rsidRDefault="00931224" w:rsidP="000B1231">
                        <w:pPr>
                          <w:pStyle w:val="NormalWeb"/>
                          <w:spacing w:before="0" w:beforeAutospacing="0" w:after="0" w:afterAutospacing="0"/>
                        </w:pPr>
                      </w:p>
                    </w:txbxContent>
                  </v:textbox>
                </v:shape>
                <v:oval id="Oval 85" o:spid="_x0000_s1082" style="position:absolute;left:4797009;top:1452466;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Jx6xAAA&#10;ANsAAAAPAAAAZHJzL2Rvd25yZXYueG1sRI9Bi8IwFITvgv8hPMGLaLqiq3SNIguCBy+6oru3t82z&#10;LTYvpYlt/fdGEDwOM/MNs1i1phA1VS63rOBjFIEgTqzOOVVw/NkM5yCcR9ZYWCYFd3KwWnY7C4y1&#10;bXhP9cGnIkDYxagg876MpXRJRgbdyJbEwbvYyqAPskqlrrAJcFPIcRR9SoM5h4UMS/rOKLkebkZB&#10;mfyf6no3O6e/+DdoLpPTcTAbK9XvtesvEJ5a/w6/2lutYD6F55fwA+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ZicesQAAADbAAAADwAAAAAAAAAAAAAAAACXAgAAZHJzL2Rv&#10;d25yZXYueG1sUEsFBgAAAAAEAAQA9QAAAIgDAAAAAA==&#10;" fillcolor="#d8d8d8 [2732]">
                  <v:textbox>
                    <w:txbxContent>
                      <w:p w14:paraId="3E074123" w14:textId="77777777" w:rsidR="00931224" w:rsidRDefault="00931224"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v:textbox>
                </v:oval>
                <v:shape id="AutoShape 50" o:spid="_x0000_s1083" type="#_x0000_t32" style="position:absolute;left:3218180;top:2314256;width:1725294;height:82286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1bgzwQAAANsAAAAPAAAAAAAAAAAAAAAA&#10;AKECAABkcnMvZG93bnJldi54bWxQSwUGAAAAAAQABAD5AAAAjwMAAAAA&#10;">
                  <v:stroke endarrow="block"/>
                </v:shape>
                <v:shape id="Text Box 51" o:spid="_x0000_s1084" type="#_x0000_t202" style="position:absolute;left:4379899;top:2732288;width:1242060;height:5016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14:paraId="2F07CDD8" w14:textId="77777777" w:rsidR="00931224" w:rsidRDefault="00931224" w:rsidP="002A626A">
                        <w:pPr>
                          <w:pStyle w:val="NormalWeb"/>
                          <w:spacing w:before="0" w:beforeAutospacing="0" w:after="200" w:afterAutospacing="0" w:line="276" w:lineRule="auto"/>
                        </w:pPr>
                        <w:r>
                          <w:rPr>
                            <w:rFonts w:ascii="Calibri" w:eastAsia="Calibri" w:hAnsi="Calibri"/>
                            <w:sz w:val="16"/>
                            <w:szCs w:val="16"/>
                          </w:rPr>
                          <w:t xml:space="preserve">Via CSV </w:t>
                        </w:r>
                        <w:proofErr w:type="gramStart"/>
                        <w:r>
                          <w:rPr>
                            <w:rFonts w:ascii="Calibri" w:eastAsia="Calibri" w:hAnsi="Calibri"/>
                            <w:sz w:val="16"/>
                            <w:szCs w:val="16"/>
                          </w:rPr>
                          <w:t>Upload</w:t>
                        </w:r>
                        <w:proofErr w:type="gramEnd"/>
                        <w:r>
                          <w:rPr>
                            <w:rFonts w:ascii="Calibri" w:eastAsia="Calibri" w:hAnsi="Calibri"/>
                            <w:sz w:val="16"/>
                            <w:szCs w:val="16"/>
                          </w:rPr>
                          <w:t xml:space="preserve"> or due to MSISDN change of some other FLW subscriber.</w:t>
                        </w:r>
                      </w:p>
                      <w:p w14:paraId="5970A4DE" w14:textId="77777777" w:rsidR="00931224" w:rsidRDefault="00931224" w:rsidP="002A626A">
                        <w:pPr>
                          <w:pStyle w:val="NormalWeb"/>
                          <w:spacing w:before="0" w:beforeAutospacing="0" w:after="200" w:afterAutospacing="0" w:line="276" w:lineRule="auto"/>
                        </w:pPr>
                        <w:r>
                          <w:rPr>
                            <w:rFonts w:ascii="Calibri" w:eastAsia="Calibri" w:hAnsi="Calibri"/>
                            <w:sz w:val="22"/>
                            <w:szCs w:val="22"/>
                          </w:rPr>
                          <w:t> </w:t>
                        </w:r>
                      </w:p>
                    </w:txbxContent>
                  </v:textbox>
                </v:shape>
                <v:shape id="AutoShape 50" o:spid="_x0000_s1085" type="#_x0000_t32" style="position:absolute;left:3170555;top:1957291;width:16264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X1x+MIAAADbAAAADwAAAAAAAAAAAAAA&#10;AAChAgAAZHJzL2Rvd25yZXYueG1sUEsFBgAAAAAEAAQA+QAAAJADAAAAAA==&#10;">
                  <v:stroke endarrow="block"/>
                </v:shape>
                <v:shape id="AutoShape 50" o:spid="_x0000_s1086" type="#_x0000_t32" style="position:absolute;left:3090130;top:1149666;width:1853344;height:4506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HUY8UAAADbAAAADwAAAAAAAAAA&#10;AAAAAAChAgAAZHJzL2Rvd25yZXYueG1sUEsFBgAAAAAEAAQA+QAAAJMDAAAAAA==&#10;">
                  <v:stroke endarrow="block"/>
                </v:shape>
                <v:oval id="Oval 9" o:spid="_x0000_s1087" style="position:absolute;left:4379899;top:1095016;width:233763;height:16250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9UkixQAA&#10;ANoAAAAPAAAAZHJzL2Rvd25yZXYueG1sRI9Ba8JAFITvhf6H5RW8iG7qIWh0E2pBEexBbUW9PbKv&#10;SWj2bZpdNe2v7wpCj8PMfMPMss7U4kKtqywreB5GIIhzqysuFHy8LwZjEM4ja6wtk4IfcpCljw8z&#10;TLS98pYuO1+IAGGXoILS+yaR0uUlGXRD2xAH79O2Bn2QbSF1i9cAN7UcRVEsDVYcFkps6LWk/Gt3&#10;NgpO8WLO8Wbd57fG5fP9En+Ph2+lek/dyxSEp87/h+/tlVYwgduVcAN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b1SSLFAAAA2gAAAA8AAAAAAAAAAAAAAAAAlwIAAGRycy9k&#10;b3ducmV2LnhtbFBLBQYAAAAABAAEAPUAAACJAwAAAAA=&#10;" fillcolor="#4f81bd [3204]" strokecolor="#243f60 [1604]" strokeweight="2pt"/>
                <w10:anchorlock/>
              </v:group>
            </w:pict>
          </mc:Fallback>
        </mc:AlternateContent>
      </w:r>
    </w:p>
    <w:p w14:paraId="3657C6A8" w14:textId="3814227E" w:rsidR="00A43218" w:rsidRPr="00D257D0" w:rsidRDefault="001A6131" w:rsidP="00917CBB">
      <w:pPr>
        <w:pStyle w:val="Caption"/>
        <w:rPr>
          <w:b w:val="0"/>
          <w:bCs w:val="0"/>
        </w:rPr>
      </w:pPr>
      <w:r w:rsidRPr="00D257D0">
        <w:t xml:space="preserve">Figure </w:t>
      </w:r>
      <w:fldSimple w:instr=" SEQ Figure \* ARABIC ">
        <w:r w:rsidR="003E33C6" w:rsidRPr="00D257D0">
          <w:rPr>
            <w:noProof/>
          </w:rPr>
          <w:t>2</w:t>
        </w:r>
      </w:fldSimple>
      <w:r w:rsidRPr="00D257D0">
        <w:t>: State Diagram for FLW Creation</w:t>
      </w:r>
    </w:p>
    <w:p w14:paraId="606CFE9C" w14:textId="77777777" w:rsidR="007355D6" w:rsidRPr="00D257D0" w:rsidRDefault="00EB67D4" w:rsidP="007B54EF">
      <w:pPr>
        <w:pStyle w:val="Heading3"/>
      </w:pPr>
      <w:bookmarkStart w:id="47" w:name="_Toc411545767"/>
      <w:r w:rsidRPr="00D257D0">
        <w:t>MCTS</w:t>
      </w:r>
      <w:r w:rsidR="007355D6" w:rsidRPr="00D257D0">
        <w:t xml:space="preserve"> </w:t>
      </w:r>
      <w:r w:rsidR="00F807FB" w:rsidRPr="00D257D0">
        <w:t xml:space="preserve">Beneficiary </w:t>
      </w:r>
      <w:r w:rsidR="007355D6" w:rsidRPr="00D257D0">
        <w:t xml:space="preserve">Data </w:t>
      </w:r>
      <w:r w:rsidR="00C46E01" w:rsidRPr="00D257D0">
        <w:t>Handling</w:t>
      </w:r>
      <w:bookmarkEnd w:id="47"/>
      <w:r w:rsidR="00C46E01"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355D6" w:rsidRPr="00D257D0" w14:paraId="788E654A" w14:textId="77777777" w:rsidTr="00A90474">
        <w:tc>
          <w:tcPr>
            <w:tcW w:w="1809" w:type="dxa"/>
            <w:shd w:val="clear" w:color="auto" w:fill="D9D9D9" w:themeFill="background1" w:themeFillShade="D9"/>
          </w:tcPr>
          <w:p w14:paraId="50708FDF" w14:textId="77777777" w:rsidR="007355D6" w:rsidRPr="00D257D0" w:rsidRDefault="007355D6"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94C38C1" w14:textId="77777777" w:rsidR="007355D6" w:rsidRPr="00D257D0" w:rsidRDefault="007355D6"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C29F651" w14:textId="77777777" w:rsidR="007355D6" w:rsidRPr="00D257D0" w:rsidRDefault="007355D6"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0DB4FBB" w14:textId="77777777" w:rsidR="007355D6" w:rsidRPr="00D257D0" w:rsidRDefault="007355D6" w:rsidP="007B54EF">
            <w:pPr>
              <w:pStyle w:val="CommentText"/>
              <w:spacing w:before="60" w:after="60"/>
              <w:rPr>
                <w:rFonts w:cs="Arial"/>
                <w:b/>
                <w:sz w:val="18"/>
              </w:rPr>
            </w:pPr>
            <w:r w:rsidRPr="00D257D0">
              <w:rPr>
                <w:rFonts w:cs="Arial"/>
                <w:b/>
                <w:sz w:val="18"/>
              </w:rPr>
              <w:t>Status</w:t>
            </w:r>
          </w:p>
        </w:tc>
      </w:tr>
      <w:tr w:rsidR="007355D6" w:rsidRPr="00D257D0" w14:paraId="31ACCFD3" w14:textId="77777777" w:rsidTr="00A90474">
        <w:trPr>
          <w:trHeight w:val="350"/>
        </w:trPr>
        <w:tc>
          <w:tcPr>
            <w:tcW w:w="1809" w:type="dxa"/>
          </w:tcPr>
          <w:p w14:paraId="09D0B61B" w14:textId="77777777" w:rsidR="007355D6" w:rsidRPr="00D257D0" w:rsidRDefault="007355D6" w:rsidP="007B54EF">
            <w:pPr>
              <w:pStyle w:val="CommentText"/>
              <w:spacing w:before="60" w:after="60"/>
              <w:rPr>
                <w:rFonts w:cs="Arial"/>
                <w:sz w:val="18"/>
              </w:rPr>
            </w:pPr>
            <w:r w:rsidRPr="00D257D0">
              <w:rPr>
                <w:rFonts w:cs="Arial"/>
                <w:sz w:val="18"/>
              </w:rPr>
              <w:t>NMS.GEN.</w:t>
            </w:r>
            <w:r w:rsidR="00F62792" w:rsidRPr="00D257D0">
              <w:rPr>
                <w:rFonts w:cs="Arial"/>
                <w:sz w:val="18"/>
              </w:rPr>
              <w:t>MCTS</w:t>
            </w:r>
            <w:r w:rsidRPr="00D257D0">
              <w:rPr>
                <w:rFonts w:cs="Arial"/>
                <w:sz w:val="18"/>
              </w:rPr>
              <w:t>.001</w:t>
            </w:r>
          </w:p>
        </w:tc>
        <w:tc>
          <w:tcPr>
            <w:tcW w:w="3828" w:type="dxa"/>
          </w:tcPr>
          <w:p w14:paraId="26E6F051" w14:textId="77777777" w:rsidR="007355D6" w:rsidRPr="00D257D0" w:rsidRDefault="007355D6" w:rsidP="00983066">
            <w:pPr>
              <w:pStyle w:val="CommentText"/>
              <w:spacing w:before="60" w:after="60"/>
              <w:rPr>
                <w:rFonts w:cs="Arial"/>
                <w:sz w:val="18"/>
              </w:rPr>
            </w:pPr>
            <w:r w:rsidRPr="00D257D0">
              <w:rPr>
                <w:rFonts w:cs="Arial"/>
                <w:sz w:val="18"/>
              </w:rPr>
              <w:t xml:space="preserve">The NMS system shall provide means to upload </w:t>
            </w:r>
            <w:r w:rsidR="0032794F" w:rsidRPr="00D257D0">
              <w:rPr>
                <w:rFonts w:cs="Arial"/>
                <w:sz w:val="18"/>
              </w:rPr>
              <w:t>MCTS</w:t>
            </w:r>
            <w:r w:rsidR="00F807FB" w:rsidRPr="00D257D0">
              <w:rPr>
                <w:rFonts w:cs="Arial"/>
                <w:sz w:val="18"/>
              </w:rPr>
              <w:t xml:space="preserve"> beneficiary</w:t>
            </w:r>
            <w:r w:rsidRPr="00D257D0">
              <w:rPr>
                <w:rFonts w:cs="Arial"/>
                <w:sz w:val="18"/>
              </w:rPr>
              <w:t xml:space="preserve"> data into its internal database via a web interface</w:t>
            </w:r>
            <w:r w:rsidR="00E60983" w:rsidRPr="00D257D0">
              <w:rPr>
                <w:rFonts w:cs="Arial"/>
                <w:sz w:val="18"/>
              </w:rPr>
              <w:t xml:space="preserve"> in a CSV file</w:t>
            </w:r>
            <w:r w:rsidRPr="00D257D0">
              <w:rPr>
                <w:rFonts w:cs="Arial"/>
                <w:sz w:val="18"/>
              </w:rPr>
              <w:t>.</w:t>
            </w:r>
            <w:r w:rsidR="00EB3280" w:rsidRPr="00D257D0">
              <w:rPr>
                <w:rFonts w:cs="Arial"/>
                <w:sz w:val="18"/>
              </w:rPr>
              <w:t xml:space="preserve"> </w:t>
            </w:r>
          </w:p>
          <w:p w14:paraId="049E2A59" w14:textId="77777777"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 xml:space="preserve">attempts </w:t>
            </w:r>
            <w:r w:rsidRPr="00D257D0">
              <w:rPr>
                <w:rFonts w:cs="Arial"/>
                <w:sz w:val="18"/>
              </w:rPr>
              <w:t>shall be supported whereby the complete MCTS data may not be available in the beginning.</w:t>
            </w:r>
          </w:p>
          <w:p w14:paraId="42CB406B" w14:textId="77777777" w:rsidR="00235DEF" w:rsidRPr="00D257D0" w:rsidRDefault="00235DEF" w:rsidP="00235DEF">
            <w:pPr>
              <w:pStyle w:val="CommentText"/>
              <w:spacing w:before="60" w:after="60"/>
              <w:rPr>
                <w:rFonts w:cs="Arial"/>
                <w:sz w:val="18"/>
              </w:rPr>
            </w:pPr>
            <w:r w:rsidRPr="00D257D0">
              <w:rPr>
                <w:rFonts w:cs="Arial"/>
                <w:sz w:val="18"/>
              </w:rPr>
              <w:t xml:space="preserve">Errors during MCTS </w:t>
            </w:r>
            <w:r w:rsidR="00F807FB" w:rsidRPr="00D257D0">
              <w:rPr>
                <w:rFonts w:cs="Arial"/>
                <w:sz w:val="18"/>
              </w:rPr>
              <w:t xml:space="preserve">beneficiary </w:t>
            </w:r>
            <w:r w:rsidRPr="00D257D0">
              <w:rPr>
                <w:rFonts w:cs="Arial"/>
                <w:sz w:val="18"/>
              </w:rPr>
              <w:t>data upload shall be logged.</w:t>
            </w:r>
          </w:p>
        </w:tc>
        <w:tc>
          <w:tcPr>
            <w:tcW w:w="2551" w:type="dxa"/>
          </w:tcPr>
          <w:p w14:paraId="0A732988" w14:textId="77777777" w:rsidR="007355D6" w:rsidRPr="00D257D0" w:rsidRDefault="00527BB8" w:rsidP="007B54EF">
            <w:pPr>
              <w:pStyle w:val="CommentText"/>
              <w:spacing w:before="60" w:after="60"/>
              <w:rPr>
                <w:rFonts w:cs="Arial"/>
                <w:sz w:val="18"/>
              </w:rPr>
            </w:pPr>
            <w:r w:rsidRPr="00D257D0">
              <w:rPr>
                <w:rFonts w:cs="Arial"/>
                <w:sz w:val="18"/>
              </w:rPr>
              <w:t>MOTECH Data Services shall provide the web interface to perform upload for MCTS bulk data.</w:t>
            </w:r>
          </w:p>
        </w:tc>
        <w:tc>
          <w:tcPr>
            <w:tcW w:w="1418" w:type="dxa"/>
          </w:tcPr>
          <w:p w14:paraId="7F0D0604" w14:textId="77777777" w:rsidR="007355D6" w:rsidRPr="00D257D0" w:rsidRDefault="007355D6" w:rsidP="007B54EF">
            <w:pPr>
              <w:pStyle w:val="CommentText"/>
              <w:spacing w:before="60" w:after="60"/>
              <w:rPr>
                <w:rFonts w:cs="Arial"/>
                <w:sz w:val="18"/>
              </w:rPr>
            </w:pPr>
            <w:r w:rsidRPr="00D257D0">
              <w:rPr>
                <w:rFonts w:cs="Arial"/>
                <w:sz w:val="18"/>
              </w:rPr>
              <w:t>Draft</w:t>
            </w:r>
          </w:p>
        </w:tc>
      </w:tr>
      <w:tr w:rsidR="00527BB8" w:rsidRPr="00D257D0" w14:paraId="6CAAA856" w14:textId="77777777" w:rsidTr="00A90474">
        <w:trPr>
          <w:trHeight w:val="350"/>
        </w:trPr>
        <w:tc>
          <w:tcPr>
            <w:tcW w:w="1809" w:type="dxa"/>
          </w:tcPr>
          <w:p w14:paraId="4DAD9B9B" w14:textId="77777777" w:rsidR="00527BB8" w:rsidRPr="00D257D0" w:rsidRDefault="00527BB8" w:rsidP="007B54EF">
            <w:pPr>
              <w:pStyle w:val="CommentText"/>
              <w:spacing w:before="60" w:after="60"/>
              <w:rPr>
                <w:rFonts w:cs="Arial"/>
                <w:sz w:val="18"/>
              </w:rPr>
            </w:pPr>
            <w:r w:rsidRPr="00D257D0">
              <w:rPr>
                <w:rFonts w:cs="Arial"/>
                <w:sz w:val="18"/>
              </w:rPr>
              <w:t>NMS.GEN.MCTS.002</w:t>
            </w:r>
          </w:p>
        </w:tc>
        <w:tc>
          <w:tcPr>
            <w:tcW w:w="3828" w:type="dxa"/>
          </w:tcPr>
          <w:p w14:paraId="18376DDD" w14:textId="77777777" w:rsidR="00527BB8" w:rsidRPr="00D257D0" w:rsidRDefault="00451923" w:rsidP="007B54EF">
            <w:pPr>
              <w:pStyle w:val="CommentText"/>
              <w:spacing w:before="60" w:after="60"/>
              <w:rPr>
                <w:rFonts w:cs="Arial"/>
                <w:sz w:val="18"/>
              </w:rPr>
            </w:pPr>
            <w:r w:rsidRPr="00D257D0">
              <w:rPr>
                <w:rFonts w:cs="Arial"/>
                <w:sz w:val="18"/>
              </w:rPr>
              <w:t>Deleted</w:t>
            </w:r>
          </w:p>
        </w:tc>
        <w:tc>
          <w:tcPr>
            <w:tcW w:w="2551" w:type="dxa"/>
          </w:tcPr>
          <w:p w14:paraId="217E87FC" w14:textId="06F5ABED" w:rsidR="00527BB8" w:rsidRPr="00D257D0" w:rsidRDefault="001A3217" w:rsidP="007B54EF">
            <w:pPr>
              <w:pStyle w:val="CommentText"/>
              <w:spacing w:before="60" w:after="60"/>
              <w:rPr>
                <w:rFonts w:cs="Arial"/>
                <w:sz w:val="18"/>
              </w:rPr>
            </w:pPr>
            <w:r>
              <w:rPr>
                <w:rFonts w:cs="Arial"/>
                <w:sz w:val="18"/>
              </w:rPr>
              <w:t>Covered in NMS.GEN.MCTS.001</w:t>
            </w:r>
          </w:p>
        </w:tc>
        <w:tc>
          <w:tcPr>
            <w:tcW w:w="1418" w:type="dxa"/>
          </w:tcPr>
          <w:p w14:paraId="0E339A14" w14:textId="77777777" w:rsidR="00527BB8" w:rsidRPr="00D257D0" w:rsidRDefault="00451923" w:rsidP="007B54EF">
            <w:pPr>
              <w:pStyle w:val="CommentText"/>
              <w:spacing w:before="60" w:after="60"/>
              <w:rPr>
                <w:rFonts w:cs="Arial"/>
                <w:sz w:val="18"/>
              </w:rPr>
            </w:pPr>
            <w:r w:rsidRPr="00D257D0">
              <w:rPr>
                <w:rFonts w:cs="Arial"/>
                <w:sz w:val="18"/>
              </w:rPr>
              <w:t>Deleted</w:t>
            </w:r>
          </w:p>
        </w:tc>
      </w:tr>
      <w:tr w:rsidR="00527BB8" w:rsidRPr="00D257D0" w14:paraId="3B910ED7" w14:textId="77777777" w:rsidTr="00A90474">
        <w:trPr>
          <w:trHeight w:val="350"/>
        </w:trPr>
        <w:tc>
          <w:tcPr>
            <w:tcW w:w="1809" w:type="dxa"/>
          </w:tcPr>
          <w:p w14:paraId="6A08D87C" w14:textId="77777777" w:rsidR="00527BB8" w:rsidRPr="00D257D0" w:rsidRDefault="00527BB8" w:rsidP="007B54EF">
            <w:pPr>
              <w:pStyle w:val="CommentText"/>
              <w:spacing w:before="60" w:after="60"/>
              <w:rPr>
                <w:rFonts w:cs="Arial"/>
                <w:sz w:val="18"/>
              </w:rPr>
            </w:pPr>
            <w:r w:rsidRPr="00D257D0">
              <w:rPr>
                <w:rFonts w:cs="Arial"/>
                <w:sz w:val="18"/>
              </w:rPr>
              <w:t>NMS.GEN.MCTS.003</w:t>
            </w:r>
          </w:p>
        </w:tc>
        <w:tc>
          <w:tcPr>
            <w:tcW w:w="3828" w:type="dxa"/>
          </w:tcPr>
          <w:p w14:paraId="706606F4" w14:textId="77777777" w:rsidR="00527BB8" w:rsidRPr="00D257D0" w:rsidRDefault="00527BB8" w:rsidP="007B54EF">
            <w:pPr>
              <w:pStyle w:val="CommentText"/>
              <w:spacing w:before="60" w:after="60"/>
              <w:rPr>
                <w:rFonts w:cs="Arial"/>
                <w:color w:val="FF0000"/>
                <w:sz w:val="18"/>
              </w:rPr>
            </w:pPr>
            <w:r w:rsidRPr="00D257D0">
              <w:rPr>
                <w:rFonts w:cs="Arial"/>
                <w:color w:val="000000" w:themeColor="text1"/>
                <w:sz w:val="18"/>
              </w:rPr>
              <w:t xml:space="preserve">The NMS system shall perform the following checks and validation during upload </w:t>
            </w:r>
            <w:proofErr w:type="gramStart"/>
            <w:r w:rsidRPr="00D257D0">
              <w:rPr>
                <w:rFonts w:cs="Arial"/>
                <w:color w:val="000000" w:themeColor="text1"/>
                <w:sz w:val="18"/>
              </w:rPr>
              <w:t>of  MCTS</w:t>
            </w:r>
            <w:proofErr w:type="gramEnd"/>
            <w:r w:rsidRPr="00D257D0">
              <w:rPr>
                <w:rFonts w:cs="Arial"/>
                <w:color w:val="000000" w:themeColor="text1"/>
                <w:sz w:val="18"/>
              </w:rPr>
              <w:t xml:space="preserve"> </w:t>
            </w:r>
            <w:r w:rsidR="00E442D3" w:rsidRPr="00D257D0">
              <w:rPr>
                <w:rFonts w:cs="Arial"/>
                <w:color w:val="000000" w:themeColor="text1"/>
                <w:sz w:val="18"/>
              </w:rPr>
              <w:t xml:space="preserve">file </w:t>
            </w:r>
            <w:r w:rsidRPr="00D257D0">
              <w:rPr>
                <w:rFonts w:cs="Arial"/>
                <w:color w:val="000000" w:themeColor="text1"/>
                <w:sz w:val="18"/>
              </w:rPr>
              <w:t xml:space="preserve">along with </w:t>
            </w:r>
            <w:r w:rsidRPr="00D257D0">
              <w:rPr>
                <w:rFonts w:cs="Arial"/>
                <w:sz w:val="18"/>
              </w:rPr>
              <w:t>NMS.KK.ACCESS.006</w:t>
            </w:r>
            <w:r w:rsidR="005C4D55" w:rsidRPr="00D257D0">
              <w:rPr>
                <w:rFonts w:cs="Arial"/>
                <w:sz w:val="18"/>
              </w:rPr>
              <w:t xml:space="preserve"> and NMS.GEN.DEPL.004</w:t>
            </w:r>
            <w:r w:rsidRPr="00D257D0">
              <w:rPr>
                <w:rFonts w:cs="Arial"/>
                <w:color w:val="FF0000"/>
                <w:sz w:val="18"/>
              </w:rPr>
              <w:t>:</w:t>
            </w:r>
          </w:p>
          <w:p w14:paraId="61627575" w14:textId="6B91B384" w:rsidR="00F319FE" w:rsidRPr="00487863" w:rsidRDefault="00F319FE" w:rsidP="00487863">
            <w:pPr>
              <w:pStyle w:val="CommentText"/>
              <w:numPr>
                <w:ilvl w:val="0"/>
                <w:numId w:val="12"/>
              </w:numPr>
              <w:spacing w:before="60" w:after="60"/>
              <w:rPr>
                <w:rFonts w:cs="Arial"/>
                <w:sz w:val="18"/>
              </w:rPr>
            </w:pPr>
            <w:r w:rsidRPr="00D257D0">
              <w:rPr>
                <w:rFonts w:cs="Arial"/>
                <w:sz w:val="18"/>
              </w:rPr>
              <w:t>MCTS data shall have valid location information</w:t>
            </w:r>
            <w:r w:rsidR="00EB6248" w:rsidRPr="00D257D0">
              <w:rPr>
                <w:rFonts w:cs="Arial"/>
                <w:sz w:val="18"/>
              </w:rPr>
              <w:t xml:space="preserve"> </w:t>
            </w:r>
            <w:r w:rsidR="0051238B" w:rsidRPr="0051238B">
              <w:rPr>
                <w:sz w:val="18"/>
                <w:szCs w:val="18"/>
              </w:rPr>
              <w:t xml:space="preserve">(State and District fields </w:t>
            </w:r>
            <w:r w:rsidR="0051238B" w:rsidRPr="0049220F">
              <w:rPr>
                <w:sz w:val="18"/>
                <w:szCs w:val="18"/>
              </w:rPr>
              <w:t>are mandatory and valid; other location fields if present are valid).</w:t>
            </w:r>
          </w:p>
          <w:p w14:paraId="1940EC90" w14:textId="77777777" w:rsidR="008A2DBF" w:rsidRPr="00D257D0" w:rsidRDefault="008A2DBF" w:rsidP="007B54EF">
            <w:pPr>
              <w:pStyle w:val="CommentText"/>
              <w:numPr>
                <w:ilvl w:val="0"/>
                <w:numId w:val="12"/>
              </w:numPr>
              <w:spacing w:before="60" w:after="60"/>
              <w:rPr>
                <w:rFonts w:cs="Arial"/>
                <w:sz w:val="18"/>
              </w:rPr>
            </w:pPr>
            <w:r w:rsidRPr="00D257D0">
              <w:rPr>
                <w:rFonts w:cs="Arial"/>
                <w:sz w:val="18"/>
              </w:rPr>
              <w:t>MCTS data does not have an MSISDN that is already being used by another active MCTS beneficiary for same pack.</w:t>
            </w:r>
          </w:p>
          <w:p w14:paraId="6AC008BB" w14:textId="77777777" w:rsidR="00527BB8" w:rsidRPr="00D257D0" w:rsidRDefault="007F1366" w:rsidP="007B54EF">
            <w:pPr>
              <w:pStyle w:val="CommentText"/>
              <w:numPr>
                <w:ilvl w:val="0"/>
                <w:numId w:val="12"/>
              </w:numPr>
              <w:spacing w:before="60" w:after="60"/>
              <w:rPr>
                <w:rFonts w:cs="Arial"/>
                <w:sz w:val="18"/>
              </w:rPr>
            </w:pPr>
            <w:r w:rsidRPr="00D257D0">
              <w:rPr>
                <w:rFonts w:cs="Arial"/>
                <w:sz w:val="18"/>
              </w:rPr>
              <w:t xml:space="preserve">If a beneficiary’s record in NMS already has </w:t>
            </w:r>
            <w:proofErr w:type="gramStart"/>
            <w:r w:rsidRPr="00D257D0">
              <w:rPr>
                <w:rFonts w:cs="Arial"/>
                <w:sz w:val="18"/>
              </w:rPr>
              <w:t>an</w:t>
            </w:r>
            <w:proofErr w:type="gramEnd"/>
            <w:r w:rsidRPr="00D257D0">
              <w:rPr>
                <w:rFonts w:cs="Arial"/>
                <w:sz w:val="18"/>
              </w:rPr>
              <w:t xml:space="preserve"> MCTS-Id present, and new data from MCTS is uploaded with the same MCTS ID, then it </w:t>
            </w:r>
            <w:r w:rsidR="00527BB8" w:rsidRPr="00D257D0">
              <w:rPr>
                <w:rFonts w:cs="Arial"/>
                <w:sz w:val="18"/>
              </w:rPr>
              <w:t xml:space="preserve">shall be </w:t>
            </w:r>
            <w:r w:rsidR="00983066" w:rsidRPr="00D257D0">
              <w:rPr>
                <w:rFonts w:cs="Arial"/>
                <w:sz w:val="18"/>
              </w:rPr>
              <w:t>considered as case of information update (see other requirements in this section)</w:t>
            </w:r>
            <w:r w:rsidR="00527BB8" w:rsidRPr="00D257D0">
              <w:rPr>
                <w:rFonts w:cs="Arial"/>
                <w:sz w:val="18"/>
              </w:rPr>
              <w:t>.</w:t>
            </w:r>
          </w:p>
          <w:p w14:paraId="641BE584" w14:textId="77777777" w:rsidR="00527BB8" w:rsidRPr="00D257D0" w:rsidRDefault="00527BB8" w:rsidP="007B54EF">
            <w:pPr>
              <w:pStyle w:val="CommentText"/>
              <w:numPr>
                <w:ilvl w:val="0"/>
                <w:numId w:val="12"/>
              </w:numPr>
              <w:spacing w:before="60" w:after="60"/>
              <w:rPr>
                <w:rFonts w:cs="Arial"/>
                <w:sz w:val="18"/>
              </w:rPr>
            </w:pPr>
            <w:r w:rsidRPr="00D257D0">
              <w:rPr>
                <w:rFonts w:cs="Arial"/>
                <w:sz w:val="18"/>
              </w:rPr>
              <w:t xml:space="preserve">At-least one out of LMP or DOB must be present in each </w:t>
            </w:r>
            <w:r w:rsidR="007F1366" w:rsidRPr="00D257D0">
              <w:rPr>
                <w:rFonts w:cs="Arial"/>
                <w:sz w:val="18"/>
              </w:rPr>
              <w:t xml:space="preserve">record that is uploaded from </w:t>
            </w:r>
            <w:r w:rsidRPr="00D257D0">
              <w:rPr>
                <w:rFonts w:cs="Arial"/>
                <w:sz w:val="18"/>
              </w:rPr>
              <w:t>MCTS.</w:t>
            </w:r>
          </w:p>
          <w:p w14:paraId="1D40F543" w14:textId="77777777" w:rsidR="0017292D" w:rsidRPr="00D257D0" w:rsidRDefault="00E25C82" w:rsidP="007B54EF">
            <w:pPr>
              <w:pStyle w:val="CommentText"/>
              <w:numPr>
                <w:ilvl w:val="0"/>
                <w:numId w:val="12"/>
              </w:numPr>
              <w:spacing w:before="60" w:after="60"/>
              <w:rPr>
                <w:rFonts w:cs="Arial"/>
                <w:sz w:val="18"/>
              </w:rPr>
            </w:pPr>
            <w:r w:rsidRPr="00D257D0">
              <w:rPr>
                <w:rFonts w:cs="Arial"/>
                <w:sz w:val="18"/>
              </w:rPr>
              <w:t xml:space="preserve">The data shall be validated based on the specified format for each field (i.e. string data, number etc.)  </w:t>
            </w:r>
            <w:proofErr w:type="gramStart"/>
            <w:r w:rsidRPr="00D257D0">
              <w:rPr>
                <w:rFonts w:cs="Arial"/>
                <w:sz w:val="18"/>
              </w:rPr>
              <w:t>and</w:t>
            </w:r>
            <w:proofErr w:type="gramEnd"/>
            <w:r w:rsidRPr="00D257D0">
              <w:rPr>
                <w:rFonts w:cs="Arial"/>
                <w:sz w:val="18"/>
              </w:rPr>
              <w:t xml:space="preserve"> Presence (Mandatory/Optional) </w:t>
            </w:r>
            <w:r w:rsidR="00527BB8" w:rsidRPr="00D257D0">
              <w:rPr>
                <w:rFonts w:cs="Arial"/>
                <w:sz w:val="18"/>
              </w:rPr>
              <w:t>as specified in Appendix A.</w:t>
            </w:r>
          </w:p>
        </w:tc>
        <w:tc>
          <w:tcPr>
            <w:tcW w:w="2551" w:type="dxa"/>
          </w:tcPr>
          <w:p w14:paraId="600DCBED" w14:textId="77777777" w:rsidR="00527BB8" w:rsidRPr="00D257D0" w:rsidRDefault="00527BB8" w:rsidP="007B54EF">
            <w:pPr>
              <w:pStyle w:val="CommentText"/>
              <w:spacing w:before="60" w:after="60"/>
              <w:rPr>
                <w:rFonts w:cs="Arial"/>
                <w:sz w:val="18"/>
              </w:rPr>
            </w:pPr>
          </w:p>
        </w:tc>
        <w:tc>
          <w:tcPr>
            <w:tcW w:w="1418" w:type="dxa"/>
          </w:tcPr>
          <w:p w14:paraId="0C5532F8" w14:textId="77777777" w:rsidR="00527BB8" w:rsidRPr="00D257D0" w:rsidRDefault="0017292D" w:rsidP="007B54EF">
            <w:pPr>
              <w:pStyle w:val="CommentText"/>
              <w:spacing w:before="60" w:after="60"/>
              <w:rPr>
                <w:rFonts w:cs="Arial"/>
                <w:color w:val="FF0000"/>
                <w:sz w:val="18"/>
              </w:rPr>
            </w:pPr>
            <w:r w:rsidRPr="00D257D0">
              <w:rPr>
                <w:rFonts w:cs="Arial"/>
                <w:sz w:val="18"/>
              </w:rPr>
              <w:t>Draft</w:t>
            </w:r>
          </w:p>
        </w:tc>
      </w:tr>
      <w:tr w:rsidR="00527BB8" w:rsidRPr="00D257D0" w14:paraId="1D68B021" w14:textId="77777777" w:rsidTr="00A90474">
        <w:trPr>
          <w:trHeight w:val="350"/>
        </w:trPr>
        <w:tc>
          <w:tcPr>
            <w:tcW w:w="1809" w:type="dxa"/>
          </w:tcPr>
          <w:p w14:paraId="46F3112B" w14:textId="77777777" w:rsidR="00527BB8" w:rsidRPr="00D257D0" w:rsidRDefault="00527BB8" w:rsidP="007B54EF">
            <w:pPr>
              <w:pStyle w:val="CommentText"/>
              <w:spacing w:before="60" w:after="60"/>
              <w:rPr>
                <w:rFonts w:cs="Arial"/>
                <w:sz w:val="18"/>
              </w:rPr>
            </w:pPr>
            <w:r w:rsidRPr="00D257D0">
              <w:rPr>
                <w:rFonts w:cs="Arial"/>
                <w:sz w:val="18"/>
              </w:rPr>
              <w:t>NMS.GEN.MCTS.004</w:t>
            </w:r>
          </w:p>
        </w:tc>
        <w:tc>
          <w:tcPr>
            <w:tcW w:w="3828" w:type="dxa"/>
          </w:tcPr>
          <w:p w14:paraId="09F8D5C4" w14:textId="3F1F6B8C" w:rsidR="003D0E7F" w:rsidRPr="00D257D0" w:rsidRDefault="00527BB8" w:rsidP="002177AF">
            <w:pPr>
              <w:pStyle w:val="CommentText"/>
              <w:spacing w:before="60" w:after="60"/>
              <w:rPr>
                <w:rFonts w:cs="Arial"/>
                <w:sz w:val="18"/>
              </w:rPr>
            </w:pPr>
            <w:r w:rsidRPr="00D257D0">
              <w:rPr>
                <w:rFonts w:cs="Arial"/>
                <w:sz w:val="18"/>
              </w:rPr>
              <w:t xml:space="preserve">A </w:t>
            </w:r>
            <w:r w:rsidR="00524D8C" w:rsidRPr="00D257D0">
              <w:rPr>
                <w:rFonts w:cs="Arial"/>
                <w:sz w:val="18"/>
              </w:rPr>
              <w:t xml:space="preserve">Kilkari </w:t>
            </w:r>
            <w:r w:rsidRPr="00D257D0">
              <w:rPr>
                <w:rFonts w:cs="Arial"/>
                <w:sz w:val="18"/>
              </w:rPr>
              <w:t xml:space="preserve">Beneficiary shall be identified by </w:t>
            </w:r>
            <w:r w:rsidR="00E64CDB" w:rsidRPr="00D257D0">
              <w:rPr>
                <w:rFonts w:cs="Arial"/>
                <w:sz w:val="18"/>
              </w:rPr>
              <w:t>a unique identifier that comprises of state specific MCTS Id along with State identifier</w:t>
            </w:r>
            <w:r w:rsidRPr="00D257D0">
              <w:rPr>
                <w:rFonts w:cs="Arial"/>
                <w:sz w:val="18"/>
              </w:rPr>
              <w:t xml:space="preserve">. </w:t>
            </w:r>
            <w:r w:rsidR="00721020" w:rsidRPr="00D257D0">
              <w:rPr>
                <w:rFonts w:cs="Arial"/>
                <w:sz w:val="18"/>
              </w:rPr>
              <w:t>However, if the Kilkari subscriber activates their subscription by calling the IVR long codes (one for each pack) then they will remain anonymous unless and until MCTS data is uploaded where a pregnancy or birth record matches with the MSISDN number of the anonymous subscriber. For anonymous subscribers, they are only identified by their MSISDN + pack info.</w:t>
            </w:r>
            <w:r w:rsidR="00721020" w:rsidRPr="00D257D0">
              <w:rPr>
                <w:rFonts w:cs="Arial"/>
                <w:sz w:val="18"/>
              </w:rPr>
              <w:br/>
            </w:r>
            <w:r w:rsidR="001B2687" w:rsidRPr="00D257D0">
              <w:rPr>
                <w:rFonts w:cs="Arial"/>
                <w:sz w:val="18"/>
              </w:rPr>
              <w:t xml:space="preserve">It’s possible that a child MCTS record and pregnancy MCTS record could exist at the same time for the same woman. If the pregnancy record is present, then this record will be UPDATED if a new MCTS record is </w:t>
            </w:r>
            <w:proofErr w:type="gramStart"/>
            <w:r w:rsidR="001B2687" w:rsidRPr="00D257D0">
              <w:rPr>
                <w:rFonts w:cs="Arial"/>
                <w:sz w:val="18"/>
              </w:rPr>
              <w:t>uploaded  that</w:t>
            </w:r>
            <w:proofErr w:type="gramEnd"/>
            <w:r w:rsidR="001B2687" w:rsidRPr="00D257D0">
              <w:rPr>
                <w:rFonts w:cs="Arial"/>
                <w:sz w:val="18"/>
              </w:rPr>
              <w:t xml:space="preserve"> contains both a child MCTS ID and a pregnancy MCTS ID, where the pregnancy MCTS ID already exists in NMS. In other words, only one </w:t>
            </w:r>
            <w:r w:rsidR="0029781B">
              <w:rPr>
                <w:rFonts w:cs="Arial"/>
                <w:sz w:val="18"/>
              </w:rPr>
              <w:t>subscription</w:t>
            </w:r>
            <w:r w:rsidR="001B2687" w:rsidRPr="00D257D0">
              <w:rPr>
                <w:rFonts w:cs="Arial"/>
                <w:sz w:val="18"/>
              </w:rPr>
              <w:t xml:space="preserve"> will be maintained for </w:t>
            </w:r>
            <w:r w:rsidR="0029781B">
              <w:rPr>
                <w:rFonts w:cs="Arial"/>
                <w:sz w:val="18"/>
              </w:rPr>
              <w:t>the same woman,</w:t>
            </w:r>
            <w:r w:rsidR="001B2687" w:rsidRPr="00D257D0">
              <w:rPr>
                <w:rFonts w:cs="Arial"/>
                <w:sz w:val="18"/>
              </w:rPr>
              <w:t xml:space="preserve"> the pregnancy pack shall be de-activated (if activated) and child-pack shall be activated based on DOB of the child.</w:t>
            </w:r>
            <w:r w:rsidR="00304FE2" w:rsidRPr="00D257D0">
              <w:rPr>
                <w:rFonts w:cs="Arial"/>
                <w:sz w:val="18"/>
              </w:rPr>
              <w:t xml:space="preserve"> </w:t>
            </w:r>
            <w:r w:rsidR="001B2687" w:rsidRPr="00D257D0">
              <w:rPr>
                <w:rFonts w:cs="Arial"/>
                <w:sz w:val="18"/>
              </w:rPr>
              <w:t>If, when a MCTS child record is being upload</w:t>
            </w:r>
            <w:r w:rsidR="0029781B">
              <w:rPr>
                <w:rFonts w:cs="Arial"/>
                <w:sz w:val="18"/>
              </w:rPr>
              <w:t>ed</w:t>
            </w:r>
            <w:r w:rsidR="001B2687" w:rsidRPr="00D257D0">
              <w:rPr>
                <w:rFonts w:cs="Arial"/>
                <w:sz w:val="18"/>
              </w:rPr>
              <w:t xml:space="preserve">, no pregnancy record is found then only the child-pack shall be activated based on DOB of the child. </w:t>
            </w:r>
          </w:p>
        </w:tc>
        <w:tc>
          <w:tcPr>
            <w:tcW w:w="2551" w:type="dxa"/>
          </w:tcPr>
          <w:p w14:paraId="2A2D68F7" w14:textId="77777777" w:rsidR="00527BB8" w:rsidRPr="00D257D0" w:rsidRDefault="00527BB8" w:rsidP="007B54EF">
            <w:pPr>
              <w:pStyle w:val="CommentText"/>
              <w:spacing w:before="60" w:after="60"/>
              <w:rPr>
                <w:rFonts w:cs="Arial"/>
                <w:sz w:val="18"/>
              </w:rPr>
            </w:pPr>
            <w:r w:rsidRPr="00D257D0">
              <w:rPr>
                <w:rFonts w:cs="Arial"/>
                <w:sz w:val="18"/>
              </w:rPr>
              <w:t>For details See Appendix A.</w:t>
            </w:r>
          </w:p>
        </w:tc>
        <w:tc>
          <w:tcPr>
            <w:tcW w:w="1418" w:type="dxa"/>
          </w:tcPr>
          <w:p w14:paraId="2B209E61" w14:textId="77777777" w:rsidR="00527BB8" w:rsidRPr="00D257D0" w:rsidRDefault="00527BB8" w:rsidP="007B54EF">
            <w:pPr>
              <w:pStyle w:val="CommentText"/>
              <w:spacing w:before="60" w:after="60"/>
              <w:rPr>
                <w:rFonts w:cs="Arial"/>
                <w:sz w:val="18"/>
              </w:rPr>
            </w:pPr>
            <w:r w:rsidRPr="00D257D0">
              <w:rPr>
                <w:rFonts w:cs="Arial"/>
                <w:sz w:val="18"/>
              </w:rPr>
              <w:t>Draft</w:t>
            </w:r>
          </w:p>
        </w:tc>
      </w:tr>
      <w:tr w:rsidR="00527BB8" w:rsidRPr="00D257D0" w14:paraId="3431E8A7" w14:textId="77777777" w:rsidTr="00563861">
        <w:trPr>
          <w:trHeight w:val="350"/>
        </w:trPr>
        <w:tc>
          <w:tcPr>
            <w:tcW w:w="1809" w:type="dxa"/>
            <w:shd w:val="clear" w:color="auto" w:fill="auto"/>
          </w:tcPr>
          <w:p w14:paraId="5439A101" w14:textId="77777777" w:rsidR="00527BB8" w:rsidRPr="00D257D0" w:rsidRDefault="00527BB8" w:rsidP="007B54EF">
            <w:pPr>
              <w:pStyle w:val="CommentText"/>
              <w:spacing w:before="60" w:after="60"/>
              <w:rPr>
                <w:rFonts w:cs="Arial"/>
                <w:sz w:val="18"/>
              </w:rPr>
            </w:pPr>
            <w:r w:rsidRPr="00D257D0">
              <w:rPr>
                <w:rFonts w:cs="Arial"/>
                <w:sz w:val="18"/>
              </w:rPr>
              <w:t>NMS.GEN.MCTS.005</w:t>
            </w:r>
          </w:p>
        </w:tc>
        <w:tc>
          <w:tcPr>
            <w:tcW w:w="3828" w:type="dxa"/>
            <w:shd w:val="clear" w:color="auto" w:fill="auto"/>
          </w:tcPr>
          <w:p w14:paraId="41E273FD" w14:textId="77777777" w:rsidR="00CA0B72" w:rsidRPr="00D257D0" w:rsidRDefault="00527BB8" w:rsidP="00CA4CDA">
            <w:pPr>
              <w:pStyle w:val="CommentText"/>
              <w:spacing w:before="60" w:after="60"/>
              <w:rPr>
                <w:rFonts w:cs="Arial"/>
                <w:sz w:val="18"/>
              </w:rPr>
            </w:pPr>
            <w:r w:rsidRPr="00D257D0">
              <w:rPr>
                <w:rFonts w:cs="Arial"/>
                <w:sz w:val="18"/>
              </w:rPr>
              <w:t>The NMS system shall provide means to modify the MSISDN of a Kilkari Beneficiary</w:t>
            </w:r>
            <w:r w:rsidR="00CA4CDA" w:rsidRPr="00D257D0">
              <w:rPr>
                <w:rFonts w:cs="Arial"/>
                <w:sz w:val="18"/>
              </w:rPr>
              <w:t xml:space="preserve"> by providing new MSISDN information along with existing MCTS id</w:t>
            </w:r>
            <w:r w:rsidR="003B1520" w:rsidRPr="00D257D0">
              <w:rPr>
                <w:rFonts w:cs="Arial"/>
                <w:sz w:val="18"/>
              </w:rPr>
              <w:t xml:space="preserve"> using CSV upload</w:t>
            </w:r>
            <w:r w:rsidR="00FF55FF">
              <w:rPr>
                <w:rFonts w:cs="Arial"/>
                <w:sz w:val="18"/>
              </w:rPr>
              <w:t xml:space="preserve"> or MDS UI</w:t>
            </w:r>
            <w:r w:rsidRPr="00D257D0">
              <w:rPr>
                <w:rFonts w:cs="Arial"/>
                <w:sz w:val="18"/>
              </w:rPr>
              <w:t>.</w:t>
            </w:r>
            <w:r w:rsidR="00E02B3C" w:rsidRPr="00D257D0">
              <w:rPr>
                <w:rFonts w:cs="Arial"/>
                <w:sz w:val="18"/>
              </w:rPr>
              <w:t xml:space="preserve"> </w:t>
            </w:r>
            <w:r w:rsidR="00A96CDB" w:rsidRPr="00D257D0">
              <w:rPr>
                <w:rFonts w:cs="Arial"/>
                <w:sz w:val="18"/>
              </w:rPr>
              <w:t>However, t</w:t>
            </w:r>
            <w:r w:rsidR="00CE1BF3" w:rsidRPr="00D257D0">
              <w:rPr>
                <w:rFonts w:cs="Arial"/>
                <w:sz w:val="18"/>
              </w:rPr>
              <w:t xml:space="preserve">his procedure is not allowed if </w:t>
            </w:r>
            <w:proofErr w:type="gramStart"/>
            <w:r w:rsidR="00CE1BF3" w:rsidRPr="00D257D0">
              <w:rPr>
                <w:rFonts w:cs="Arial"/>
                <w:sz w:val="18"/>
              </w:rPr>
              <w:t>the number is already being used by</w:t>
            </w:r>
            <w:r w:rsidR="00A96CDB" w:rsidRPr="00D257D0">
              <w:rPr>
                <w:rFonts w:cs="Arial"/>
                <w:sz w:val="18"/>
              </w:rPr>
              <w:t xml:space="preserve"> another</w:t>
            </w:r>
            <w:r w:rsidR="00CE1BF3" w:rsidRPr="00D257D0">
              <w:rPr>
                <w:rFonts w:cs="Arial"/>
                <w:sz w:val="18"/>
              </w:rPr>
              <w:t xml:space="preserve"> Active Kilkari beneficiary for same pack</w:t>
            </w:r>
            <w:proofErr w:type="gramEnd"/>
            <w:r w:rsidR="00CE1BF3" w:rsidRPr="00D257D0">
              <w:rPr>
                <w:rFonts w:cs="Arial"/>
                <w:sz w:val="18"/>
              </w:rPr>
              <w:t>.</w:t>
            </w:r>
          </w:p>
          <w:p w14:paraId="27887579" w14:textId="77777777" w:rsidR="00680C86" w:rsidRPr="00D257D0" w:rsidRDefault="00680C86" w:rsidP="00CA4CDA">
            <w:pPr>
              <w:pStyle w:val="CommentText"/>
              <w:spacing w:before="60" w:after="60"/>
              <w:rPr>
                <w:rFonts w:cs="Arial"/>
                <w:sz w:val="18"/>
              </w:rPr>
            </w:pPr>
            <w:r w:rsidRPr="00D257D0">
              <w:rPr>
                <w:rFonts w:cs="Arial"/>
                <w:sz w:val="18"/>
              </w:rPr>
              <w:t>A history/change table shall be created with old and new number for the beneficiary</w:t>
            </w:r>
            <w:r w:rsidR="00E71705">
              <w:rPr>
                <w:rFonts w:cs="Arial"/>
                <w:sz w:val="18"/>
              </w:rPr>
              <w:t xml:space="preserve"> whose MSISDN number is being changed</w:t>
            </w:r>
            <w:r w:rsidRPr="00D257D0">
              <w:rPr>
                <w:rFonts w:cs="Arial"/>
                <w:sz w:val="18"/>
              </w:rPr>
              <w:t>.</w:t>
            </w:r>
          </w:p>
          <w:p w14:paraId="390F5E27" w14:textId="77777777" w:rsidR="00527BB8" w:rsidRPr="00D257D0" w:rsidRDefault="00E02B3C" w:rsidP="00CA4CDA">
            <w:pPr>
              <w:pStyle w:val="CommentText"/>
              <w:spacing w:before="60" w:after="60"/>
              <w:rPr>
                <w:rFonts w:cs="Arial"/>
                <w:sz w:val="18"/>
              </w:rPr>
            </w:pPr>
            <w:r w:rsidRPr="00D257D0">
              <w:rPr>
                <w:rFonts w:cs="Arial"/>
                <w:sz w:val="18"/>
              </w:rPr>
              <w:t>The language mapping for the beneficiary does not change due to change in MSISDN number.</w:t>
            </w:r>
          </w:p>
        </w:tc>
        <w:tc>
          <w:tcPr>
            <w:tcW w:w="2551" w:type="dxa"/>
            <w:shd w:val="clear" w:color="auto" w:fill="auto"/>
          </w:tcPr>
          <w:p w14:paraId="1D9BC4AE" w14:textId="77777777" w:rsidR="00527BB8" w:rsidRPr="00D257D0" w:rsidRDefault="00527BB8" w:rsidP="007B54EF">
            <w:pPr>
              <w:pStyle w:val="CommentText"/>
              <w:spacing w:before="60" w:after="60"/>
              <w:rPr>
                <w:rFonts w:cs="Arial"/>
                <w:sz w:val="18"/>
              </w:rPr>
            </w:pPr>
          </w:p>
        </w:tc>
        <w:tc>
          <w:tcPr>
            <w:tcW w:w="1418" w:type="dxa"/>
            <w:shd w:val="clear" w:color="auto" w:fill="auto"/>
          </w:tcPr>
          <w:p w14:paraId="7BD4F7C3" w14:textId="77777777" w:rsidR="00527BB8" w:rsidRPr="00D257D0" w:rsidRDefault="00F85856" w:rsidP="007B54EF">
            <w:pPr>
              <w:pStyle w:val="CommentText"/>
              <w:spacing w:before="60" w:after="60"/>
              <w:rPr>
                <w:rFonts w:cs="Arial"/>
                <w:b/>
                <w:sz w:val="18"/>
              </w:rPr>
            </w:pPr>
            <w:r w:rsidRPr="00D257D0">
              <w:rPr>
                <w:rFonts w:cs="Arial"/>
                <w:b/>
                <w:sz w:val="18"/>
              </w:rPr>
              <w:t xml:space="preserve"> Draft</w:t>
            </w:r>
          </w:p>
        </w:tc>
      </w:tr>
      <w:tr w:rsidR="00527BB8" w:rsidRPr="00D257D0" w14:paraId="4BE339D6" w14:textId="77777777" w:rsidTr="00563861">
        <w:trPr>
          <w:trHeight w:val="350"/>
        </w:trPr>
        <w:tc>
          <w:tcPr>
            <w:tcW w:w="1809" w:type="dxa"/>
            <w:shd w:val="clear" w:color="auto" w:fill="auto"/>
          </w:tcPr>
          <w:p w14:paraId="79B72F66" w14:textId="77777777" w:rsidR="00527BB8" w:rsidRPr="00D257D0" w:rsidRDefault="00527BB8" w:rsidP="007B54EF">
            <w:pPr>
              <w:pStyle w:val="CommentText"/>
              <w:spacing w:before="60" w:after="60"/>
              <w:rPr>
                <w:rFonts w:cs="Arial"/>
                <w:sz w:val="18"/>
              </w:rPr>
            </w:pPr>
            <w:r w:rsidRPr="00D257D0">
              <w:rPr>
                <w:rFonts w:cs="Arial"/>
                <w:sz w:val="18"/>
              </w:rPr>
              <w:t>NMS.GEN.MCTS.006</w:t>
            </w:r>
          </w:p>
        </w:tc>
        <w:tc>
          <w:tcPr>
            <w:tcW w:w="3828" w:type="dxa"/>
            <w:shd w:val="clear" w:color="auto" w:fill="auto"/>
          </w:tcPr>
          <w:p w14:paraId="03A24901" w14:textId="77777777" w:rsidR="00527BB8" w:rsidRPr="00D257D0" w:rsidRDefault="00527BB8" w:rsidP="007B54EF">
            <w:pPr>
              <w:pStyle w:val="CommentText"/>
              <w:spacing w:before="60" w:after="60"/>
              <w:rPr>
                <w:rFonts w:cs="Arial"/>
                <w:sz w:val="18"/>
              </w:rPr>
            </w:pPr>
            <w:r w:rsidRPr="00D257D0">
              <w:rPr>
                <w:rFonts w:cs="Arial"/>
                <w:sz w:val="18"/>
              </w:rPr>
              <w:t>The NMS system shall provide means to modify the address/location of a Kilkari Beneficiary</w:t>
            </w:r>
            <w:r w:rsidR="005665CD" w:rsidRPr="00D257D0">
              <w:rPr>
                <w:rFonts w:cs="Arial"/>
                <w:sz w:val="18"/>
              </w:rPr>
              <w:t xml:space="preserve"> by providing new address/location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p>
          <w:p w14:paraId="03D7630A" w14:textId="77777777" w:rsidR="00743EEF" w:rsidRPr="00D257D0" w:rsidRDefault="00743EEF" w:rsidP="007F4B1E">
            <w:pPr>
              <w:pStyle w:val="CommentText"/>
              <w:spacing w:before="60" w:after="60"/>
              <w:rPr>
                <w:rFonts w:cs="Arial"/>
                <w:sz w:val="18"/>
              </w:rPr>
            </w:pPr>
            <w:r w:rsidRPr="00D257D0">
              <w:rPr>
                <w:rFonts w:cs="Arial"/>
                <w:sz w:val="18"/>
              </w:rPr>
              <w:t>A history/change table shall be created with old and new address/location for the existing beneficiary.</w:t>
            </w:r>
          </w:p>
          <w:p w14:paraId="78FF2888" w14:textId="77777777" w:rsidR="00F336C9" w:rsidRPr="00D257D0" w:rsidRDefault="00F336C9" w:rsidP="007F4B1E">
            <w:pPr>
              <w:pStyle w:val="CommentText"/>
              <w:spacing w:before="60" w:after="60"/>
              <w:rPr>
                <w:rFonts w:cs="Arial"/>
                <w:sz w:val="18"/>
              </w:rPr>
            </w:pPr>
            <w:r w:rsidRPr="00D257D0">
              <w:rPr>
                <w:rFonts w:cs="Arial"/>
                <w:sz w:val="18"/>
              </w:rPr>
              <w:t xml:space="preserve">The language mapping for the beneficiary does not change due to change in </w:t>
            </w:r>
            <w:r w:rsidR="007F4B1E" w:rsidRPr="00D257D0">
              <w:rPr>
                <w:rFonts w:cs="Arial"/>
                <w:sz w:val="18"/>
              </w:rPr>
              <w:t>location information</w:t>
            </w:r>
            <w:r w:rsidRPr="00D257D0">
              <w:rPr>
                <w:rFonts w:cs="Arial"/>
                <w:sz w:val="18"/>
              </w:rPr>
              <w:t>.</w:t>
            </w:r>
          </w:p>
        </w:tc>
        <w:tc>
          <w:tcPr>
            <w:tcW w:w="2551" w:type="dxa"/>
            <w:shd w:val="clear" w:color="auto" w:fill="auto"/>
          </w:tcPr>
          <w:p w14:paraId="6FC2E88F" w14:textId="77777777" w:rsidR="00527BB8" w:rsidRPr="00D257D0" w:rsidRDefault="00527BB8" w:rsidP="007B54EF">
            <w:pPr>
              <w:pStyle w:val="CommentText"/>
              <w:spacing w:before="60" w:after="60"/>
              <w:rPr>
                <w:rFonts w:cs="Arial"/>
                <w:sz w:val="18"/>
              </w:rPr>
            </w:pPr>
          </w:p>
        </w:tc>
        <w:tc>
          <w:tcPr>
            <w:tcW w:w="1418" w:type="dxa"/>
            <w:shd w:val="clear" w:color="auto" w:fill="auto"/>
          </w:tcPr>
          <w:p w14:paraId="2360993B" w14:textId="77777777" w:rsidR="00527BB8" w:rsidRPr="00D257D0" w:rsidRDefault="00F85856" w:rsidP="007B54EF">
            <w:pPr>
              <w:pStyle w:val="CommentText"/>
              <w:spacing w:before="60" w:after="60"/>
              <w:rPr>
                <w:rFonts w:cs="Arial"/>
                <w:b/>
                <w:sz w:val="18"/>
              </w:rPr>
            </w:pPr>
            <w:r w:rsidRPr="00D257D0">
              <w:rPr>
                <w:rFonts w:cs="Arial"/>
                <w:b/>
                <w:sz w:val="18"/>
              </w:rPr>
              <w:t xml:space="preserve"> Draft</w:t>
            </w:r>
          </w:p>
        </w:tc>
      </w:tr>
      <w:tr w:rsidR="00D7361B" w:rsidRPr="00D257D0" w14:paraId="3AC4B766" w14:textId="77777777" w:rsidTr="00563861">
        <w:trPr>
          <w:trHeight w:val="350"/>
        </w:trPr>
        <w:tc>
          <w:tcPr>
            <w:tcW w:w="1809" w:type="dxa"/>
            <w:shd w:val="clear" w:color="auto" w:fill="auto"/>
          </w:tcPr>
          <w:p w14:paraId="672E9291" w14:textId="77777777" w:rsidR="00D7361B" w:rsidRPr="00D257D0" w:rsidRDefault="00D7361B" w:rsidP="007B54EF">
            <w:pPr>
              <w:pStyle w:val="CommentText"/>
              <w:spacing w:before="60" w:after="60"/>
              <w:rPr>
                <w:rFonts w:cs="Arial"/>
                <w:sz w:val="18"/>
              </w:rPr>
            </w:pPr>
            <w:r w:rsidRPr="00D257D0">
              <w:rPr>
                <w:rFonts w:cs="Arial"/>
                <w:sz w:val="18"/>
              </w:rPr>
              <w:t>NMS.GEN.MCTS.007</w:t>
            </w:r>
          </w:p>
        </w:tc>
        <w:tc>
          <w:tcPr>
            <w:tcW w:w="3828" w:type="dxa"/>
            <w:shd w:val="clear" w:color="auto" w:fill="auto"/>
          </w:tcPr>
          <w:p w14:paraId="00B9BDFD" w14:textId="77777777" w:rsidR="00D7361B" w:rsidRPr="00D257D0" w:rsidRDefault="00D7361B" w:rsidP="005665CD">
            <w:pPr>
              <w:pStyle w:val="CommentText"/>
              <w:spacing w:before="60" w:after="60"/>
              <w:rPr>
                <w:rFonts w:cs="Arial"/>
                <w:sz w:val="18"/>
              </w:rPr>
            </w:pPr>
            <w:r w:rsidRPr="00D257D0">
              <w:rPr>
                <w:rFonts w:cs="Arial"/>
                <w:sz w:val="18"/>
              </w:rPr>
              <w:t>The NMS system shall provide means to modify the LMP/DOB of a Kilkari Beneficiary</w:t>
            </w:r>
            <w:r w:rsidR="005665CD" w:rsidRPr="00D257D0">
              <w:rPr>
                <w:rFonts w:cs="Arial"/>
                <w:sz w:val="18"/>
              </w:rPr>
              <w:t xml:space="preserve"> by providing new LMP/DOB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r w:rsidR="005800F2" w:rsidRPr="00D257D0">
              <w:rPr>
                <w:rFonts w:cs="Arial"/>
                <w:sz w:val="18"/>
              </w:rPr>
              <w:t xml:space="preserve"> The updated information shall be used to provide new schedule for the beneficiary.</w:t>
            </w:r>
          </w:p>
          <w:p w14:paraId="70BA494E" w14:textId="77777777" w:rsidR="00743EEF" w:rsidRPr="00D257D0" w:rsidRDefault="00743EEF" w:rsidP="005665CD">
            <w:pPr>
              <w:pStyle w:val="CommentText"/>
              <w:spacing w:before="60" w:after="60"/>
              <w:rPr>
                <w:rFonts w:cs="Arial"/>
                <w:sz w:val="18"/>
              </w:rPr>
            </w:pPr>
            <w:r w:rsidRPr="00D257D0">
              <w:rPr>
                <w:rFonts w:cs="Arial"/>
                <w:sz w:val="18"/>
              </w:rPr>
              <w:t>A history/change table shall be created with old and new LMP/DOB for the existing beneficiary.</w:t>
            </w:r>
          </w:p>
        </w:tc>
        <w:tc>
          <w:tcPr>
            <w:tcW w:w="2551" w:type="dxa"/>
            <w:shd w:val="clear" w:color="auto" w:fill="auto"/>
          </w:tcPr>
          <w:p w14:paraId="359B3098" w14:textId="77777777" w:rsidR="00D7361B" w:rsidRPr="00D257D0" w:rsidRDefault="00D7361B" w:rsidP="007B54EF">
            <w:pPr>
              <w:pStyle w:val="CommentText"/>
              <w:spacing w:before="60" w:after="60"/>
              <w:rPr>
                <w:rFonts w:cs="Arial"/>
                <w:sz w:val="18"/>
              </w:rPr>
            </w:pPr>
          </w:p>
        </w:tc>
        <w:tc>
          <w:tcPr>
            <w:tcW w:w="1418" w:type="dxa"/>
            <w:shd w:val="clear" w:color="auto" w:fill="auto"/>
          </w:tcPr>
          <w:p w14:paraId="1DA414F5" w14:textId="77777777" w:rsidR="00D7361B" w:rsidRPr="00D257D0" w:rsidRDefault="00F85856" w:rsidP="007B54EF">
            <w:pPr>
              <w:pStyle w:val="CommentText"/>
              <w:spacing w:before="60" w:after="60"/>
              <w:rPr>
                <w:rFonts w:cs="Arial"/>
                <w:b/>
                <w:sz w:val="18"/>
              </w:rPr>
            </w:pPr>
            <w:r w:rsidRPr="00D257D0">
              <w:rPr>
                <w:rFonts w:cs="Arial"/>
                <w:b/>
                <w:sz w:val="18"/>
              </w:rPr>
              <w:t xml:space="preserve"> Draft</w:t>
            </w:r>
          </w:p>
        </w:tc>
      </w:tr>
      <w:tr w:rsidR="00D7361B" w:rsidRPr="00D257D0" w14:paraId="11759B50" w14:textId="77777777" w:rsidTr="00563861">
        <w:trPr>
          <w:trHeight w:val="350"/>
        </w:trPr>
        <w:tc>
          <w:tcPr>
            <w:tcW w:w="1809" w:type="dxa"/>
            <w:shd w:val="clear" w:color="auto" w:fill="auto"/>
          </w:tcPr>
          <w:p w14:paraId="27BC86F8" w14:textId="77777777" w:rsidR="00D7361B" w:rsidRPr="00D257D0" w:rsidRDefault="00D7361B" w:rsidP="007B54EF">
            <w:pPr>
              <w:pStyle w:val="CommentText"/>
              <w:spacing w:before="60" w:after="60"/>
              <w:rPr>
                <w:rFonts w:cs="Arial"/>
                <w:sz w:val="18"/>
              </w:rPr>
            </w:pPr>
            <w:r w:rsidRPr="00D257D0">
              <w:rPr>
                <w:rFonts w:cs="Arial"/>
                <w:sz w:val="18"/>
              </w:rPr>
              <w:t>NMS.GEN.MCTS.008</w:t>
            </w:r>
          </w:p>
        </w:tc>
        <w:tc>
          <w:tcPr>
            <w:tcW w:w="3828" w:type="dxa"/>
            <w:shd w:val="clear" w:color="auto" w:fill="auto"/>
          </w:tcPr>
          <w:p w14:paraId="06929371" w14:textId="77777777" w:rsidR="00D7361B" w:rsidRPr="00D257D0" w:rsidRDefault="00D7361B" w:rsidP="007B54EF">
            <w:pPr>
              <w:pStyle w:val="CommentText"/>
              <w:spacing w:before="60" w:after="60"/>
              <w:rPr>
                <w:rFonts w:cs="Arial"/>
                <w:sz w:val="18"/>
              </w:rPr>
            </w:pPr>
            <w:r w:rsidRPr="00D257D0">
              <w:rPr>
                <w:rFonts w:cs="Arial"/>
                <w:sz w:val="18"/>
              </w:rPr>
              <w:t xml:space="preserve">The NMS system shall provide means to update </w:t>
            </w:r>
            <w:r w:rsidR="0073141C" w:rsidRPr="00D257D0">
              <w:rPr>
                <w:rFonts w:cs="Arial"/>
                <w:sz w:val="18"/>
              </w:rPr>
              <w:t>mother/</w:t>
            </w:r>
            <w:r w:rsidRPr="00D257D0">
              <w:rPr>
                <w:rFonts w:cs="Arial"/>
                <w:sz w:val="18"/>
              </w:rPr>
              <w:t xml:space="preserve">child status of a Kilkari Beneficiary </w:t>
            </w:r>
            <w:r w:rsidR="003B1520" w:rsidRPr="00D257D0">
              <w:rPr>
                <w:rFonts w:cs="Arial"/>
                <w:sz w:val="18"/>
              </w:rPr>
              <w:t>using CSV upload</w:t>
            </w:r>
            <w:r w:rsidR="00FF55FF">
              <w:rPr>
                <w:rFonts w:cs="Arial"/>
                <w:sz w:val="18"/>
              </w:rPr>
              <w:t xml:space="preserve"> or MDS UI</w:t>
            </w:r>
            <w:r w:rsidRPr="00D257D0">
              <w:rPr>
                <w:rFonts w:cs="Arial"/>
                <w:sz w:val="18"/>
              </w:rPr>
              <w:t>.</w:t>
            </w:r>
            <w:r w:rsidR="0073141C" w:rsidRPr="00D257D0">
              <w:rPr>
                <w:rFonts w:cs="Arial"/>
                <w:sz w:val="18"/>
              </w:rPr>
              <w:t xml:space="preserve"> The following information status fields shall be available in internal database of NMS:</w:t>
            </w:r>
          </w:p>
          <w:p w14:paraId="402F0422" w14:textId="77777777" w:rsidR="0073141C" w:rsidRPr="00D257D0" w:rsidRDefault="0073141C" w:rsidP="00D0152D">
            <w:pPr>
              <w:pStyle w:val="CommentText"/>
              <w:numPr>
                <w:ilvl w:val="0"/>
                <w:numId w:val="12"/>
              </w:numPr>
              <w:spacing w:before="60" w:after="60"/>
              <w:rPr>
                <w:rFonts w:cs="Arial"/>
                <w:sz w:val="18"/>
              </w:rPr>
            </w:pPr>
            <w:r w:rsidRPr="00D257D0">
              <w:rPr>
                <w:rFonts w:cs="Arial"/>
                <w:sz w:val="18"/>
              </w:rPr>
              <w:t>Miscarriage</w:t>
            </w:r>
            <w:r w:rsidR="00D0152D" w:rsidRPr="00D257D0">
              <w:rPr>
                <w:rFonts w:cs="Arial"/>
                <w:sz w:val="18"/>
              </w:rPr>
              <w:t>/</w:t>
            </w:r>
            <w:r w:rsidRPr="00D257D0">
              <w:rPr>
                <w:rFonts w:cs="Arial"/>
                <w:sz w:val="18"/>
              </w:rPr>
              <w:t>Abortion</w:t>
            </w:r>
          </w:p>
          <w:p w14:paraId="66BE5B06" w14:textId="77777777" w:rsidR="0073141C" w:rsidRPr="00D257D0" w:rsidRDefault="0073141C" w:rsidP="0073141C">
            <w:pPr>
              <w:pStyle w:val="CommentText"/>
              <w:numPr>
                <w:ilvl w:val="0"/>
                <w:numId w:val="12"/>
              </w:numPr>
              <w:spacing w:before="60" w:after="60"/>
              <w:rPr>
                <w:rFonts w:cs="Arial"/>
                <w:sz w:val="18"/>
              </w:rPr>
            </w:pPr>
            <w:r w:rsidRPr="00D257D0">
              <w:rPr>
                <w:rFonts w:cs="Arial"/>
                <w:sz w:val="18"/>
              </w:rPr>
              <w:t>Still birth</w:t>
            </w:r>
          </w:p>
          <w:p w14:paraId="2FB6EABE" w14:textId="77777777" w:rsidR="0073141C" w:rsidRPr="00D257D0" w:rsidRDefault="0073141C" w:rsidP="0073141C">
            <w:pPr>
              <w:pStyle w:val="CommentText"/>
              <w:numPr>
                <w:ilvl w:val="0"/>
                <w:numId w:val="12"/>
              </w:numPr>
              <w:spacing w:before="60" w:after="60"/>
              <w:rPr>
                <w:rFonts w:cs="Arial"/>
                <w:sz w:val="18"/>
              </w:rPr>
            </w:pPr>
            <w:r w:rsidRPr="00D257D0">
              <w:rPr>
                <w:rFonts w:cs="Arial"/>
                <w:sz w:val="18"/>
              </w:rPr>
              <w:t>Child death</w:t>
            </w:r>
          </w:p>
          <w:p w14:paraId="175854A4" w14:textId="77777777" w:rsidR="00317A4F" w:rsidRPr="00D257D0" w:rsidRDefault="0073141C" w:rsidP="00563861">
            <w:pPr>
              <w:pStyle w:val="CommentText"/>
              <w:numPr>
                <w:ilvl w:val="0"/>
                <w:numId w:val="12"/>
              </w:numPr>
              <w:spacing w:before="60" w:after="60"/>
              <w:rPr>
                <w:rFonts w:cs="Arial"/>
                <w:sz w:val="18"/>
              </w:rPr>
            </w:pPr>
            <w:r w:rsidRPr="00D257D0">
              <w:rPr>
                <w:rFonts w:cs="Arial"/>
                <w:sz w:val="18"/>
              </w:rPr>
              <w:t>Maternal Death</w:t>
            </w:r>
          </w:p>
        </w:tc>
        <w:tc>
          <w:tcPr>
            <w:tcW w:w="2551" w:type="dxa"/>
            <w:shd w:val="clear" w:color="auto" w:fill="auto"/>
          </w:tcPr>
          <w:p w14:paraId="32B3D459" w14:textId="77777777" w:rsidR="00D7361B" w:rsidRPr="00D257D0" w:rsidRDefault="00D7361B" w:rsidP="007B54EF">
            <w:pPr>
              <w:pStyle w:val="CommentText"/>
              <w:spacing w:before="60" w:after="60"/>
              <w:rPr>
                <w:rFonts w:cs="Arial"/>
                <w:sz w:val="18"/>
              </w:rPr>
            </w:pPr>
          </w:p>
        </w:tc>
        <w:tc>
          <w:tcPr>
            <w:tcW w:w="1418" w:type="dxa"/>
            <w:shd w:val="clear" w:color="auto" w:fill="auto"/>
          </w:tcPr>
          <w:p w14:paraId="37E619B9" w14:textId="77777777" w:rsidR="00D7361B" w:rsidRPr="00D257D0" w:rsidRDefault="00F85856" w:rsidP="007B54EF">
            <w:pPr>
              <w:pStyle w:val="CommentText"/>
              <w:spacing w:before="60" w:after="60"/>
              <w:rPr>
                <w:rFonts w:cs="Arial"/>
                <w:b/>
                <w:sz w:val="18"/>
              </w:rPr>
            </w:pPr>
            <w:r w:rsidRPr="00D257D0">
              <w:rPr>
                <w:rFonts w:cs="Arial"/>
                <w:b/>
                <w:sz w:val="18"/>
              </w:rPr>
              <w:t xml:space="preserve"> Draft</w:t>
            </w:r>
          </w:p>
        </w:tc>
      </w:tr>
      <w:tr w:rsidR="00AB1F78" w:rsidRPr="00D257D0" w14:paraId="1EF0EA19" w14:textId="77777777" w:rsidTr="00A90474">
        <w:trPr>
          <w:trHeight w:val="350"/>
        </w:trPr>
        <w:tc>
          <w:tcPr>
            <w:tcW w:w="1809" w:type="dxa"/>
          </w:tcPr>
          <w:p w14:paraId="67D3FC04" w14:textId="77777777" w:rsidR="00AB1F78" w:rsidRPr="00D257D0" w:rsidRDefault="00AB1F78" w:rsidP="007B54EF">
            <w:pPr>
              <w:pStyle w:val="CommentText"/>
              <w:spacing w:before="60" w:after="60"/>
              <w:rPr>
                <w:rFonts w:cs="Arial"/>
                <w:sz w:val="18"/>
              </w:rPr>
            </w:pPr>
            <w:r w:rsidRPr="00D257D0">
              <w:rPr>
                <w:rFonts w:cs="Arial"/>
                <w:sz w:val="18"/>
              </w:rPr>
              <w:t>NMS.GEN.MCTS.009</w:t>
            </w:r>
          </w:p>
        </w:tc>
        <w:tc>
          <w:tcPr>
            <w:tcW w:w="3828" w:type="dxa"/>
          </w:tcPr>
          <w:p w14:paraId="4A7808E2" w14:textId="77777777" w:rsidR="00AB1F78" w:rsidRPr="00D257D0" w:rsidRDefault="008562E0" w:rsidP="008562E0">
            <w:pPr>
              <w:pStyle w:val="CommentText"/>
              <w:spacing w:before="60" w:after="60"/>
              <w:rPr>
                <w:rFonts w:cs="Arial"/>
                <w:sz w:val="18"/>
              </w:rPr>
            </w:pPr>
            <w:r w:rsidRPr="00B21B8D">
              <w:rPr>
                <w:rFonts w:cs="Arial"/>
                <w:sz w:val="18"/>
              </w:rPr>
              <w:t xml:space="preserve">NMS shall note and make available to the user all rejected/ignored uploaded </w:t>
            </w:r>
            <w:r w:rsidRPr="00D257D0">
              <w:rPr>
                <w:rFonts w:cs="Arial"/>
                <w:sz w:val="18"/>
              </w:rPr>
              <w:t>beneficiary</w:t>
            </w:r>
            <w:r w:rsidRPr="00C663F1">
              <w:rPr>
                <w:rFonts w:cs="Arial"/>
                <w:sz w:val="18"/>
              </w:rPr>
              <w:t xml:space="preserve"> records</w:t>
            </w:r>
          </w:p>
        </w:tc>
        <w:tc>
          <w:tcPr>
            <w:tcW w:w="2551" w:type="dxa"/>
          </w:tcPr>
          <w:p w14:paraId="79F9A15C" w14:textId="77777777" w:rsidR="00AB1F78" w:rsidRPr="00D257D0" w:rsidRDefault="00AB1F78" w:rsidP="007B54EF">
            <w:pPr>
              <w:pStyle w:val="CommentText"/>
              <w:spacing w:before="60" w:after="60"/>
              <w:rPr>
                <w:rFonts w:cs="Arial"/>
                <w:sz w:val="18"/>
              </w:rPr>
            </w:pPr>
          </w:p>
        </w:tc>
        <w:tc>
          <w:tcPr>
            <w:tcW w:w="1418" w:type="dxa"/>
          </w:tcPr>
          <w:p w14:paraId="78B04FC3" w14:textId="77777777" w:rsidR="00AB1F78" w:rsidRPr="00D257D0" w:rsidRDefault="00AB1F78" w:rsidP="007B54EF">
            <w:pPr>
              <w:pStyle w:val="CommentText"/>
              <w:spacing w:before="60" w:after="60"/>
              <w:rPr>
                <w:rFonts w:cs="Arial"/>
                <w:sz w:val="18"/>
              </w:rPr>
            </w:pPr>
            <w:r w:rsidRPr="00D257D0">
              <w:rPr>
                <w:rFonts w:cs="Arial"/>
                <w:sz w:val="18"/>
              </w:rPr>
              <w:t>Draft</w:t>
            </w:r>
          </w:p>
        </w:tc>
      </w:tr>
      <w:tr w:rsidR="00F2211E" w:rsidRPr="00D257D0" w14:paraId="1F24C436" w14:textId="77777777" w:rsidTr="00A90474">
        <w:trPr>
          <w:trHeight w:val="350"/>
        </w:trPr>
        <w:tc>
          <w:tcPr>
            <w:tcW w:w="1809" w:type="dxa"/>
          </w:tcPr>
          <w:p w14:paraId="1B51771C" w14:textId="77777777" w:rsidR="00F2211E" w:rsidRPr="00D257D0" w:rsidRDefault="00F2211E" w:rsidP="00F2211E">
            <w:pPr>
              <w:pStyle w:val="CommentText"/>
              <w:spacing w:before="60" w:after="60"/>
              <w:rPr>
                <w:rFonts w:cs="Arial"/>
                <w:sz w:val="18"/>
              </w:rPr>
            </w:pPr>
            <w:r w:rsidRPr="00D257D0">
              <w:rPr>
                <w:rFonts w:cs="Arial"/>
                <w:sz w:val="18"/>
              </w:rPr>
              <w:t>NMS.GEN.MCTS.010</w:t>
            </w:r>
          </w:p>
        </w:tc>
        <w:tc>
          <w:tcPr>
            <w:tcW w:w="3828" w:type="dxa"/>
          </w:tcPr>
          <w:p w14:paraId="1F531F3A" w14:textId="77777777" w:rsidR="005C20CA" w:rsidRPr="00D257D0" w:rsidRDefault="00F2211E" w:rsidP="00F2211E">
            <w:pPr>
              <w:pStyle w:val="CommentText"/>
              <w:spacing w:before="60" w:after="60"/>
              <w:rPr>
                <w:rFonts w:cs="Arial"/>
                <w:sz w:val="18"/>
              </w:rPr>
            </w:pPr>
            <w:r w:rsidRPr="00D257D0">
              <w:rPr>
                <w:rFonts w:cs="Arial"/>
                <w:sz w:val="18"/>
              </w:rPr>
              <w:t>NMS shall store MSISDN number in 1</w:t>
            </w:r>
            <w:r w:rsidR="006D56C4" w:rsidRPr="00D257D0">
              <w:rPr>
                <w:rFonts w:cs="Arial"/>
                <w:sz w:val="18"/>
              </w:rPr>
              <w:t>0</w:t>
            </w:r>
            <w:r w:rsidRPr="00D257D0">
              <w:rPr>
                <w:rFonts w:cs="Arial"/>
                <w:sz w:val="18"/>
              </w:rPr>
              <w:t>-digit format in its internal database</w:t>
            </w:r>
            <w:r w:rsidR="00CD03CB" w:rsidRPr="00D257D0">
              <w:rPr>
                <w:rFonts w:cs="Arial"/>
                <w:sz w:val="18"/>
              </w:rPr>
              <w:t xml:space="preserve"> for an FLW/ beneficiary</w:t>
            </w:r>
            <w:r w:rsidRPr="00D257D0">
              <w:rPr>
                <w:rFonts w:cs="Arial"/>
                <w:sz w:val="18"/>
              </w:rPr>
              <w:t xml:space="preserve">. </w:t>
            </w:r>
          </w:p>
          <w:p w14:paraId="52E1B46F" w14:textId="77777777" w:rsidR="00F2211E" w:rsidRPr="00D257D0" w:rsidRDefault="00F2211E" w:rsidP="00F2211E">
            <w:pPr>
              <w:pStyle w:val="CommentText"/>
              <w:spacing w:before="60" w:after="60"/>
              <w:rPr>
                <w:rFonts w:cs="Arial"/>
                <w:sz w:val="18"/>
              </w:rPr>
            </w:pPr>
            <w:r w:rsidRPr="00D257D0">
              <w:rPr>
                <w:rFonts w:cs="Arial"/>
                <w:sz w:val="18"/>
              </w:rPr>
              <w:t>On any interface if the MSISDN number has 10 digits or 11 digits</w:t>
            </w:r>
            <w:r w:rsidR="006D56C4" w:rsidRPr="00D257D0">
              <w:rPr>
                <w:rFonts w:cs="Arial"/>
                <w:sz w:val="18"/>
              </w:rPr>
              <w:t xml:space="preserve"> or 12 digits</w:t>
            </w:r>
            <w:r w:rsidRPr="00D257D0">
              <w:rPr>
                <w:rFonts w:cs="Arial"/>
                <w:sz w:val="18"/>
              </w:rPr>
              <w:t>, then during storage and retrieval, the appropriate conversion shall be done by NMS.</w:t>
            </w:r>
          </w:p>
        </w:tc>
        <w:tc>
          <w:tcPr>
            <w:tcW w:w="2551" w:type="dxa"/>
          </w:tcPr>
          <w:p w14:paraId="37D3E14A" w14:textId="77777777" w:rsidR="00F2211E" w:rsidRPr="00D257D0" w:rsidRDefault="00F2211E" w:rsidP="007B54EF">
            <w:pPr>
              <w:pStyle w:val="CommentText"/>
              <w:spacing w:before="60" w:after="60"/>
              <w:rPr>
                <w:rFonts w:cs="Arial"/>
                <w:sz w:val="18"/>
              </w:rPr>
            </w:pPr>
          </w:p>
        </w:tc>
        <w:tc>
          <w:tcPr>
            <w:tcW w:w="1418" w:type="dxa"/>
          </w:tcPr>
          <w:p w14:paraId="56769AFD" w14:textId="77777777" w:rsidR="00F2211E" w:rsidRPr="00D257D0" w:rsidRDefault="00F2211E" w:rsidP="007B54EF">
            <w:pPr>
              <w:pStyle w:val="CommentText"/>
              <w:spacing w:before="60" w:after="60"/>
              <w:rPr>
                <w:rFonts w:cs="Arial"/>
                <w:sz w:val="18"/>
              </w:rPr>
            </w:pPr>
            <w:r w:rsidRPr="00D257D0">
              <w:rPr>
                <w:rFonts w:cs="Arial"/>
                <w:sz w:val="18"/>
              </w:rPr>
              <w:t>Draft</w:t>
            </w:r>
          </w:p>
        </w:tc>
      </w:tr>
    </w:tbl>
    <w:p w14:paraId="60881F76" w14:textId="77777777" w:rsidR="00AB0607" w:rsidRPr="00D257D0" w:rsidRDefault="00AB0607" w:rsidP="00AB0607">
      <w:pPr>
        <w:pStyle w:val="Heading3"/>
      </w:pPr>
      <w:bookmarkStart w:id="48" w:name="_Ref410831450"/>
      <w:bookmarkStart w:id="49" w:name="_Toc411545768"/>
      <w:r w:rsidRPr="00D257D0">
        <w:t>Language Selection Requirements</w:t>
      </w:r>
      <w:bookmarkEnd w:id="48"/>
      <w:bookmarkEnd w:id="4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AB0607" w:rsidRPr="00D257D0" w14:paraId="4179A5CE" w14:textId="77777777" w:rsidTr="00591CDC">
        <w:tc>
          <w:tcPr>
            <w:tcW w:w="1809" w:type="dxa"/>
            <w:shd w:val="clear" w:color="auto" w:fill="D9D9D9" w:themeFill="background1" w:themeFillShade="D9"/>
          </w:tcPr>
          <w:p w14:paraId="612BD585" w14:textId="77777777" w:rsidR="00AB0607" w:rsidRPr="00D257D0" w:rsidRDefault="00AB0607" w:rsidP="00591CDC">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9AB3F7B" w14:textId="77777777" w:rsidR="00AB0607" w:rsidRPr="00D257D0" w:rsidRDefault="00AB0607" w:rsidP="00591CDC">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9AF4EA9" w14:textId="77777777" w:rsidR="00AB0607" w:rsidRPr="00D257D0" w:rsidRDefault="00AB0607" w:rsidP="00591CDC">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569A8B4" w14:textId="77777777" w:rsidR="00AB0607" w:rsidRPr="00D257D0" w:rsidRDefault="00AB0607" w:rsidP="00591CDC">
            <w:pPr>
              <w:pStyle w:val="CommentText"/>
              <w:spacing w:before="60" w:after="60"/>
              <w:rPr>
                <w:rFonts w:cs="Arial"/>
                <w:b/>
                <w:sz w:val="18"/>
              </w:rPr>
            </w:pPr>
            <w:r w:rsidRPr="00D257D0">
              <w:rPr>
                <w:rFonts w:cs="Arial"/>
                <w:b/>
                <w:sz w:val="18"/>
              </w:rPr>
              <w:t>Status</w:t>
            </w:r>
          </w:p>
        </w:tc>
      </w:tr>
      <w:tr w:rsidR="00AB0607" w:rsidRPr="00D257D0" w14:paraId="1C65E985" w14:textId="77777777" w:rsidTr="00591CDC">
        <w:trPr>
          <w:trHeight w:val="350"/>
        </w:trPr>
        <w:tc>
          <w:tcPr>
            <w:tcW w:w="1809" w:type="dxa"/>
          </w:tcPr>
          <w:p w14:paraId="72DAB450" w14:textId="77777777" w:rsidR="00AB0607" w:rsidRPr="00D257D0" w:rsidRDefault="00AB0607" w:rsidP="00AB0607">
            <w:pPr>
              <w:pStyle w:val="CommentText"/>
              <w:spacing w:before="60" w:after="60"/>
              <w:rPr>
                <w:rFonts w:cs="Arial"/>
                <w:sz w:val="18"/>
              </w:rPr>
            </w:pPr>
            <w:r w:rsidRPr="00D257D0">
              <w:rPr>
                <w:rFonts w:cs="Arial"/>
                <w:sz w:val="18"/>
              </w:rPr>
              <w:t>NMS.GEN.LANG.001</w:t>
            </w:r>
          </w:p>
        </w:tc>
        <w:tc>
          <w:tcPr>
            <w:tcW w:w="3828" w:type="dxa"/>
          </w:tcPr>
          <w:p w14:paraId="4B445128" w14:textId="77777777" w:rsidR="00AB0607" w:rsidRPr="00D257D0" w:rsidRDefault="00AB0607" w:rsidP="00591CDC">
            <w:pPr>
              <w:pStyle w:val="CommentText"/>
              <w:spacing w:before="60" w:after="60"/>
              <w:rPr>
                <w:rFonts w:cs="Arial"/>
                <w:sz w:val="18"/>
              </w:rPr>
            </w:pPr>
            <w:r w:rsidRPr="00D257D0">
              <w:rPr>
                <w:rFonts w:cs="Arial"/>
                <w:sz w:val="18"/>
              </w:rPr>
              <w:t xml:space="preserve">NMS shall maintain a mapping between a geographical location of a state (i.e. set of districts) and the </w:t>
            </w:r>
            <w:r w:rsidR="005469C6" w:rsidRPr="00D257D0">
              <w:rPr>
                <w:rFonts w:cs="Arial"/>
                <w:sz w:val="18"/>
              </w:rPr>
              <w:t xml:space="preserve">“Language-location code” </w:t>
            </w:r>
            <w:r w:rsidRPr="00D257D0">
              <w:rPr>
                <w:rFonts w:cs="Arial"/>
                <w:sz w:val="18"/>
              </w:rPr>
              <w:t xml:space="preserve">used in that location. </w:t>
            </w:r>
          </w:p>
          <w:p w14:paraId="16EA3B2F" w14:textId="77777777" w:rsidR="00AB0607" w:rsidRPr="00D257D0" w:rsidRDefault="00AB0607" w:rsidP="00591CDC">
            <w:pPr>
              <w:pStyle w:val="CommentText"/>
              <w:spacing w:before="60" w:after="60"/>
              <w:rPr>
                <w:rFonts w:cs="Arial"/>
                <w:sz w:val="18"/>
              </w:rPr>
            </w:pPr>
            <w:r w:rsidRPr="00D257D0">
              <w:rPr>
                <w:rFonts w:cs="Arial"/>
                <w:sz w:val="18"/>
              </w:rPr>
              <w:t xml:space="preserve">There shall be one and only one </w:t>
            </w:r>
            <w:r w:rsidR="005469C6" w:rsidRPr="00D257D0">
              <w:rPr>
                <w:rFonts w:cs="Arial"/>
                <w:sz w:val="18"/>
              </w:rPr>
              <w:t>“Language-location code”</w:t>
            </w:r>
            <w:r w:rsidR="00B043AB" w:rsidRPr="00D257D0">
              <w:rPr>
                <w:rFonts w:cs="Arial"/>
                <w:sz w:val="18"/>
              </w:rPr>
              <w:t xml:space="preserve"> </w:t>
            </w:r>
            <w:r w:rsidRPr="00D257D0">
              <w:rPr>
                <w:rFonts w:cs="Arial"/>
                <w:sz w:val="18"/>
              </w:rPr>
              <w:t>used in a given geographical location.</w:t>
            </w:r>
          </w:p>
          <w:p w14:paraId="32ED30C6" w14:textId="77777777" w:rsidR="00AB0607" w:rsidRPr="00D257D0" w:rsidRDefault="00AB0607" w:rsidP="00591CDC">
            <w:pPr>
              <w:pStyle w:val="CommentText"/>
              <w:spacing w:before="60" w:after="60"/>
              <w:rPr>
                <w:rFonts w:cs="Arial"/>
                <w:sz w:val="18"/>
              </w:rPr>
            </w:pPr>
            <w:r w:rsidRPr="00D257D0">
              <w:rPr>
                <w:rFonts w:cs="Arial"/>
                <w:sz w:val="18"/>
              </w:rPr>
              <w:t xml:space="preserve">This </w:t>
            </w:r>
            <w:r w:rsidR="005469C6" w:rsidRPr="00D257D0">
              <w:rPr>
                <w:rFonts w:cs="Arial"/>
                <w:sz w:val="18"/>
              </w:rPr>
              <w:t xml:space="preserve">“Language-location code” </w:t>
            </w:r>
            <w:r w:rsidRPr="00D257D0">
              <w:rPr>
                <w:rFonts w:cs="Arial"/>
                <w:sz w:val="18"/>
              </w:rPr>
              <w:t xml:space="preserve">shall be </w:t>
            </w:r>
            <w:r w:rsidR="00437A7E" w:rsidRPr="00D257D0">
              <w:rPr>
                <w:rFonts w:cs="Arial"/>
                <w:sz w:val="18"/>
              </w:rPr>
              <w:t xml:space="preserve">same and </w:t>
            </w:r>
            <w:r w:rsidRPr="00D257D0">
              <w:rPr>
                <w:rFonts w:cs="Arial"/>
                <w:sz w:val="18"/>
              </w:rPr>
              <w:t>applicable to all services in that location.</w:t>
            </w:r>
            <w:r w:rsidR="005469C6" w:rsidRPr="00D257D0">
              <w:rPr>
                <w:rFonts w:cs="Arial"/>
                <w:sz w:val="18"/>
              </w:rPr>
              <w:t xml:space="preserve"> </w:t>
            </w:r>
          </w:p>
          <w:p w14:paraId="5074E655" w14:textId="77777777" w:rsidR="00AB0607" w:rsidRPr="00D257D0" w:rsidRDefault="00AB0607" w:rsidP="00591CDC">
            <w:pPr>
              <w:pStyle w:val="CommentText"/>
              <w:spacing w:before="60" w:after="60"/>
              <w:rPr>
                <w:rFonts w:cs="Arial"/>
                <w:sz w:val="18"/>
              </w:rPr>
            </w:pPr>
            <w:r w:rsidRPr="00D257D0">
              <w:rPr>
                <w:rFonts w:cs="Arial"/>
                <w:sz w:val="18"/>
              </w:rPr>
              <w:t>The mapping shall be uploaded in NMS when one or more services are deployed in a state.</w:t>
            </w:r>
          </w:p>
        </w:tc>
        <w:tc>
          <w:tcPr>
            <w:tcW w:w="2551" w:type="dxa"/>
          </w:tcPr>
          <w:p w14:paraId="2FB532E1" w14:textId="77777777" w:rsidR="00AB0607" w:rsidRPr="00D257D0" w:rsidRDefault="00AB0607" w:rsidP="00591CDC">
            <w:pPr>
              <w:pStyle w:val="CommentText"/>
              <w:spacing w:before="60" w:after="60"/>
              <w:rPr>
                <w:rFonts w:cs="Arial"/>
                <w:sz w:val="18"/>
              </w:rPr>
            </w:pPr>
            <w:r w:rsidRPr="00D257D0">
              <w:rPr>
                <w:rFonts w:cs="Arial"/>
                <w:sz w:val="18"/>
              </w:rPr>
              <w:t xml:space="preserve">If there is only one </w:t>
            </w:r>
            <w:r w:rsidR="00437A7E" w:rsidRPr="00D257D0">
              <w:rPr>
                <w:rFonts w:cs="Arial"/>
                <w:sz w:val="18"/>
              </w:rPr>
              <w:t xml:space="preserve">“Language-location code” </w:t>
            </w:r>
            <w:r w:rsidRPr="00D257D0">
              <w:rPr>
                <w:rFonts w:cs="Arial"/>
                <w:sz w:val="18"/>
              </w:rPr>
              <w:t xml:space="preserve">in the state, all districts shall have same </w:t>
            </w:r>
            <w:r w:rsidR="00437A7E" w:rsidRPr="00D257D0">
              <w:rPr>
                <w:rFonts w:cs="Arial"/>
                <w:sz w:val="18"/>
              </w:rPr>
              <w:t>“Language-location code”</w:t>
            </w:r>
            <w:r w:rsidRPr="00D257D0">
              <w:rPr>
                <w:rFonts w:cs="Arial"/>
                <w:sz w:val="18"/>
              </w:rPr>
              <w:t xml:space="preserve">; else, multiple groups shall be formed, each group having a set of districts and having a unique </w:t>
            </w:r>
            <w:r w:rsidR="00437A7E" w:rsidRPr="00D257D0">
              <w:rPr>
                <w:rFonts w:cs="Arial"/>
                <w:sz w:val="18"/>
              </w:rPr>
              <w:t>“Language-location code”</w:t>
            </w:r>
            <w:r w:rsidRPr="00D257D0">
              <w:rPr>
                <w:rFonts w:cs="Arial"/>
                <w:sz w:val="18"/>
              </w:rPr>
              <w:t>.</w:t>
            </w:r>
          </w:p>
          <w:p w14:paraId="556DC012" w14:textId="77777777" w:rsidR="00AB0607" w:rsidRPr="00D257D0" w:rsidRDefault="00AB0607" w:rsidP="00591CDC">
            <w:pPr>
              <w:pStyle w:val="CommentText"/>
              <w:spacing w:before="60" w:after="60"/>
              <w:rPr>
                <w:rFonts w:cs="Arial"/>
                <w:sz w:val="18"/>
              </w:rPr>
            </w:pPr>
            <w:r w:rsidRPr="00D257D0">
              <w:rPr>
                <w:rFonts w:cs="Arial"/>
                <w:sz w:val="18"/>
              </w:rPr>
              <w:t xml:space="preserve">Division or reorganization of geographical location for </w:t>
            </w:r>
            <w:r w:rsidR="00437A7E" w:rsidRPr="00D257D0">
              <w:rPr>
                <w:rFonts w:cs="Arial"/>
                <w:sz w:val="18"/>
              </w:rPr>
              <w:t xml:space="preserve">“Language-location code” </w:t>
            </w:r>
            <w:r w:rsidRPr="00D257D0">
              <w:rPr>
                <w:rFonts w:cs="Arial"/>
                <w:sz w:val="18"/>
              </w:rPr>
              <w:t>mapping is not supported and an item for future.</w:t>
            </w:r>
          </w:p>
        </w:tc>
        <w:tc>
          <w:tcPr>
            <w:tcW w:w="1418" w:type="dxa"/>
          </w:tcPr>
          <w:p w14:paraId="6E6E66AD" w14:textId="77777777" w:rsidR="00AB0607" w:rsidRPr="00D257D0" w:rsidRDefault="00CF6E87" w:rsidP="00591CDC">
            <w:pPr>
              <w:pStyle w:val="CommentText"/>
              <w:spacing w:before="60" w:after="60"/>
              <w:rPr>
                <w:rFonts w:cs="Arial"/>
                <w:sz w:val="18"/>
              </w:rPr>
            </w:pPr>
            <w:r w:rsidRPr="00D257D0">
              <w:rPr>
                <w:rFonts w:cs="Arial"/>
                <w:sz w:val="18"/>
              </w:rPr>
              <w:t>Draft</w:t>
            </w:r>
          </w:p>
        </w:tc>
      </w:tr>
      <w:tr w:rsidR="00CE6E31" w:rsidRPr="00D257D0" w14:paraId="6C4B517C" w14:textId="77777777" w:rsidTr="00591CDC">
        <w:trPr>
          <w:trHeight w:val="350"/>
        </w:trPr>
        <w:tc>
          <w:tcPr>
            <w:tcW w:w="1809" w:type="dxa"/>
          </w:tcPr>
          <w:p w14:paraId="0CBC51BC" w14:textId="77777777" w:rsidR="00CE6E31" w:rsidRPr="00D257D0" w:rsidRDefault="00CE6E31" w:rsidP="00CE6E31">
            <w:pPr>
              <w:pStyle w:val="CommentText"/>
              <w:spacing w:before="60" w:after="60"/>
              <w:rPr>
                <w:rFonts w:cs="Arial"/>
                <w:sz w:val="18"/>
              </w:rPr>
            </w:pPr>
            <w:r w:rsidRPr="00D257D0">
              <w:rPr>
                <w:rFonts w:cs="Arial"/>
                <w:sz w:val="18"/>
              </w:rPr>
              <w:t>NMS.GEN.LANG.00</w:t>
            </w:r>
            <w:r w:rsidR="00453655" w:rsidRPr="00D257D0">
              <w:rPr>
                <w:rFonts w:cs="Arial"/>
                <w:sz w:val="18"/>
              </w:rPr>
              <w:t>2</w:t>
            </w:r>
          </w:p>
        </w:tc>
        <w:tc>
          <w:tcPr>
            <w:tcW w:w="3828" w:type="dxa"/>
          </w:tcPr>
          <w:p w14:paraId="2F98588A" w14:textId="77777777" w:rsidR="00453655" w:rsidRPr="00D257D0" w:rsidRDefault="00CE6E31" w:rsidP="00CE6E31">
            <w:pPr>
              <w:pStyle w:val="CommentText"/>
              <w:spacing w:before="60" w:after="60"/>
              <w:rPr>
                <w:rFonts w:cs="Arial"/>
                <w:sz w:val="18"/>
              </w:rPr>
            </w:pPr>
            <w:r w:rsidRPr="00D257D0">
              <w:rPr>
                <w:rFonts w:cs="Arial"/>
                <w:sz w:val="18"/>
              </w:rPr>
              <w:t xml:space="preserve">NMS shall maintain a mapping between a telecom circle and the associated districts of a state contained in a circle. </w:t>
            </w:r>
          </w:p>
          <w:p w14:paraId="0289654D" w14:textId="77777777" w:rsidR="00CE6E31" w:rsidRPr="00D257D0" w:rsidRDefault="00453655" w:rsidP="00CE6E31">
            <w:pPr>
              <w:pStyle w:val="CommentText"/>
              <w:spacing w:before="60" w:after="60"/>
              <w:rPr>
                <w:rFonts w:cs="Arial"/>
                <w:sz w:val="18"/>
              </w:rPr>
            </w:pPr>
            <w:r w:rsidRPr="00D257D0">
              <w:rPr>
                <w:rFonts w:cs="Arial"/>
                <w:sz w:val="18"/>
              </w:rPr>
              <w:t xml:space="preserve">This mapping shall be used to determine the state and consequently the </w:t>
            </w:r>
            <w:r w:rsidR="00437A7E" w:rsidRPr="00D257D0">
              <w:rPr>
                <w:rFonts w:cs="Arial"/>
                <w:sz w:val="18"/>
              </w:rPr>
              <w:t xml:space="preserve">“Language-location code” </w:t>
            </w:r>
            <w:r w:rsidRPr="00D257D0">
              <w:rPr>
                <w:rFonts w:cs="Arial"/>
                <w:sz w:val="18"/>
              </w:rPr>
              <w:t>used in the state.</w:t>
            </w:r>
          </w:p>
          <w:p w14:paraId="6BFFF32B" w14:textId="77777777" w:rsidR="00CE6E31" w:rsidRPr="00D257D0" w:rsidRDefault="00CE6E31" w:rsidP="00CE6E31">
            <w:pPr>
              <w:pStyle w:val="CommentText"/>
              <w:spacing w:before="60" w:after="60"/>
              <w:rPr>
                <w:rFonts w:cs="Arial"/>
                <w:sz w:val="18"/>
              </w:rPr>
            </w:pPr>
          </w:p>
        </w:tc>
        <w:tc>
          <w:tcPr>
            <w:tcW w:w="2551" w:type="dxa"/>
          </w:tcPr>
          <w:p w14:paraId="55209B4E" w14:textId="77777777" w:rsidR="00CE6E31" w:rsidRPr="00D257D0" w:rsidRDefault="00453655" w:rsidP="00591CDC">
            <w:pPr>
              <w:pStyle w:val="CommentText"/>
              <w:spacing w:before="60" w:after="60"/>
              <w:rPr>
                <w:rFonts w:cs="Arial"/>
                <w:sz w:val="18"/>
              </w:rPr>
            </w:pPr>
            <w:r w:rsidRPr="00D257D0">
              <w:rPr>
                <w:rFonts w:cs="Arial"/>
                <w:sz w:val="18"/>
              </w:rPr>
              <w:t>A telecom circle can have various mapping with states:</w:t>
            </w:r>
          </w:p>
          <w:p w14:paraId="5EF2D248"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One-circle-to-one-state mapping (</w:t>
            </w:r>
            <w:r w:rsidR="00724C40" w:rsidRPr="00D257D0">
              <w:rPr>
                <w:rFonts w:cs="Arial"/>
                <w:sz w:val="18"/>
              </w:rPr>
              <w:t xml:space="preserve">e.g. </w:t>
            </w:r>
            <w:r w:rsidRPr="00D257D0">
              <w:rPr>
                <w:rFonts w:cs="Arial"/>
                <w:sz w:val="18"/>
              </w:rPr>
              <w:t>AP)</w:t>
            </w:r>
          </w:p>
          <w:p w14:paraId="2479F0EB"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One-circle-to-many-state mapping (</w:t>
            </w:r>
            <w:r w:rsidR="00724C40" w:rsidRPr="00D257D0">
              <w:rPr>
                <w:rFonts w:cs="Arial"/>
                <w:sz w:val="18"/>
              </w:rPr>
              <w:t xml:space="preserve">e.g. </w:t>
            </w:r>
            <w:r w:rsidRPr="00D257D0">
              <w:rPr>
                <w:rFonts w:cs="Arial"/>
                <w:sz w:val="18"/>
              </w:rPr>
              <w:t>North-east</w:t>
            </w:r>
            <w:r w:rsidR="00FB3C0B" w:rsidRPr="00D257D0">
              <w:rPr>
                <w:rFonts w:cs="Arial"/>
                <w:sz w:val="18"/>
              </w:rPr>
              <w:t>, Bihar + Jharkhand</w:t>
            </w:r>
            <w:r w:rsidR="00E71AEE" w:rsidRPr="00D257D0">
              <w:rPr>
                <w:rFonts w:cs="Arial"/>
                <w:sz w:val="18"/>
              </w:rPr>
              <w:t xml:space="preserve"> or</w:t>
            </w:r>
            <w:r w:rsidR="00FB3C0B" w:rsidRPr="00D257D0">
              <w:rPr>
                <w:rFonts w:cs="Arial"/>
                <w:sz w:val="18"/>
              </w:rPr>
              <w:t xml:space="preserve"> MP + </w:t>
            </w:r>
            <w:proofErr w:type="spellStart"/>
            <w:r w:rsidR="00FB3C0B" w:rsidRPr="00D257D0">
              <w:rPr>
                <w:rFonts w:cs="Arial"/>
                <w:sz w:val="18"/>
              </w:rPr>
              <w:t>Chattisgarh</w:t>
            </w:r>
            <w:proofErr w:type="spellEnd"/>
            <w:r w:rsidRPr="00D257D0">
              <w:rPr>
                <w:rFonts w:cs="Arial"/>
                <w:sz w:val="18"/>
              </w:rPr>
              <w:t>)</w:t>
            </w:r>
          </w:p>
          <w:p w14:paraId="751C3C43"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Many-circle-to-one-state mapping (</w:t>
            </w:r>
            <w:r w:rsidR="00724C40" w:rsidRPr="00D257D0">
              <w:rPr>
                <w:rFonts w:cs="Arial"/>
                <w:sz w:val="18"/>
              </w:rPr>
              <w:t xml:space="preserve">e.g. </w:t>
            </w:r>
            <w:r w:rsidRPr="00D257D0">
              <w:rPr>
                <w:rFonts w:cs="Arial"/>
                <w:sz w:val="18"/>
              </w:rPr>
              <w:t>UP-east and UP-west)</w:t>
            </w:r>
          </w:p>
        </w:tc>
        <w:tc>
          <w:tcPr>
            <w:tcW w:w="1418" w:type="dxa"/>
          </w:tcPr>
          <w:p w14:paraId="5740CED3" w14:textId="77777777" w:rsidR="00CE6E31" w:rsidRPr="00D257D0" w:rsidRDefault="00333F2A" w:rsidP="00591CDC">
            <w:pPr>
              <w:pStyle w:val="CommentText"/>
              <w:spacing w:before="60" w:after="60"/>
              <w:rPr>
                <w:rFonts w:cs="Arial"/>
                <w:sz w:val="18"/>
              </w:rPr>
            </w:pPr>
            <w:r w:rsidRPr="00D257D0">
              <w:rPr>
                <w:rFonts w:cs="Arial"/>
                <w:sz w:val="18"/>
              </w:rPr>
              <w:t>Draft</w:t>
            </w:r>
          </w:p>
        </w:tc>
      </w:tr>
      <w:tr w:rsidR="00AB0607" w:rsidRPr="00D257D0" w14:paraId="66E9C777" w14:textId="77777777" w:rsidTr="00591CDC">
        <w:trPr>
          <w:trHeight w:val="350"/>
        </w:trPr>
        <w:tc>
          <w:tcPr>
            <w:tcW w:w="1809" w:type="dxa"/>
          </w:tcPr>
          <w:p w14:paraId="20820446" w14:textId="77777777" w:rsidR="00AB0607" w:rsidRPr="00D257D0" w:rsidRDefault="00AB0607" w:rsidP="00453655">
            <w:pPr>
              <w:pStyle w:val="CommentText"/>
              <w:spacing w:before="60" w:after="60"/>
              <w:rPr>
                <w:rFonts w:cs="Arial"/>
                <w:sz w:val="18"/>
              </w:rPr>
            </w:pPr>
            <w:r w:rsidRPr="00D257D0">
              <w:rPr>
                <w:rFonts w:cs="Arial"/>
                <w:sz w:val="18"/>
              </w:rPr>
              <w:t>NMS.GEN.LANG.00</w:t>
            </w:r>
            <w:r w:rsidR="00453655" w:rsidRPr="00D257D0">
              <w:rPr>
                <w:rFonts w:cs="Arial"/>
                <w:sz w:val="18"/>
              </w:rPr>
              <w:t>3</w:t>
            </w:r>
          </w:p>
        </w:tc>
        <w:tc>
          <w:tcPr>
            <w:tcW w:w="3828" w:type="dxa"/>
          </w:tcPr>
          <w:p w14:paraId="36EABF95" w14:textId="77777777" w:rsidR="00AB0607" w:rsidRPr="00D257D0" w:rsidRDefault="003D79EC" w:rsidP="00AB0607">
            <w:pPr>
              <w:pStyle w:val="CommentText"/>
              <w:spacing w:before="60" w:after="60"/>
              <w:rPr>
                <w:rFonts w:cs="Arial"/>
                <w:sz w:val="18"/>
              </w:rPr>
            </w:pPr>
            <w:r w:rsidRPr="00D257D0">
              <w:rPr>
                <w:rFonts w:cs="Arial"/>
                <w:sz w:val="18"/>
              </w:rPr>
              <w:t>I</w:t>
            </w:r>
            <w:r w:rsidR="00AB0607" w:rsidRPr="00D257D0">
              <w:rPr>
                <w:rFonts w:cs="Arial"/>
                <w:sz w:val="18"/>
              </w:rPr>
              <w:t xml:space="preserve">f the </w:t>
            </w:r>
            <w:r w:rsidRPr="00D257D0">
              <w:rPr>
                <w:rFonts w:cs="Arial"/>
                <w:sz w:val="18"/>
              </w:rPr>
              <w:t xml:space="preserve">location information of </w:t>
            </w:r>
            <w:r w:rsidR="00AB0607" w:rsidRPr="00D257D0">
              <w:rPr>
                <w:rFonts w:cs="Arial"/>
                <w:sz w:val="18"/>
              </w:rPr>
              <w:t>FLW/MCTS-beneficiary is kn</w:t>
            </w:r>
            <w:r w:rsidRPr="00D257D0">
              <w:rPr>
                <w:rFonts w:cs="Arial"/>
                <w:sz w:val="18"/>
              </w:rPr>
              <w:t>o</w:t>
            </w:r>
            <w:r w:rsidR="00AB0607" w:rsidRPr="00D257D0">
              <w:rPr>
                <w:rFonts w:cs="Arial"/>
                <w:sz w:val="18"/>
              </w:rPr>
              <w:t>wn</w:t>
            </w:r>
            <w:r w:rsidRPr="00D257D0">
              <w:rPr>
                <w:rFonts w:cs="Arial"/>
                <w:sz w:val="18"/>
              </w:rPr>
              <w:t xml:space="preserve"> corresponding to the received MSISDN number, then the NMS shall use the language-location code to determine the </w:t>
            </w:r>
            <w:r w:rsidR="0042183D" w:rsidRPr="00D257D0">
              <w:rPr>
                <w:rFonts w:cs="Arial"/>
                <w:sz w:val="18"/>
              </w:rPr>
              <w:t>language to be used for the corresponding number.</w:t>
            </w:r>
          </w:p>
          <w:p w14:paraId="66C47BE9" w14:textId="77777777" w:rsidR="00AB0607" w:rsidRPr="00D257D0" w:rsidRDefault="00F761F2" w:rsidP="00591CDC">
            <w:pPr>
              <w:pStyle w:val="CommentText"/>
              <w:spacing w:before="60" w:after="60"/>
              <w:rPr>
                <w:rFonts w:cs="Arial"/>
                <w:sz w:val="18"/>
              </w:rPr>
            </w:pPr>
            <w:r w:rsidRPr="00D257D0">
              <w:rPr>
                <w:rFonts w:cs="Arial"/>
                <w:sz w:val="18"/>
              </w:rPr>
              <w:t>Else (i.e. the MSISDN number is anonymous and no location information is available), NMS.GEN.LANG.00</w:t>
            </w:r>
            <w:r w:rsidR="00913627" w:rsidRPr="00D257D0">
              <w:rPr>
                <w:rFonts w:cs="Arial"/>
                <w:sz w:val="18"/>
              </w:rPr>
              <w:t>4</w:t>
            </w:r>
            <w:r w:rsidRPr="00D257D0">
              <w:rPr>
                <w:rFonts w:cs="Arial"/>
                <w:sz w:val="18"/>
              </w:rPr>
              <w:t xml:space="preserve"> applies.</w:t>
            </w:r>
          </w:p>
        </w:tc>
        <w:tc>
          <w:tcPr>
            <w:tcW w:w="2551" w:type="dxa"/>
          </w:tcPr>
          <w:p w14:paraId="1AD2901C" w14:textId="77777777" w:rsidR="00AB0607" w:rsidRPr="00D257D0" w:rsidRDefault="00AB0607" w:rsidP="00591CDC">
            <w:pPr>
              <w:pStyle w:val="CommentText"/>
              <w:spacing w:before="60" w:after="60"/>
              <w:rPr>
                <w:rFonts w:cs="Arial"/>
                <w:sz w:val="18"/>
              </w:rPr>
            </w:pPr>
          </w:p>
        </w:tc>
        <w:tc>
          <w:tcPr>
            <w:tcW w:w="1418" w:type="dxa"/>
          </w:tcPr>
          <w:p w14:paraId="1AEF3C52" w14:textId="77777777" w:rsidR="00AB0607" w:rsidRPr="00D257D0" w:rsidRDefault="00CF6E87" w:rsidP="00591CDC">
            <w:pPr>
              <w:pStyle w:val="CommentText"/>
              <w:spacing w:before="60" w:after="60"/>
              <w:rPr>
                <w:rFonts w:cs="Arial"/>
                <w:sz w:val="18"/>
              </w:rPr>
            </w:pPr>
            <w:r w:rsidRPr="00D257D0">
              <w:rPr>
                <w:rFonts w:cs="Arial"/>
                <w:sz w:val="18"/>
              </w:rPr>
              <w:t>Draft</w:t>
            </w:r>
          </w:p>
        </w:tc>
      </w:tr>
      <w:tr w:rsidR="00AB0607" w:rsidRPr="00D257D0" w14:paraId="1E16CF8C"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31960A7B" w14:textId="77777777" w:rsidR="00AB0607" w:rsidRPr="00D257D0" w:rsidRDefault="00CE5B79" w:rsidP="00453655">
            <w:pPr>
              <w:pStyle w:val="CommentText"/>
              <w:spacing w:before="60" w:after="60"/>
              <w:rPr>
                <w:rFonts w:cs="Arial"/>
                <w:sz w:val="18"/>
              </w:rPr>
            </w:pPr>
            <w:r w:rsidRPr="00D257D0">
              <w:rPr>
                <w:rFonts w:cs="Arial"/>
                <w:sz w:val="18"/>
              </w:rPr>
              <w:t>NMS.GEN.LANG.00</w:t>
            </w:r>
            <w:r w:rsidR="00453655" w:rsidRPr="00D257D0">
              <w:rPr>
                <w:rFonts w:cs="Arial"/>
                <w:sz w:val="18"/>
              </w:rPr>
              <w:t>4</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641CD9E3" w14:textId="77777777" w:rsidR="00AB0607" w:rsidRPr="00D257D0" w:rsidRDefault="00CE5B79" w:rsidP="00591CDC">
            <w:pPr>
              <w:pStyle w:val="CommentText"/>
              <w:spacing w:before="60" w:after="60"/>
              <w:rPr>
                <w:rFonts w:cs="Arial"/>
                <w:sz w:val="18"/>
              </w:rPr>
            </w:pPr>
            <w:r w:rsidRPr="00D257D0">
              <w:rPr>
                <w:rFonts w:cs="Arial"/>
                <w:sz w:val="18"/>
              </w:rPr>
              <w:t xml:space="preserve">If the location information of FLW/MCTS-beneficiary is not known corresponding to the received MSISDN number, then following rules for language determination </w:t>
            </w:r>
            <w:r w:rsidR="00724C40" w:rsidRPr="00D257D0">
              <w:rPr>
                <w:rFonts w:cs="Arial"/>
                <w:sz w:val="18"/>
              </w:rPr>
              <w:t>apply</w:t>
            </w:r>
            <w:r w:rsidRPr="00D257D0">
              <w:rPr>
                <w:rFonts w:cs="Arial"/>
                <w:sz w:val="18"/>
              </w:rPr>
              <w:t>:</w:t>
            </w:r>
          </w:p>
          <w:p w14:paraId="41DFC510" w14:textId="77777777" w:rsidR="00CE5B79" w:rsidRPr="00D257D0" w:rsidRDefault="00CE6E31" w:rsidP="00724C40">
            <w:pPr>
              <w:pStyle w:val="CommentText"/>
              <w:numPr>
                <w:ilvl w:val="0"/>
                <w:numId w:val="60"/>
              </w:numPr>
              <w:spacing w:before="60" w:after="60"/>
              <w:rPr>
                <w:rFonts w:cs="Arial"/>
                <w:sz w:val="18"/>
              </w:rPr>
            </w:pPr>
            <w:r w:rsidRPr="00D257D0">
              <w:rPr>
                <w:rFonts w:cs="Arial"/>
                <w:b/>
                <w:sz w:val="18"/>
              </w:rPr>
              <w:t xml:space="preserve">Case A: </w:t>
            </w:r>
            <w:r w:rsidR="00724C40" w:rsidRPr="00D257D0">
              <w:rPr>
                <w:rFonts w:cs="Arial"/>
                <w:sz w:val="18"/>
              </w:rPr>
              <w:t>If the circle information cannot be determined, the user is prompted in the national default language by the IVR to enter their Language-location code via DTMF.</w:t>
            </w:r>
          </w:p>
          <w:p w14:paraId="4097CA5C" w14:textId="77777777" w:rsidR="006168E9" w:rsidRPr="00D257D0" w:rsidRDefault="00CE6E31" w:rsidP="00563861">
            <w:pPr>
              <w:pStyle w:val="CommentText"/>
              <w:numPr>
                <w:ilvl w:val="0"/>
                <w:numId w:val="60"/>
              </w:numPr>
              <w:spacing w:before="60" w:after="60"/>
              <w:rPr>
                <w:rFonts w:cs="Arial"/>
                <w:sz w:val="18"/>
              </w:rPr>
            </w:pPr>
            <w:r w:rsidRPr="00D257D0">
              <w:rPr>
                <w:rFonts w:cs="Arial"/>
                <w:b/>
                <w:sz w:val="18"/>
              </w:rPr>
              <w:t xml:space="preserve">Case B: </w:t>
            </w:r>
            <w:r w:rsidR="00CE5B79" w:rsidRPr="00D257D0">
              <w:rPr>
                <w:rFonts w:cs="Arial"/>
                <w:sz w:val="18"/>
              </w:rPr>
              <w:t xml:space="preserve">If the circle information can be </w:t>
            </w:r>
            <w:r w:rsidR="009A22AB" w:rsidRPr="00D257D0">
              <w:rPr>
                <w:rFonts w:cs="Arial"/>
                <w:sz w:val="18"/>
              </w:rPr>
              <w:t xml:space="preserve">determined and </w:t>
            </w:r>
          </w:p>
          <w:p w14:paraId="1A3AF335" w14:textId="77777777" w:rsidR="006168E9" w:rsidRPr="00D257D0" w:rsidRDefault="006168E9" w:rsidP="00563861">
            <w:pPr>
              <w:pStyle w:val="CommentText"/>
              <w:numPr>
                <w:ilvl w:val="1"/>
                <w:numId w:val="60"/>
              </w:numPr>
              <w:spacing w:before="60" w:after="60"/>
              <w:ind w:left="743" w:hanging="284"/>
              <w:rPr>
                <w:rFonts w:cs="Arial"/>
                <w:sz w:val="18"/>
              </w:rPr>
            </w:pPr>
            <w:r w:rsidRPr="00D257D0">
              <w:rPr>
                <w:rFonts w:cs="Arial"/>
                <w:b/>
                <w:sz w:val="18"/>
              </w:rPr>
              <w:t xml:space="preserve">Case </w:t>
            </w:r>
            <w:r w:rsidR="00CE6E31" w:rsidRPr="00D257D0">
              <w:rPr>
                <w:rFonts w:cs="Arial"/>
                <w:b/>
                <w:sz w:val="18"/>
              </w:rPr>
              <w:t>B</w:t>
            </w:r>
            <w:r w:rsidRPr="00D257D0">
              <w:rPr>
                <w:rFonts w:cs="Arial"/>
                <w:b/>
                <w:sz w:val="18"/>
              </w:rPr>
              <w:t xml:space="preserve">1: </w:t>
            </w:r>
            <w:r w:rsidR="009A22AB" w:rsidRPr="00D257D0">
              <w:rPr>
                <w:rFonts w:cs="Arial"/>
                <w:sz w:val="18"/>
              </w:rPr>
              <w:t xml:space="preserve">there is only one </w:t>
            </w:r>
            <w:r w:rsidR="00437A7E" w:rsidRPr="00D257D0">
              <w:rPr>
                <w:rFonts w:cs="Arial"/>
                <w:sz w:val="18"/>
              </w:rPr>
              <w:t xml:space="preserve">“Language-location code” </w:t>
            </w:r>
            <w:r w:rsidR="009A22AB" w:rsidRPr="00D257D0">
              <w:rPr>
                <w:rFonts w:cs="Arial"/>
                <w:sz w:val="18"/>
              </w:rPr>
              <w:t xml:space="preserve">possible in the circle (based on geographical coverage of the circle), then the corresponding </w:t>
            </w:r>
            <w:r w:rsidR="00437A7E" w:rsidRPr="00D257D0">
              <w:rPr>
                <w:rFonts w:cs="Arial"/>
                <w:sz w:val="18"/>
              </w:rPr>
              <w:t xml:space="preserve">“Language-location code” </w:t>
            </w:r>
            <w:r w:rsidR="009A22AB" w:rsidRPr="00D257D0">
              <w:rPr>
                <w:rFonts w:cs="Arial"/>
                <w:sz w:val="18"/>
              </w:rPr>
              <w:t xml:space="preserve">shall be used for the received MSISDN number. </w:t>
            </w:r>
          </w:p>
          <w:p w14:paraId="6290EC2D" w14:textId="77777777" w:rsidR="006168E9" w:rsidRPr="00D257D0" w:rsidRDefault="006168E9" w:rsidP="004F2D45">
            <w:pPr>
              <w:pStyle w:val="CommentText"/>
              <w:numPr>
                <w:ilvl w:val="1"/>
                <w:numId w:val="60"/>
              </w:numPr>
              <w:spacing w:before="60" w:after="60"/>
              <w:ind w:left="743" w:hanging="284"/>
              <w:rPr>
                <w:rFonts w:ascii="Cambria" w:eastAsia="Times New Roman" w:hAnsi="Cambria" w:cs="Arial"/>
                <w:color w:val="243F60"/>
                <w:sz w:val="18"/>
              </w:rPr>
            </w:pPr>
            <w:r w:rsidRPr="00D257D0">
              <w:rPr>
                <w:rFonts w:cs="Arial"/>
                <w:b/>
                <w:sz w:val="18"/>
              </w:rPr>
              <w:t xml:space="preserve">Case </w:t>
            </w:r>
            <w:r w:rsidR="00CE6E31" w:rsidRPr="00D257D0">
              <w:rPr>
                <w:rFonts w:cs="Arial"/>
                <w:b/>
                <w:sz w:val="18"/>
              </w:rPr>
              <w:t>B</w:t>
            </w:r>
            <w:r w:rsidRPr="00D257D0">
              <w:rPr>
                <w:rFonts w:cs="Arial"/>
                <w:b/>
                <w:sz w:val="18"/>
              </w:rPr>
              <w:t xml:space="preserve">2: </w:t>
            </w:r>
            <w:r w:rsidRPr="00D257D0">
              <w:rPr>
                <w:rFonts w:cs="Arial"/>
                <w:sz w:val="18"/>
              </w:rPr>
              <w:t>there are multiple languages possible in the circle (based on geographical coverage of the circle),</w:t>
            </w:r>
            <w:r w:rsidR="00057591" w:rsidRPr="00D257D0">
              <w:rPr>
                <w:rFonts w:cs="Arial"/>
                <w:sz w:val="18"/>
              </w:rPr>
              <w:t xml:space="preserve"> the user is prompted in the circle’s default language by the IVR to enter their Language-location code via DTMF</w:t>
            </w:r>
            <w:r w:rsidRPr="00D257D0">
              <w:rPr>
                <w:rFonts w:cs="Arial"/>
                <w:sz w:val="18"/>
              </w:rPr>
              <w:t xml:space="preserve">. </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6CC175D4" w14:textId="77777777" w:rsidR="00AB0607" w:rsidRPr="00D257D0" w:rsidRDefault="00CE6E31" w:rsidP="00CE6E31">
            <w:pPr>
              <w:pStyle w:val="CommentText"/>
              <w:spacing w:before="60" w:after="60"/>
              <w:rPr>
                <w:rFonts w:cs="Arial"/>
                <w:sz w:val="18"/>
              </w:rPr>
            </w:pPr>
            <w:r w:rsidRPr="00D257D0">
              <w:rPr>
                <w:rFonts w:cs="Arial"/>
                <w:sz w:val="18"/>
              </w:rPr>
              <w:t xml:space="preserve">Case B2 covers two types of cases. One case is of </w:t>
            </w:r>
            <w:proofErr w:type="gramStart"/>
            <w:r w:rsidRPr="00D257D0">
              <w:rPr>
                <w:rFonts w:cs="Arial"/>
                <w:sz w:val="18"/>
              </w:rPr>
              <w:t>north-east</w:t>
            </w:r>
            <w:proofErr w:type="gramEnd"/>
            <w:r w:rsidRPr="00D257D0">
              <w:rPr>
                <w:rFonts w:cs="Arial"/>
                <w:sz w:val="18"/>
              </w:rPr>
              <w:t xml:space="preserve"> where there are multiple states in a circle and consequently multiple languages. Another case is that where multiple languages are used within a state. Both cases are covered in this scenario.</w:t>
            </w: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54D22D0B" w14:textId="77777777" w:rsidR="00AB0607" w:rsidRPr="00D257D0" w:rsidRDefault="00CF6E87" w:rsidP="00591CDC">
            <w:pPr>
              <w:pStyle w:val="CommentText"/>
              <w:spacing w:before="60" w:after="60"/>
              <w:rPr>
                <w:rFonts w:cs="Arial"/>
                <w:sz w:val="18"/>
              </w:rPr>
            </w:pPr>
            <w:r w:rsidRPr="00D257D0">
              <w:rPr>
                <w:rFonts w:cs="Arial"/>
                <w:sz w:val="18"/>
              </w:rPr>
              <w:t>Draft</w:t>
            </w:r>
          </w:p>
        </w:tc>
      </w:tr>
      <w:tr w:rsidR="00FE347A" w:rsidRPr="00D257D0" w14:paraId="40A95232"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6C24EB73" w14:textId="77777777" w:rsidR="00FE347A" w:rsidRPr="00D257D0" w:rsidRDefault="00FE347A"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.LANG.00</w:t>
            </w:r>
            <w:r w:rsidR="00453655" w:rsidRPr="00D257D0">
              <w:rPr>
                <w:rFonts w:cs="Arial"/>
                <w:sz w:val="18"/>
              </w:rPr>
              <w:t>5</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5F698074" w14:textId="77777777" w:rsidR="00FE347A" w:rsidRPr="00D257D0" w:rsidRDefault="00FE347A" w:rsidP="00591CDC">
            <w:pPr>
              <w:pStyle w:val="CommentText"/>
              <w:spacing w:before="60" w:after="60"/>
              <w:rPr>
                <w:rFonts w:cs="Arial"/>
                <w:sz w:val="18"/>
              </w:rPr>
            </w:pPr>
            <w:r w:rsidRPr="00D257D0">
              <w:rPr>
                <w:rFonts w:cs="Arial"/>
                <w:sz w:val="18"/>
              </w:rPr>
              <w:t xml:space="preserve">Once the </w:t>
            </w:r>
            <w:r w:rsidR="00437A7E" w:rsidRPr="00D257D0">
              <w:rPr>
                <w:rFonts w:cs="Arial"/>
                <w:sz w:val="18"/>
              </w:rPr>
              <w:t xml:space="preserve">“Language-location code” </w:t>
            </w:r>
            <w:r w:rsidRPr="00D257D0">
              <w:rPr>
                <w:rFonts w:cs="Arial"/>
                <w:sz w:val="18"/>
              </w:rPr>
              <w:t xml:space="preserve">of an FLW/MCTS-beneficiary is determined by any of the requirements listed above, the same </w:t>
            </w:r>
            <w:r w:rsidR="00437A7E" w:rsidRPr="00D257D0">
              <w:rPr>
                <w:rFonts w:cs="Arial"/>
                <w:sz w:val="18"/>
              </w:rPr>
              <w:t xml:space="preserve">“Language-location code” </w:t>
            </w:r>
            <w:r w:rsidRPr="00D257D0">
              <w:rPr>
                <w:rFonts w:cs="Arial"/>
                <w:sz w:val="18"/>
              </w:rPr>
              <w:t>shall be used in future and the language determination process shall not be repeated.</w:t>
            </w:r>
          </w:p>
          <w:p w14:paraId="6D71CEB6" w14:textId="77777777" w:rsidR="00FE347A" w:rsidRPr="00D257D0" w:rsidRDefault="00FE347A" w:rsidP="00591CDC">
            <w:pPr>
              <w:pStyle w:val="CommentText"/>
              <w:spacing w:before="60" w:after="60"/>
              <w:rPr>
                <w:rFonts w:cs="Arial"/>
                <w:sz w:val="18"/>
              </w:rPr>
            </w:pPr>
            <w:r w:rsidRPr="00D257D0">
              <w:rPr>
                <w:rFonts w:cs="Arial"/>
                <w:sz w:val="18"/>
              </w:rPr>
              <w:t xml:space="preserve">This also applies to the case across MA and MK service i.e. </w:t>
            </w:r>
            <w:r w:rsidR="00437A7E" w:rsidRPr="00D257D0">
              <w:rPr>
                <w:rFonts w:cs="Arial"/>
                <w:sz w:val="18"/>
              </w:rPr>
              <w:t xml:space="preserve">“Language-location code” </w:t>
            </w:r>
            <w:r w:rsidRPr="00D257D0">
              <w:rPr>
                <w:rFonts w:cs="Arial"/>
                <w:sz w:val="18"/>
              </w:rPr>
              <w:t>determined for a MSISDN number during MA service shall be applicable to MK service and vice versa.</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4213FD86" w14:textId="77777777" w:rsidR="00FE347A" w:rsidRPr="00D257D0" w:rsidRDefault="00FE347A"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13F1DC9E" w14:textId="77777777" w:rsidR="00FE347A" w:rsidRPr="00D257D0" w:rsidRDefault="00FE347A" w:rsidP="00591CDC">
            <w:pPr>
              <w:pStyle w:val="CommentText"/>
              <w:spacing w:before="60" w:after="60"/>
              <w:rPr>
                <w:rFonts w:cs="Arial"/>
                <w:sz w:val="18"/>
              </w:rPr>
            </w:pPr>
            <w:r w:rsidRPr="00D257D0">
              <w:rPr>
                <w:rFonts w:cs="Arial"/>
                <w:sz w:val="18"/>
              </w:rPr>
              <w:t>Draft</w:t>
            </w:r>
          </w:p>
        </w:tc>
      </w:tr>
      <w:tr w:rsidR="00487863" w:rsidRPr="00D257D0" w14:paraId="4C647749"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320571A8" w14:textId="46D6D4DA" w:rsidR="00487863" w:rsidRPr="00D257D0" w:rsidRDefault="00487863" w:rsidP="00DC5C21">
            <w:pPr>
              <w:pStyle w:val="CommentText"/>
              <w:spacing w:before="60" w:after="60"/>
              <w:rPr>
                <w:rFonts w:cs="Arial"/>
                <w:sz w:val="18"/>
              </w:rPr>
            </w:pPr>
            <w:r w:rsidRPr="001843D7">
              <w:rPr>
                <w:rFonts w:cs="Arial"/>
                <w:sz w:val="18"/>
              </w:rPr>
              <w:t>NMS.GEN.LANG.006</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495C5F25" w14:textId="77777777" w:rsidR="00487863" w:rsidRPr="001843D7" w:rsidRDefault="00487863" w:rsidP="00487863">
            <w:pPr>
              <w:pStyle w:val="CommentText"/>
              <w:spacing w:before="60" w:after="60"/>
              <w:rPr>
                <w:rFonts w:cs="Arial"/>
                <w:sz w:val="18"/>
              </w:rPr>
            </w:pPr>
            <w:r w:rsidRPr="001843D7">
              <w:rPr>
                <w:rFonts w:cs="Arial"/>
                <w:sz w:val="18"/>
              </w:rPr>
              <w:t>The NMS system shall provide means to modi</w:t>
            </w:r>
            <w:r>
              <w:rPr>
                <w:rFonts w:cs="Arial"/>
                <w:sz w:val="18"/>
              </w:rPr>
              <w:t>fy the language of an FLW/MCTS-b</w:t>
            </w:r>
            <w:r w:rsidRPr="001843D7">
              <w:rPr>
                <w:rFonts w:cs="Arial"/>
                <w:sz w:val="18"/>
              </w:rPr>
              <w:t xml:space="preserve">eneficiary by providing </w:t>
            </w:r>
            <w:r>
              <w:rPr>
                <w:rFonts w:cs="Arial"/>
                <w:sz w:val="18"/>
              </w:rPr>
              <w:t xml:space="preserve">a </w:t>
            </w:r>
            <w:r w:rsidRPr="001843D7">
              <w:rPr>
                <w:rFonts w:cs="Arial"/>
                <w:sz w:val="18"/>
              </w:rPr>
              <w:t xml:space="preserve">new language code along with </w:t>
            </w:r>
            <w:r>
              <w:rPr>
                <w:rFonts w:cs="Arial"/>
                <w:sz w:val="18"/>
              </w:rPr>
              <w:t xml:space="preserve">an </w:t>
            </w:r>
            <w:r w:rsidRPr="001843D7">
              <w:rPr>
                <w:rFonts w:cs="Arial"/>
                <w:sz w:val="18"/>
              </w:rPr>
              <w:t xml:space="preserve">existing </w:t>
            </w:r>
            <w:r>
              <w:rPr>
                <w:rFonts w:cs="Arial"/>
                <w:sz w:val="18"/>
              </w:rPr>
              <w:t>identifier</w:t>
            </w:r>
            <w:r w:rsidRPr="001843D7">
              <w:rPr>
                <w:rFonts w:cs="Arial"/>
                <w:sz w:val="18"/>
              </w:rPr>
              <w:t xml:space="preserve"> using CSV upload or MDS UI.</w:t>
            </w:r>
          </w:p>
          <w:p w14:paraId="15E5FC58" w14:textId="77BADA31" w:rsidR="00487863" w:rsidRPr="00D257D0" w:rsidRDefault="00487863" w:rsidP="00487863">
            <w:pPr>
              <w:pStyle w:val="CommentText"/>
              <w:spacing w:before="60" w:after="60"/>
              <w:rPr>
                <w:rFonts w:cs="Arial"/>
                <w:sz w:val="18"/>
              </w:rPr>
            </w:pPr>
            <w:r w:rsidRPr="001843D7">
              <w:rPr>
                <w:rFonts w:cs="Arial"/>
                <w:sz w:val="18"/>
              </w:rPr>
              <w:t xml:space="preserve">A history/change table shall be created with old and new </w:t>
            </w:r>
            <w:r>
              <w:rPr>
                <w:rFonts w:cs="Arial"/>
                <w:sz w:val="18"/>
              </w:rPr>
              <w:t>language</w:t>
            </w:r>
            <w:r w:rsidRPr="001843D7">
              <w:rPr>
                <w:rFonts w:cs="Arial"/>
                <w:sz w:val="18"/>
              </w:rPr>
              <w:t xml:space="preserve"> for the existing </w:t>
            </w:r>
            <w:r>
              <w:rPr>
                <w:rFonts w:cs="Arial"/>
                <w:sz w:val="18"/>
              </w:rPr>
              <w:t>FLW/MCTS-</w:t>
            </w:r>
            <w:r w:rsidRPr="001843D7">
              <w:rPr>
                <w:rFonts w:cs="Arial"/>
                <w:sz w:val="18"/>
              </w:rPr>
              <w:t>beneficiary.</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330E8C4B" w14:textId="77777777" w:rsidR="00487863" w:rsidRPr="00D257D0" w:rsidRDefault="00487863"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5028E84B" w14:textId="56517C24" w:rsidR="00487863" w:rsidRPr="00D257D0" w:rsidRDefault="00487863" w:rsidP="00591CDC">
            <w:pPr>
              <w:pStyle w:val="CommentText"/>
              <w:spacing w:before="60" w:after="60"/>
              <w:rPr>
                <w:rFonts w:cs="Arial"/>
                <w:sz w:val="18"/>
              </w:rPr>
            </w:pPr>
            <w:r>
              <w:rPr>
                <w:rFonts w:cs="Arial"/>
                <w:sz w:val="18"/>
              </w:rPr>
              <w:t>Draft</w:t>
            </w:r>
          </w:p>
        </w:tc>
      </w:tr>
    </w:tbl>
    <w:p w14:paraId="3AC315DE" w14:textId="77777777" w:rsidR="0003059C" w:rsidRPr="00D257D0" w:rsidRDefault="0003059C" w:rsidP="007B54EF">
      <w:pPr>
        <w:pStyle w:val="Heading2"/>
      </w:pPr>
      <w:bookmarkStart w:id="50" w:name="_Toc411545769"/>
      <w:r w:rsidRPr="00D257D0">
        <w:t>Operability</w:t>
      </w:r>
      <w:bookmarkEnd w:id="50"/>
    </w:p>
    <w:p w14:paraId="692AA6FC" w14:textId="77777777" w:rsidR="0003059C" w:rsidRPr="00D257D0" w:rsidRDefault="0003059C" w:rsidP="007B54EF">
      <w:pPr>
        <w:pStyle w:val="Heading3"/>
      </w:pPr>
      <w:bookmarkStart w:id="51" w:name="_Toc411545770"/>
      <w:r w:rsidRPr="00D257D0">
        <w:t>Configuration Management</w:t>
      </w:r>
      <w:r w:rsidR="000341D3" w:rsidRPr="00D257D0">
        <w:t xml:space="preserve"> </w:t>
      </w:r>
      <w:bookmarkEnd w:id="5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14:paraId="07E87132" w14:textId="77777777" w:rsidTr="00A90474">
        <w:tc>
          <w:tcPr>
            <w:tcW w:w="1809" w:type="dxa"/>
            <w:shd w:val="clear" w:color="auto" w:fill="D9D9D9" w:themeFill="background1" w:themeFillShade="D9"/>
          </w:tcPr>
          <w:p w14:paraId="2454FA60" w14:textId="77777777" w:rsidR="0003059C" w:rsidRPr="00D257D0" w:rsidRDefault="0003059C"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B15ECC5" w14:textId="77777777" w:rsidR="0003059C" w:rsidRPr="00D257D0" w:rsidRDefault="0003059C"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3292EBD" w14:textId="77777777" w:rsidR="0003059C" w:rsidRPr="00D257D0" w:rsidRDefault="0003059C"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DF2D52A" w14:textId="77777777" w:rsidR="0003059C" w:rsidRPr="00D257D0" w:rsidRDefault="0003059C" w:rsidP="007B54EF">
            <w:pPr>
              <w:pStyle w:val="CommentText"/>
              <w:spacing w:before="60" w:after="60"/>
              <w:rPr>
                <w:rFonts w:cs="Arial"/>
                <w:b/>
                <w:sz w:val="18"/>
              </w:rPr>
            </w:pPr>
            <w:r w:rsidRPr="00D257D0">
              <w:rPr>
                <w:rFonts w:cs="Arial"/>
                <w:b/>
                <w:sz w:val="18"/>
              </w:rPr>
              <w:t>Status</w:t>
            </w:r>
          </w:p>
        </w:tc>
      </w:tr>
      <w:tr w:rsidR="0003059C" w:rsidRPr="00D257D0" w14:paraId="62B74E8D" w14:textId="77777777" w:rsidTr="00A90474">
        <w:trPr>
          <w:trHeight w:val="350"/>
        </w:trPr>
        <w:tc>
          <w:tcPr>
            <w:tcW w:w="1809" w:type="dxa"/>
          </w:tcPr>
          <w:p w14:paraId="7B4B42D5" w14:textId="77777777" w:rsidR="0003059C" w:rsidRPr="00D257D0" w:rsidRDefault="0003059C"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.CFG.001</w:t>
            </w:r>
          </w:p>
        </w:tc>
        <w:tc>
          <w:tcPr>
            <w:tcW w:w="3828" w:type="dxa"/>
          </w:tcPr>
          <w:p w14:paraId="114FE403" w14:textId="77777777" w:rsidR="00894491" w:rsidRPr="00D257D0" w:rsidRDefault="0085342C" w:rsidP="007B54EF">
            <w:pPr>
              <w:pStyle w:val="CommentText"/>
              <w:spacing w:before="60" w:after="60"/>
              <w:rPr>
                <w:rFonts w:cs="Arial"/>
                <w:sz w:val="18"/>
              </w:rPr>
            </w:pPr>
            <w:r w:rsidRPr="00D257D0">
              <w:rPr>
                <w:rFonts w:cs="Arial"/>
                <w:sz w:val="18"/>
              </w:rPr>
              <w:t xml:space="preserve">The NMS system shall </w:t>
            </w:r>
            <w:r w:rsidR="008B2F32" w:rsidRPr="00D257D0">
              <w:rPr>
                <w:rFonts w:cs="Arial"/>
                <w:sz w:val="18"/>
              </w:rPr>
              <w:t xml:space="preserve">have </w:t>
            </w:r>
            <w:r w:rsidRPr="00D257D0">
              <w:rPr>
                <w:rFonts w:cs="Arial"/>
                <w:sz w:val="18"/>
              </w:rPr>
              <w:t xml:space="preserve">means to provide configuration parameters to various services. </w:t>
            </w:r>
          </w:p>
          <w:p w14:paraId="40EAF9AB" w14:textId="77777777" w:rsidR="00894491" w:rsidRPr="00D257D0" w:rsidRDefault="00894491" w:rsidP="00894491">
            <w:pPr>
              <w:pStyle w:val="CommentText"/>
              <w:spacing w:before="60" w:after="60"/>
              <w:rPr>
                <w:rFonts w:cs="Arial"/>
                <w:sz w:val="18"/>
                <w:szCs w:val="18"/>
              </w:rPr>
            </w:pPr>
            <w:r w:rsidRPr="00D257D0">
              <w:rPr>
                <w:rFonts w:cs="Arial"/>
                <w:sz w:val="18"/>
                <w:szCs w:val="18"/>
              </w:rPr>
              <w:t>The configuration parameters shall be classified into following:</w:t>
            </w:r>
          </w:p>
          <w:p w14:paraId="1178DFE7" w14:textId="77777777"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System Parameters</w:t>
            </w:r>
            <w:r w:rsidRPr="00D257D0">
              <w:rPr>
                <w:rFonts w:cs="Arial"/>
                <w:sz w:val="18"/>
                <w:szCs w:val="18"/>
              </w:rPr>
              <w:t xml:space="preserve"> (e.g. IP address, DB location, FTP/SFTP parameters)</w:t>
            </w:r>
            <w:r w:rsidR="00ED1173" w:rsidRPr="00D257D0">
              <w:rPr>
                <w:rFonts w:cs="Arial"/>
                <w:sz w:val="18"/>
                <w:szCs w:val="18"/>
              </w:rPr>
              <w:t xml:space="preserve"> that are handled by property/</w:t>
            </w:r>
            <w:proofErr w:type="spellStart"/>
            <w:r w:rsidR="00ED1173" w:rsidRPr="00D257D0">
              <w:rPr>
                <w:rFonts w:cs="Arial"/>
                <w:sz w:val="18"/>
                <w:szCs w:val="18"/>
              </w:rPr>
              <w:t>config</w:t>
            </w:r>
            <w:proofErr w:type="spellEnd"/>
            <w:r w:rsidR="00ED1173" w:rsidRPr="00D257D0">
              <w:rPr>
                <w:rFonts w:cs="Arial"/>
                <w:sz w:val="18"/>
                <w:szCs w:val="18"/>
              </w:rPr>
              <w:t xml:space="preserve"> files.</w:t>
            </w:r>
          </w:p>
          <w:p w14:paraId="65325F08" w14:textId="77777777"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Business Logic parameters</w:t>
            </w:r>
            <w:r w:rsidRPr="00D257D0">
              <w:rPr>
                <w:rFonts w:cs="Arial"/>
                <w:sz w:val="18"/>
                <w:szCs w:val="18"/>
              </w:rPr>
              <w:t xml:space="preserve"> related to NMS service (e.g. Capping rules, Language settings, etc.)</w:t>
            </w:r>
            <w:r w:rsidR="00ED1173" w:rsidRPr="00D257D0">
              <w:rPr>
                <w:rFonts w:cs="Arial"/>
                <w:sz w:val="18"/>
                <w:szCs w:val="18"/>
              </w:rPr>
              <w:t xml:space="preserve"> that are handled by UI interface</w:t>
            </w:r>
            <w:r w:rsidR="00EB30B1" w:rsidRPr="00D257D0">
              <w:rPr>
                <w:rFonts w:cs="Arial"/>
                <w:sz w:val="18"/>
                <w:szCs w:val="18"/>
              </w:rPr>
              <w:t>.</w:t>
            </w:r>
          </w:p>
          <w:p w14:paraId="5874A5FF" w14:textId="77777777" w:rsidR="00894491" w:rsidRPr="00D257D0" w:rsidRDefault="00B71788" w:rsidP="00ED1173">
            <w:pPr>
              <w:pStyle w:val="CommentText"/>
              <w:spacing w:before="60" w:after="60"/>
              <w:rPr>
                <w:rFonts w:cs="Arial"/>
                <w:sz w:val="18"/>
                <w:szCs w:val="18"/>
              </w:rPr>
            </w:pPr>
            <w:r w:rsidRPr="00D257D0">
              <w:rPr>
                <w:rFonts w:cs="Arial"/>
                <w:sz w:val="18"/>
              </w:rPr>
              <w:t xml:space="preserve">For key configuration parameters, refer section </w:t>
            </w:r>
            <w:r w:rsidRPr="00D257D0">
              <w:rPr>
                <w:rFonts w:cs="Arial"/>
                <w:sz w:val="18"/>
                <w:szCs w:val="18"/>
              </w:rPr>
              <w:fldChar w:fldCharType="begin"/>
            </w:r>
            <w:r w:rsidRPr="00D257D0">
              <w:rPr>
                <w:rFonts w:cs="Arial"/>
                <w:sz w:val="18"/>
                <w:szCs w:val="18"/>
              </w:rPr>
              <w:instrText xml:space="preserve"> REF _Ref409446326 \h </w:instrText>
            </w:r>
            <w:r w:rsidR="008C5FF8" w:rsidRPr="00D257D0">
              <w:rPr>
                <w:rFonts w:cs="Arial"/>
                <w:sz w:val="18"/>
                <w:szCs w:val="18"/>
              </w:rPr>
              <w:instrText xml:space="preserve"> \* MERGEFORMAT </w:instrText>
            </w:r>
            <w:r w:rsidRPr="00D257D0">
              <w:rPr>
                <w:rFonts w:cs="Arial"/>
                <w:sz w:val="18"/>
                <w:szCs w:val="18"/>
              </w:rPr>
            </w:r>
            <w:r w:rsidRPr="00D257D0">
              <w:rPr>
                <w:rFonts w:cs="Arial"/>
                <w:sz w:val="18"/>
                <w:szCs w:val="18"/>
              </w:rPr>
              <w:fldChar w:fldCharType="separate"/>
            </w:r>
            <w:r w:rsidRPr="00D257D0">
              <w:rPr>
                <w:sz w:val="18"/>
                <w:szCs w:val="18"/>
              </w:rPr>
              <w:t>Configuration Parameters</w:t>
            </w:r>
            <w:r w:rsidRPr="00D257D0">
              <w:rPr>
                <w:rFonts w:cs="Arial"/>
                <w:sz w:val="18"/>
                <w:szCs w:val="18"/>
              </w:rPr>
              <w:fldChar w:fldCharType="end"/>
            </w:r>
            <w:r w:rsidRPr="00D257D0">
              <w:rPr>
                <w:rFonts w:cs="Arial"/>
                <w:sz w:val="18"/>
                <w:szCs w:val="18"/>
              </w:rPr>
              <w:t>.</w:t>
            </w:r>
            <w:r w:rsidR="00894491" w:rsidRPr="00D257D0">
              <w:rPr>
                <w:rFonts w:cs="Arial"/>
                <w:sz w:val="18"/>
                <w:szCs w:val="18"/>
              </w:rPr>
              <w:t xml:space="preserve"> </w:t>
            </w:r>
          </w:p>
        </w:tc>
        <w:tc>
          <w:tcPr>
            <w:tcW w:w="2551" w:type="dxa"/>
          </w:tcPr>
          <w:p w14:paraId="0E111DA7" w14:textId="77777777" w:rsidR="0003059C" w:rsidRPr="00D257D0" w:rsidRDefault="00A82EED" w:rsidP="00A82EED">
            <w:pPr>
              <w:pStyle w:val="CommentText"/>
              <w:spacing w:before="60" w:after="60"/>
              <w:rPr>
                <w:rFonts w:cs="Arial"/>
                <w:sz w:val="18"/>
              </w:rPr>
            </w:pPr>
            <w:r w:rsidRPr="00D257D0">
              <w:rPr>
                <w:rFonts w:cs="Arial"/>
                <w:sz w:val="18"/>
              </w:rPr>
              <w:t>The UI interface shall be realized using the existing MDS UI interface offered by MOTECH platform.</w:t>
            </w:r>
          </w:p>
        </w:tc>
        <w:tc>
          <w:tcPr>
            <w:tcW w:w="1418" w:type="dxa"/>
          </w:tcPr>
          <w:p w14:paraId="41AB465E" w14:textId="77777777" w:rsidR="0003059C" w:rsidRPr="00D257D0" w:rsidRDefault="00495071" w:rsidP="007B54EF">
            <w:pPr>
              <w:pStyle w:val="CommentText"/>
              <w:spacing w:before="60" w:after="60"/>
              <w:rPr>
                <w:rFonts w:cs="Arial"/>
                <w:sz w:val="18"/>
              </w:rPr>
            </w:pPr>
            <w:r w:rsidRPr="00D257D0">
              <w:rPr>
                <w:rFonts w:cs="Arial"/>
                <w:sz w:val="18"/>
              </w:rPr>
              <w:t>Draft</w:t>
            </w:r>
          </w:p>
        </w:tc>
      </w:tr>
      <w:tr w:rsidR="00B56F4A" w:rsidRPr="00D257D0" w14:paraId="46CFED80" w14:textId="77777777" w:rsidTr="00A90474">
        <w:trPr>
          <w:trHeight w:val="350"/>
        </w:trPr>
        <w:tc>
          <w:tcPr>
            <w:tcW w:w="1809" w:type="dxa"/>
          </w:tcPr>
          <w:p w14:paraId="2D4D5F39" w14:textId="77777777" w:rsidR="00B56F4A" w:rsidRPr="00D257D0" w:rsidRDefault="00B56F4A"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.CFG.002</w:t>
            </w:r>
          </w:p>
        </w:tc>
        <w:tc>
          <w:tcPr>
            <w:tcW w:w="3828" w:type="dxa"/>
          </w:tcPr>
          <w:p w14:paraId="0C4AEC0C" w14:textId="77777777" w:rsidR="00B56F4A" w:rsidRPr="00D257D0" w:rsidRDefault="00C43C23" w:rsidP="00C6710C">
            <w:pPr>
              <w:pStyle w:val="CommentText"/>
              <w:spacing w:before="60" w:after="60"/>
              <w:rPr>
                <w:rFonts w:cs="Arial"/>
                <w:sz w:val="18"/>
              </w:rPr>
            </w:pPr>
            <w:r w:rsidRPr="00D257D0">
              <w:rPr>
                <w:rFonts w:cs="Arial"/>
                <w:sz w:val="18"/>
              </w:rPr>
              <w:t xml:space="preserve">The </w:t>
            </w:r>
            <w:r w:rsidR="00B56F4A" w:rsidRPr="00D257D0">
              <w:rPr>
                <w:rFonts w:cs="Arial"/>
                <w:sz w:val="18"/>
              </w:rPr>
              <w:t xml:space="preserve">modification </w:t>
            </w:r>
            <w:r w:rsidR="00C6710C" w:rsidRPr="00D257D0">
              <w:rPr>
                <w:rFonts w:cs="Arial"/>
                <w:sz w:val="18"/>
              </w:rPr>
              <w:t xml:space="preserve">of NMS parameters </w:t>
            </w:r>
            <w:r w:rsidR="00B56F4A" w:rsidRPr="00D257D0">
              <w:rPr>
                <w:rFonts w:cs="Arial"/>
                <w:sz w:val="18"/>
              </w:rPr>
              <w:t>that critically impacts any of the IVR services shall be done during system downtime.</w:t>
            </w:r>
            <w:r w:rsidR="0041373F" w:rsidRPr="00D257D0">
              <w:rPr>
                <w:rFonts w:cs="Arial"/>
                <w:sz w:val="18"/>
              </w:rPr>
              <w:t xml:space="preserve"> The user documentation shall capture list of such parameters.</w:t>
            </w:r>
          </w:p>
        </w:tc>
        <w:tc>
          <w:tcPr>
            <w:tcW w:w="2551" w:type="dxa"/>
          </w:tcPr>
          <w:p w14:paraId="314E2FC6" w14:textId="77777777" w:rsidR="00B56F4A" w:rsidRPr="00D257D0" w:rsidRDefault="00C37DFB" w:rsidP="009E163D">
            <w:pPr>
              <w:pStyle w:val="CommentText"/>
              <w:spacing w:before="60" w:after="60"/>
              <w:rPr>
                <w:rFonts w:cs="Arial"/>
                <w:sz w:val="18"/>
              </w:rPr>
            </w:pPr>
            <w:r w:rsidRPr="00D257D0">
              <w:rPr>
                <w:rFonts w:cs="Arial"/>
                <w:sz w:val="18"/>
              </w:rPr>
              <w:t xml:space="preserve">This is a support </w:t>
            </w:r>
            <w:r w:rsidR="0041373F" w:rsidRPr="00D257D0">
              <w:rPr>
                <w:rFonts w:cs="Arial"/>
                <w:sz w:val="18"/>
              </w:rPr>
              <w:t xml:space="preserve">and user documentation </w:t>
            </w:r>
            <w:r w:rsidRPr="00D257D0">
              <w:rPr>
                <w:rFonts w:cs="Arial"/>
                <w:sz w:val="18"/>
              </w:rPr>
              <w:t>requirement.</w:t>
            </w:r>
          </w:p>
        </w:tc>
        <w:tc>
          <w:tcPr>
            <w:tcW w:w="1418" w:type="dxa"/>
          </w:tcPr>
          <w:p w14:paraId="1F8B873D" w14:textId="77777777" w:rsidR="00B56F4A" w:rsidRPr="00D257D0" w:rsidRDefault="00B56F4A" w:rsidP="009E163D">
            <w:pPr>
              <w:pStyle w:val="CommentText"/>
              <w:spacing w:before="60" w:after="60"/>
              <w:rPr>
                <w:rFonts w:cs="Arial"/>
                <w:sz w:val="18"/>
              </w:rPr>
            </w:pPr>
            <w:r w:rsidRPr="00D257D0">
              <w:rPr>
                <w:rFonts w:cs="Arial"/>
                <w:sz w:val="18"/>
              </w:rPr>
              <w:t>Draft</w:t>
            </w:r>
          </w:p>
        </w:tc>
      </w:tr>
      <w:tr w:rsidR="007F629E" w:rsidRPr="00D257D0" w14:paraId="05F65F58" w14:textId="77777777" w:rsidTr="00A90474">
        <w:trPr>
          <w:trHeight w:val="350"/>
        </w:trPr>
        <w:tc>
          <w:tcPr>
            <w:tcW w:w="1809" w:type="dxa"/>
          </w:tcPr>
          <w:p w14:paraId="31D72623" w14:textId="77777777" w:rsidR="007F629E" w:rsidRPr="00D257D0" w:rsidRDefault="00C43C23"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.CFG.003</w:t>
            </w:r>
          </w:p>
        </w:tc>
        <w:tc>
          <w:tcPr>
            <w:tcW w:w="3828" w:type="dxa"/>
          </w:tcPr>
          <w:p w14:paraId="25DED001" w14:textId="77777777" w:rsidR="007F629E" w:rsidRPr="00D257D0" w:rsidRDefault="00C43C23" w:rsidP="00C43C23">
            <w:pPr>
              <w:pStyle w:val="CommentText"/>
              <w:spacing w:before="60" w:after="60"/>
              <w:rPr>
                <w:rFonts w:cs="Arial"/>
                <w:sz w:val="18"/>
              </w:rPr>
            </w:pPr>
            <w:r w:rsidRPr="00D257D0">
              <w:rPr>
                <w:rFonts w:cs="Arial"/>
                <w:sz w:val="18"/>
              </w:rPr>
              <w:t>The NMS system shall be designed such that all configuration parameters are</w:t>
            </w:r>
            <w:r w:rsidR="007F629E" w:rsidRPr="00D257D0">
              <w:rPr>
                <w:rFonts w:cs="Arial"/>
                <w:sz w:val="18"/>
              </w:rPr>
              <w:t xml:space="preserve"> externalized. </w:t>
            </w:r>
          </w:p>
        </w:tc>
        <w:tc>
          <w:tcPr>
            <w:tcW w:w="2551" w:type="dxa"/>
          </w:tcPr>
          <w:p w14:paraId="6FDE6E2F" w14:textId="77777777" w:rsidR="007F629E" w:rsidRPr="00D257D0" w:rsidRDefault="00BB5C62" w:rsidP="00BB5C62">
            <w:pPr>
              <w:pStyle w:val="CommentText"/>
              <w:spacing w:before="60" w:after="60"/>
              <w:rPr>
                <w:rFonts w:cs="Arial"/>
                <w:sz w:val="18"/>
              </w:rPr>
            </w:pPr>
            <w:r w:rsidRPr="00D257D0">
              <w:rPr>
                <w:rFonts w:cs="Arial"/>
                <w:sz w:val="18"/>
              </w:rPr>
              <w:t>H</w:t>
            </w:r>
            <w:r w:rsidR="00C43C23" w:rsidRPr="00D257D0">
              <w:rPr>
                <w:rFonts w:cs="Arial"/>
                <w:sz w:val="18"/>
              </w:rPr>
              <w:t xml:space="preserve">ard coded default </w:t>
            </w:r>
            <w:r w:rsidRPr="00D257D0">
              <w:rPr>
                <w:rFonts w:cs="Arial"/>
                <w:sz w:val="18"/>
              </w:rPr>
              <w:t>shall be avoided.</w:t>
            </w:r>
          </w:p>
        </w:tc>
        <w:tc>
          <w:tcPr>
            <w:tcW w:w="1418" w:type="dxa"/>
          </w:tcPr>
          <w:p w14:paraId="4335E747" w14:textId="77777777" w:rsidR="007F629E" w:rsidRPr="00D257D0" w:rsidRDefault="00C43C23" w:rsidP="009E163D">
            <w:pPr>
              <w:pStyle w:val="CommentText"/>
              <w:spacing w:before="60" w:after="60"/>
              <w:rPr>
                <w:rFonts w:cs="Arial"/>
                <w:sz w:val="18"/>
              </w:rPr>
            </w:pPr>
            <w:r w:rsidRPr="00D257D0">
              <w:rPr>
                <w:rFonts w:cs="Arial"/>
                <w:sz w:val="18"/>
              </w:rPr>
              <w:t>Draft</w:t>
            </w:r>
          </w:p>
        </w:tc>
      </w:tr>
      <w:tr w:rsidR="00ED1173" w:rsidRPr="00D257D0" w14:paraId="4C03CCEA" w14:textId="77777777" w:rsidTr="00A90474">
        <w:trPr>
          <w:trHeight w:val="350"/>
        </w:trPr>
        <w:tc>
          <w:tcPr>
            <w:tcW w:w="1809" w:type="dxa"/>
          </w:tcPr>
          <w:p w14:paraId="57B4708F" w14:textId="77777777" w:rsidR="00ED1173" w:rsidRPr="00D257D0" w:rsidRDefault="00ED1173" w:rsidP="00B56F4A">
            <w:pPr>
              <w:pStyle w:val="CommentText"/>
              <w:spacing w:before="60" w:after="60"/>
              <w:rPr>
                <w:rFonts w:cs="Arial"/>
                <w:sz w:val="18"/>
              </w:rPr>
            </w:pPr>
            <w:r w:rsidRPr="00D257D0">
              <w:rPr>
                <w:rFonts w:cs="Arial"/>
                <w:sz w:val="18"/>
              </w:rPr>
              <w:t>NMS.MA.CFG.004</w:t>
            </w:r>
          </w:p>
        </w:tc>
        <w:tc>
          <w:tcPr>
            <w:tcW w:w="3828" w:type="dxa"/>
          </w:tcPr>
          <w:p w14:paraId="404F03A1" w14:textId="77777777" w:rsidR="000D1A91" w:rsidRPr="00D257D0" w:rsidRDefault="00ED1173" w:rsidP="00ED1173">
            <w:pPr>
              <w:pStyle w:val="CommentText"/>
              <w:spacing w:before="60" w:after="60"/>
              <w:rPr>
                <w:rFonts w:cs="Arial"/>
                <w:sz w:val="18"/>
              </w:rPr>
            </w:pPr>
            <w:r w:rsidRPr="00D257D0">
              <w:rPr>
                <w:rFonts w:cs="Arial"/>
                <w:sz w:val="18"/>
              </w:rPr>
              <w:t xml:space="preserve">The NMS system level configuration parameters shall be stored </w:t>
            </w:r>
            <w:r w:rsidR="00EB30B1" w:rsidRPr="00D257D0">
              <w:rPr>
                <w:rFonts w:cs="Arial"/>
                <w:sz w:val="18"/>
              </w:rPr>
              <w:t xml:space="preserve">in a </w:t>
            </w:r>
            <w:proofErr w:type="gramStart"/>
            <w:r w:rsidR="00EB30B1" w:rsidRPr="00D257D0">
              <w:rPr>
                <w:rFonts w:cs="Arial"/>
                <w:sz w:val="18"/>
              </w:rPr>
              <w:t>version controlled</w:t>
            </w:r>
            <w:proofErr w:type="gramEnd"/>
            <w:r w:rsidR="00EB30B1" w:rsidRPr="00D257D0">
              <w:rPr>
                <w:rFonts w:cs="Arial"/>
                <w:sz w:val="18"/>
              </w:rPr>
              <w:t xml:space="preserve"> file</w:t>
            </w:r>
            <w:r w:rsidRPr="00D257D0">
              <w:rPr>
                <w:rFonts w:cs="Arial"/>
                <w:sz w:val="18"/>
              </w:rPr>
              <w:t>. </w:t>
            </w:r>
            <w:r w:rsidR="003F0B49" w:rsidRPr="00D257D0">
              <w:rPr>
                <w:rFonts w:cs="Arial"/>
                <w:sz w:val="18"/>
              </w:rPr>
              <w:t xml:space="preserve"> </w:t>
            </w:r>
          </w:p>
          <w:p w14:paraId="324AFD9F" w14:textId="77777777" w:rsidR="00ED1173" w:rsidRPr="00D257D0" w:rsidRDefault="003F0B49" w:rsidP="00ED1173">
            <w:pPr>
              <w:pStyle w:val="CommentText"/>
              <w:spacing w:before="60" w:after="60"/>
              <w:rPr>
                <w:rFonts w:cs="Arial"/>
                <w:sz w:val="18"/>
              </w:rPr>
            </w:pPr>
            <w:r w:rsidRPr="00D257D0">
              <w:rPr>
                <w:rFonts w:cs="Arial"/>
                <w:sz w:val="18"/>
              </w:rPr>
              <w:t>Changes to any configuration parameter shall be first done in version management system and subsequently taken to use.</w:t>
            </w:r>
          </w:p>
        </w:tc>
        <w:tc>
          <w:tcPr>
            <w:tcW w:w="2551" w:type="dxa"/>
          </w:tcPr>
          <w:p w14:paraId="01F09734" w14:textId="77777777" w:rsidR="00ED1173" w:rsidRPr="00D257D0" w:rsidDel="00BB5C62" w:rsidRDefault="00ED1173" w:rsidP="00BB5C62">
            <w:pPr>
              <w:pStyle w:val="CommentText"/>
              <w:spacing w:before="60" w:after="60"/>
              <w:rPr>
                <w:rFonts w:cs="Arial"/>
                <w:sz w:val="18"/>
              </w:rPr>
            </w:pPr>
            <w:r w:rsidRPr="00D257D0">
              <w:rPr>
                <w:rFonts w:cs="Arial"/>
                <w:sz w:val="18"/>
              </w:rPr>
              <w:t>Hard coded default shall be avoided.</w:t>
            </w:r>
          </w:p>
        </w:tc>
        <w:tc>
          <w:tcPr>
            <w:tcW w:w="1418" w:type="dxa"/>
          </w:tcPr>
          <w:p w14:paraId="05E56296" w14:textId="77777777" w:rsidR="00ED1173" w:rsidRPr="00D257D0" w:rsidRDefault="00ED1173" w:rsidP="009E163D">
            <w:pPr>
              <w:pStyle w:val="CommentText"/>
              <w:spacing w:before="60" w:after="60"/>
              <w:rPr>
                <w:rFonts w:cs="Arial"/>
                <w:sz w:val="18"/>
              </w:rPr>
            </w:pPr>
            <w:r w:rsidRPr="00D257D0">
              <w:rPr>
                <w:rFonts w:cs="Arial"/>
                <w:sz w:val="18"/>
              </w:rPr>
              <w:t>Draft</w:t>
            </w:r>
          </w:p>
        </w:tc>
      </w:tr>
    </w:tbl>
    <w:p w14:paraId="48D91539" w14:textId="77777777" w:rsidR="0003059C" w:rsidRPr="00D257D0" w:rsidRDefault="0003059C" w:rsidP="007B54EF">
      <w:pPr>
        <w:pStyle w:val="Heading3"/>
      </w:pPr>
      <w:bookmarkStart w:id="52" w:name="_Ref409461117"/>
      <w:bookmarkStart w:id="53" w:name="_Ref409461121"/>
      <w:bookmarkStart w:id="54" w:name="_Toc411545771"/>
      <w:r w:rsidRPr="00D257D0">
        <w:t>Security and User Access Control</w:t>
      </w:r>
      <w:bookmarkEnd w:id="52"/>
      <w:bookmarkEnd w:id="53"/>
      <w:bookmarkEnd w:id="54"/>
      <w:r w:rsidR="000341D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14:paraId="70F5BCCE" w14:textId="77777777" w:rsidTr="00A90474">
        <w:tc>
          <w:tcPr>
            <w:tcW w:w="1809" w:type="dxa"/>
            <w:shd w:val="clear" w:color="auto" w:fill="D9D9D9" w:themeFill="background1" w:themeFillShade="D9"/>
          </w:tcPr>
          <w:p w14:paraId="4B100FA9"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Requirement Id</w:t>
            </w:r>
          </w:p>
        </w:tc>
        <w:tc>
          <w:tcPr>
            <w:tcW w:w="3828" w:type="dxa"/>
            <w:shd w:val="clear" w:color="auto" w:fill="D9D9D9" w:themeFill="background1" w:themeFillShade="D9"/>
          </w:tcPr>
          <w:p w14:paraId="4235AC13"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Description</w:t>
            </w:r>
          </w:p>
        </w:tc>
        <w:tc>
          <w:tcPr>
            <w:tcW w:w="2551" w:type="dxa"/>
            <w:shd w:val="clear" w:color="auto" w:fill="D9D9D9" w:themeFill="background1" w:themeFillShade="D9"/>
          </w:tcPr>
          <w:p w14:paraId="20171B0A"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Comments</w:t>
            </w:r>
          </w:p>
        </w:tc>
        <w:tc>
          <w:tcPr>
            <w:tcW w:w="1418" w:type="dxa"/>
            <w:shd w:val="clear" w:color="auto" w:fill="D9D9D9" w:themeFill="background1" w:themeFillShade="D9"/>
          </w:tcPr>
          <w:p w14:paraId="317502B6"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Status</w:t>
            </w:r>
          </w:p>
        </w:tc>
      </w:tr>
      <w:tr w:rsidR="0003059C" w:rsidRPr="00D257D0" w14:paraId="727809AF" w14:textId="77777777" w:rsidTr="00A90474">
        <w:trPr>
          <w:trHeight w:val="350"/>
        </w:trPr>
        <w:tc>
          <w:tcPr>
            <w:tcW w:w="1809" w:type="dxa"/>
          </w:tcPr>
          <w:p w14:paraId="1E592FFC" w14:textId="77777777" w:rsidR="0003059C" w:rsidRPr="00D257D0" w:rsidRDefault="0003059C" w:rsidP="00C467A8">
            <w:pPr>
              <w:pStyle w:val="CommentText"/>
              <w:spacing w:before="60" w:after="60"/>
              <w:rPr>
                <w:rFonts w:cs="Arial"/>
                <w:sz w:val="18"/>
                <w:szCs w:val="18"/>
              </w:rPr>
            </w:pPr>
            <w:r w:rsidRPr="00D257D0">
              <w:rPr>
                <w:rFonts w:cs="Arial"/>
                <w:sz w:val="18"/>
                <w:szCs w:val="18"/>
              </w:rPr>
              <w:t>NMS.</w:t>
            </w:r>
            <w:r w:rsidR="00C467A8" w:rsidRPr="00D257D0">
              <w:rPr>
                <w:rFonts w:cs="Arial"/>
                <w:sz w:val="18"/>
                <w:szCs w:val="18"/>
              </w:rPr>
              <w:t>GEN</w:t>
            </w:r>
            <w:r w:rsidRPr="00D257D0">
              <w:rPr>
                <w:rFonts w:cs="Arial"/>
                <w:sz w:val="18"/>
                <w:szCs w:val="18"/>
              </w:rPr>
              <w:t>.</w:t>
            </w:r>
            <w:r w:rsidR="00F31473" w:rsidRPr="00D257D0">
              <w:rPr>
                <w:rFonts w:cs="Arial"/>
                <w:sz w:val="18"/>
                <w:szCs w:val="18"/>
              </w:rPr>
              <w:t>SEC</w:t>
            </w:r>
            <w:r w:rsidR="00EB0B7F" w:rsidRPr="00D257D0">
              <w:rPr>
                <w:rFonts w:cs="Arial"/>
                <w:sz w:val="18"/>
                <w:szCs w:val="18"/>
              </w:rPr>
              <w:t>U</w:t>
            </w:r>
            <w:r w:rsidRPr="00D257D0">
              <w:rPr>
                <w:rFonts w:cs="Arial"/>
                <w:sz w:val="18"/>
                <w:szCs w:val="18"/>
              </w:rPr>
              <w:t>.001</w:t>
            </w:r>
          </w:p>
        </w:tc>
        <w:tc>
          <w:tcPr>
            <w:tcW w:w="3828" w:type="dxa"/>
          </w:tcPr>
          <w:p w14:paraId="5E92A7D8" w14:textId="77777777" w:rsidR="0003059C" w:rsidRPr="00D257D0" w:rsidRDefault="003F2D32" w:rsidP="006B0184">
            <w:pPr>
              <w:pStyle w:val="CommentText"/>
              <w:spacing w:before="60" w:after="60"/>
              <w:rPr>
                <w:rFonts w:cs="Arial"/>
                <w:sz w:val="18"/>
                <w:szCs w:val="18"/>
              </w:rPr>
            </w:pPr>
            <w:r w:rsidRPr="00D257D0">
              <w:rPr>
                <w:rFonts w:cs="Arial"/>
                <w:sz w:val="18"/>
                <w:szCs w:val="18"/>
              </w:rPr>
              <w:t xml:space="preserve">The NMS system shall provide an access control mechanism for </w:t>
            </w:r>
            <w:r w:rsidR="006B0184" w:rsidRPr="00D257D0">
              <w:rPr>
                <w:rFonts w:cs="Arial"/>
                <w:sz w:val="18"/>
                <w:szCs w:val="18"/>
              </w:rPr>
              <w:t>viewing and saving</w:t>
            </w:r>
            <w:r w:rsidRPr="00D257D0">
              <w:rPr>
                <w:rFonts w:cs="Arial"/>
                <w:sz w:val="18"/>
                <w:szCs w:val="18"/>
              </w:rPr>
              <w:t xml:space="preserve"> reports. </w:t>
            </w:r>
            <w:r w:rsidR="00185053" w:rsidRPr="00D257D0">
              <w:rPr>
                <w:rFonts w:cs="Arial"/>
                <w:sz w:val="18"/>
                <w:szCs w:val="18"/>
              </w:rPr>
              <w:t>The following roles shall be available, each being enabled/disabled separately:</w:t>
            </w:r>
          </w:p>
          <w:p w14:paraId="3B3DE661" w14:textId="77777777"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Administrator:</w:t>
            </w:r>
            <w:r w:rsidRPr="00D257D0">
              <w:rPr>
                <w:rFonts w:cs="Arial"/>
                <w:sz w:val="18"/>
                <w:szCs w:val="18"/>
              </w:rPr>
              <w:t xml:space="preserve"> Admin user who shall have full access rights including user creation, user deletion and access role assignment rights.</w:t>
            </w:r>
          </w:p>
          <w:p w14:paraId="50BBFA11"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FLW_View</w:t>
            </w:r>
            <w:proofErr w:type="spellEnd"/>
            <w:r w:rsidRPr="00D257D0">
              <w:rPr>
                <w:rFonts w:cs="Arial"/>
                <w:b/>
                <w:sz w:val="18"/>
                <w:szCs w:val="18"/>
              </w:rPr>
              <w:t>:</w:t>
            </w:r>
            <w:r w:rsidRPr="00D257D0">
              <w:rPr>
                <w:rFonts w:cs="Arial"/>
                <w:sz w:val="18"/>
                <w:szCs w:val="18"/>
              </w:rPr>
              <w:t xml:space="preserve"> The users with this role shall have access to reports of FLW services </w:t>
            </w:r>
            <w:r w:rsidR="0083577C" w:rsidRPr="00D257D0">
              <w:rPr>
                <w:rFonts w:cs="Arial"/>
                <w:sz w:val="18"/>
                <w:szCs w:val="18"/>
              </w:rPr>
              <w:t xml:space="preserve">only </w:t>
            </w:r>
            <w:r w:rsidRPr="00D257D0">
              <w:rPr>
                <w:rFonts w:cs="Arial"/>
                <w:sz w:val="18"/>
                <w:szCs w:val="18"/>
              </w:rPr>
              <w:t>i.e. reports of MK and MA only.</w:t>
            </w:r>
          </w:p>
          <w:p w14:paraId="56754E6B"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Kilkari_View</w:t>
            </w:r>
            <w:proofErr w:type="spellEnd"/>
            <w:r w:rsidRPr="00D257D0">
              <w:rPr>
                <w:rFonts w:cs="Arial"/>
                <w:b/>
                <w:sz w:val="18"/>
                <w:szCs w:val="18"/>
              </w:rPr>
              <w:t>:</w:t>
            </w:r>
            <w:r w:rsidRPr="00D257D0">
              <w:rPr>
                <w:rFonts w:cs="Arial"/>
                <w:sz w:val="18"/>
                <w:szCs w:val="18"/>
              </w:rPr>
              <w:t xml:space="preserve"> The users with this role shall have access to reports of Kilkari</w:t>
            </w:r>
            <w:r w:rsidR="0083577C" w:rsidRPr="00D257D0">
              <w:rPr>
                <w:rFonts w:cs="Arial"/>
                <w:sz w:val="18"/>
                <w:szCs w:val="18"/>
              </w:rPr>
              <w:t xml:space="preserve"> only</w:t>
            </w:r>
            <w:r w:rsidRPr="00D257D0">
              <w:rPr>
                <w:rFonts w:cs="Arial"/>
                <w:sz w:val="18"/>
                <w:szCs w:val="18"/>
              </w:rPr>
              <w:t>.</w:t>
            </w:r>
          </w:p>
          <w:p w14:paraId="6D4E3C74" w14:textId="7E1BA34D"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Allow_Export</w:t>
            </w:r>
            <w:proofErr w:type="spellEnd"/>
            <w:r w:rsidRPr="00D257D0">
              <w:rPr>
                <w:rFonts w:cs="Arial"/>
                <w:b/>
                <w:sz w:val="18"/>
                <w:szCs w:val="18"/>
              </w:rPr>
              <w:t>:</w:t>
            </w:r>
            <w:r w:rsidRPr="00D257D0">
              <w:rPr>
                <w:rFonts w:cs="Arial"/>
                <w:sz w:val="18"/>
                <w:szCs w:val="18"/>
              </w:rPr>
              <w:t xml:space="preserve"> The users with this role shall be able to export reports in the allowed formats i.e. </w:t>
            </w:r>
            <w:proofErr w:type="spellStart"/>
            <w:r w:rsidRPr="00D257D0">
              <w:rPr>
                <w:rFonts w:cs="Arial"/>
                <w:sz w:val="18"/>
                <w:szCs w:val="18"/>
              </w:rPr>
              <w:t>pdf</w:t>
            </w:r>
            <w:proofErr w:type="spellEnd"/>
            <w:r w:rsidRPr="00D257D0">
              <w:rPr>
                <w:rFonts w:cs="Arial"/>
                <w:sz w:val="18"/>
                <w:szCs w:val="18"/>
              </w:rPr>
              <w:t>,</w:t>
            </w:r>
            <w:r w:rsidR="00131240">
              <w:rPr>
                <w:rFonts w:cs="Arial"/>
                <w:sz w:val="18"/>
                <w:szCs w:val="18"/>
              </w:rPr>
              <w:t xml:space="preserve"> </w:t>
            </w:r>
            <w:proofErr w:type="spellStart"/>
            <w:r w:rsidRPr="00D257D0">
              <w:rPr>
                <w:rFonts w:cs="Arial"/>
                <w:sz w:val="18"/>
                <w:szCs w:val="18"/>
              </w:rPr>
              <w:t>csv</w:t>
            </w:r>
            <w:proofErr w:type="spellEnd"/>
            <w:r w:rsidRPr="00D257D0">
              <w:rPr>
                <w:rFonts w:cs="Arial"/>
                <w:sz w:val="18"/>
                <w:szCs w:val="18"/>
              </w:rPr>
              <w:t xml:space="preserve"> etc.</w:t>
            </w:r>
          </w:p>
          <w:p w14:paraId="6D722952"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State_All</w:t>
            </w:r>
            <w:proofErr w:type="spellEnd"/>
            <w:r w:rsidRPr="00D257D0">
              <w:rPr>
                <w:rFonts w:cs="Arial"/>
                <w:b/>
                <w:sz w:val="18"/>
                <w:szCs w:val="18"/>
              </w:rPr>
              <w:t>:</w:t>
            </w:r>
            <w:r w:rsidRPr="00D257D0">
              <w:rPr>
                <w:rFonts w:cs="Arial"/>
                <w:sz w:val="18"/>
                <w:szCs w:val="18"/>
              </w:rPr>
              <w:t xml:space="preserve"> The users with this role shall have access to reports of all states.</w:t>
            </w:r>
          </w:p>
          <w:p w14:paraId="4FA8204E" w14:textId="77777777"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State_&lt;</w:t>
            </w:r>
            <w:proofErr w:type="spellStart"/>
            <w:r w:rsidRPr="00D257D0">
              <w:rPr>
                <w:rFonts w:cs="Arial"/>
                <w:b/>
                <w:sz w:val="18"/>
                <w:szCs w:val="18"/>
              </w:rPr>
              <w:t>StateName</w:t>
            </w:r>
            <w:proofErr w:type="spellEnd"/>
            <w:r w:rsidRPr="00D257D0">
              <w:rPr>
                <w:rFonts w:cs="Arial"/>
                <w:b/>
                <w:sz w:val="18"/>
                <w:szCs w:val="18"/>
              </w:rPr>
              <w:t>&gt;:</w:t>
            </w:r>
            <w:r w:rsidRPr="00D257D0">
              <w:rPr>
                <w:rFonts w:cs="Arial"/>
                <w:sz w:val="18"/>
                <w:szCs w:val="18"/>
              </w:rPr>
              <w:t xml:space="preserve"> These roles will be state specific i.e. users with specific state role shall be able to view reports of that state only. </w:t>
            </w:r>
            <w:r w:rsidR="0083577C" w:rsidRPr="00D257D0">
              <w:rPr>
                <w:rFonts w:cs="Arial"/>
                <w:sz w:val="18"/>
                <w:szCs w:val="18"/>
              </w:rPr>
              <w:t>A user can have roles for multiple states.</w:t>
            </w:r>
          </w:p>
        </w:tc>
        <w:tc>
          <w:tcPr>
            <w:tcW w:w="2551" w:type="dxa"/>
          </w:tcPr>
          <w:p w14:paraId="7FEC315D" w14:textId="77777777" w:rsidR="00912CC7" w:rsidRPr="00D257D0" w:rsidRDefault="00912CC7" w:rsidP="00563861">
            <w:pPr>
              <w:pStyle w:val="CommentText"/>
              <w:rPr>
                <w:rFonts w:cs="Arial"/>
                <w:sz w:val="18"/>
                <w:szCs w:val="18"/>
              </w:rPr>
            </w:pPr>
            <w:r w:rsidRPr="00D257D0">
              <w:rPr>
                <w:sz w:val="18"/>
                <w:szCs w:val="18"/>
              </w:rPr>
              <w:t xml:space="preserve">CSV upload and configuration changes shall happen locally in data center and no access control </w:t>
            </w:r>
            <w:proofErr w:type="gramStart"/>
            <w:r w:rsidRPr="00D257D0">
              <w:rPr>
                <w:sz w:val="18"/>
                <w:szCs w:val="18"/>
              </w:rPr>
              <w:t>mechanism are</w:t>
            </w:r>
            <w:proofErr w:type="gramEnd"/>
            <w:r w:rsidRPr="00D257D0">
              <w:rPr>
                <w:sz w:val="18"/>
                <w:szCs w:val="18"/>
              </w:rPr>
              <w:t xml:space="preserve"> applicable to them.</w:t>
            </w:r>
          </w:p>
          <w:p w14:paraId="232EC59B" w14:textId="77777777" w:rsidR="0003059C" w:rsidRPr="00D257D0" w:rsidRDefault="0003059C" w:rsidP="007B54EF">
            <w:pPr>
              <w:pStyle w:val="CommentText"/>
              <w:spacing w:before="60" w:after="60"/>
              <w:rPr>
                <w:rFonts w:cs="Arial"/>
                <w:sz w:val="18"/>
                <w:szCs w:val="18"/>
              </w:rPr>
            </w:pPr>
          </w:p>
        </w:tc>
        <w:tc>
          <w:tcPr>
            <w:tcW w:w="1418" w:type="dxa"/>
          </w:tcPr>
          <w:p w14:paraId="545F98DC" w14:textId="77777777" w:rsidR="0003059C" w:rsidRPr="00D257D0" w:rsidRDefault="00F31473" w:rsidP="007B54EF">
            <w:pPr>
              <w:pStyle w:val="CommentText"/>
              <w:spacing w:before="60" w:after="60"/>
              <w:rPr>
                <w:rFonts w:cs="Arial"/>
                <w:sz w:val="18"/>
                <w:szCs w:val="18"/>
              </w:rPr>
            </w:pPr>
            <w:r w:rsidRPr="00D257D0">
              <w:rPr>
                <w:rFonts w:cs="Arial"/>
                <w:sz w:val="18"/>
                <w:szCs w:val="18"/>
              </w:rPr>
              <w:t>Draft</w:t>
            </w:r>
          </w:p>
        </w:tc>
      </w:tr>
      <w:tr w:rsidR="00B57C0B" w:rsidRPr="00D257D0" w14:paraId="5A733BD6" w14:textId="77777777" w:rsidTr="00A90474">
        <w:trPr>
          <w:trHeight w:val="350"/>
        </w:trPr>
        <w:tc>
          <w:tcPr>
            <w:tcW w:w="1809" w:type="dxa"/>
          </w:tcPr>
          <w:p w14:paraId="02186FA5" w14:textId="77777777" w:rsidR="00B57C0B" w:rsidRPr="00D257D0" w:rsidRDefault="00B57C0B" w:rsidP="002B2A0C">
            <w:pPr>
              <w:pStyle w:val="CommentText"/>
              <w:spacing w:before="60" w:after="60"/>
              <w:rPr>
                <w:rFonts w:cs="Arial"/>
                <w:sz w:val="18"/>
                <w:szCs w:val="18"/>
              </w:rPr>
            </w:pPr>
            <w:r w:rsidRPr="00D257D0">
              <w:rPr>
                <w:rFonts w:cs="Arial"/>
                <w:sz w:val="18"/>
                <w:szCs w:val="18"/>
              </w:rPr>
              <w:t>NMS.GEN.SECU.00</w:t>
            </w:r>
            <w:r w:rsidR="002B2A0C" w:rsidRPr="00D257D0">
              <w:rPr>
                <w:rFonts w:cs="Arial"/>
                <w:sz w:val="18"/>
                <w:szCs w:val="18"/>
              </w:rPr>
              <w:t>2</w:t>
            </w:r>
          </w:p>
        </w:tc>
        <w:tc>
          <w:tcPr>
            <w:tcW w:w="3828" w:type="dxa"/>
          </w:tcPr>
          <w:p w14:paraId="7E7FC429" w14:textId="77777777" w:rsidR="002B2A0C" w:rsidRPr="00D257D0" w:rsidRDefault="00B57C0B" w:rsidP="004F2D45">
            <w:pPr>
              <w:pStyle w:val="CommentText"/>
              <w:spacing w:before="60" w:after="60"/>
              <w:rPr>
                <w:rFonts w:cs="Arial"/>
                <w:sz w:val="18"/>
                <w:szCs w:val="18"/>
              </w:rPr>
            </w:pPr>
            <w:r w:rsidRPr="00D257D0">
              <w:rPr>
                <w:rFonts w:cs="Arial"/>
                <w:sz w:val="18"/>
                <w:szCs w:val="18"/>
              </w:rPr>
              <w:t>The NMS system shall use HTTPS/SSL encryption on all network connections.</w:t>
            </w:r>
            <w:r w:rsidR="002B2A0C" w:rsidRPr="00D257D0">
              <w:rPr>
                <w:rFonts w:cs="Arial"/>
                <w:sz w:val="18"/>
                <w:szCs w:val="18"/>
              </w:rPr>
              <w:t xml:space="preserve"> </w:t>
            </w:r>
          </w:p>
        </w:tc>
        <w:tc>
          <w:tcPr>
            <w:tcW w:w="2551" w:type="dxa"/>
          </w:tcPr>
          <w:p w14:paraId="06955415" w14:textId="77777777" w:rsidR="00EE57BC" w:rsidRPr="00D257D0" w:rsidRDefault="00EE57BC" w:rsidP="004F2D45">
            <w:pPr>
              <w:pStyle w:val="CommentText"/>
              <w:rPr>
                <w:rFonts w:cs="Arial"/>
                <w:sz w:val="18"/>
                <w:szCs w:val="18"/>
              </w:rPr>
            </w:pPr>
            <w:r w:rsidRPr="00D257D0">
              <w:rPr>
                <w:rFonts w:cs="Arial"/>
                <w:sz w:val="18"/>
                <w:szCs w:val="18"/>
              </w:rPr>
              <w:t>Some of the examples where this applies include:</w:t>
            </w:r>
          </w:p>
          <w:p w14:paraId="29C76580" w14:textId="77777777"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 xml:space="preserve">IVR and MOTECH </w:t>
            </w:r>
          </w:p>
          <w:p w14:paraId="618D97FF" w14:textId="77777777"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MOTECH and its databases (</w:t>
            </w:r>
            <w:proofErr w:type="spellStart"/>
            <w:r w:rsidRPr="00D257D0">
              <w:rPr>
                <w:rFonts w:cs="Arial"/>
                <w:sz w:val="18"/>
                <w:szCs w:val="18"/>
              </w:rPr>
              <w:t>ActiveMQ</w:t>
            </w:r>
            <w:proofErr w:type="spellEnd"/>
            <w:r w:rsidRPr="00D257D0">
              <w:rPr>
                <w:rFonts w:cs="Arial"/>
                <w:sz w:val="18"/>
                <w:szCs w:val="18"/>
              </w:rPr>
              <w:t xml:space="preserve"> &amp; MySQL)</w:t>
            </w:r>
          </w:p>
        </w:tc>
        <w:tc>
          <w:tcPr>
            <w:tcW w:w="1418" w:type="dxa"/>
          </w:tcPr>
          <w:p w14:paraId="100CE9D5" w14:textId="77777777" w:rsidR="00B57C0B" w:rsidRPr="00D257D0" w:rsidRDefault="00B57C0B" w:rsidP="007B54EF">
            <w:pPr>
              <w:pStyle w:val="CommentText"/>
              <w:spacing w:before="60" w:after="60"/>
              <w:rPr>
                <w:rFonts w:cs="Arial"/>
                <w:sz w:val="18"/>
                <w:szCs w:val="18"/>
              </w:rPr>
            </w:pPr>
            <w:r w:rsidRPr="00D257D0">
              <w:rPr>
                <w:rFonts w:cs="Arial"/>
                <w:sz w:val="18"/>
                <w:szCs w:val="18"/>
              </w:rPr>
              <w:t>Draft</w:t>
            </w:r>
          </w:p>
        </w:tc>
      </w:tr>
      <w:tr w:rsidR="002B2A0C" w:rsidRPr="00D257D0" w14:paraId="7B51481A" w14:textId="77777777" w:rsidTr="00A90474">
        <w:trPr>
          <w:trHeight w:val="350"/>
        </w:trPr>
        <w:tc>
          <w:tcPr>
            <w:tcW w:w="1809" w:type="dxa"/>
          </w:tcPr>
          <w:p w14:paraId="11CB6812" w14:textId="77777777" w:rsidR="002B2A0C" w:rsidRPr="00D257D0" w:rsidRDefault="002B2A0C" w:rsidP="00C467A8">
            <w:pPr>
              <w:pStyle w:val="CommentText"/>
              <w:spacing w:before="60" w:after="60"/>
              <w:rPr>
                <w:rFonts w:cs="Arial"/>
                <w:sz w:val="18"/>
                <w:szCs w:val="18"/>
              </w:rPr>
            </w:pPr>
            <w:r w:rsidRPr="00D257D0">
              <w:rPr>
                <w:rFonts w:cs="Arial"/>
                <w:sz w:val="18"/>
                <w:szCs w:val="18"/>
              </w:rPr>
              <w:t>NMS.GEN.SECU.003</w:t>
            </w:r>
          </w:p>
        </w:tc>
        <w:tc>
          <w:tcPr>
            <w:tcW w:w="3828" w:type="dxa"/>
          </w:tcPr>
          <w:p w14:paraId="43644086" w14:textId="77777777" w:rsidR="002B2A0C" w:rsidRPr="00D257D0" w:rsidRDefault="002B2A0C" w:rsidP="002B2A0C">
            <w:pPr>
              <w:pStyle w:val="CommentText"/>
              <w:spacing w:before="60" w:after="60"/>
              <w:rPr>
                <w:rFonts w:cs="Arial"/>
                <w:sz w:val="18"/>
                <w:szCs w:val="18"/>
              </w:rPr>
            </w:pPr>
            <w:r w:rsidRPr="00D257D0">
              <w:rPr>
                <w:rFonts w:cs="Arial"/>
                <w:sz w:val="18"/>
                <w:szCs w:val="18"/>
              </w:rPr>
              <w:t>The NMS system shall ensure that the disk that hosts the database is encrypted.</w:t>
            </w:r>
          </w:p>
          <w:p w14:paraId="780C212E" w14:textId="77777777" w:rsidR="00D758C5" w:rsidRPr="00D257D0" w:rsidRDefault="00D758C5" w:rsidP="00DD7D21">
            <w:pPr>
              <w:pStyle w:val="CommentText"/>
              <w:spacing w:before="60" w:after="60"/>
              <w:rPr>
                <w:rFonts w:cs="Arial"/>
                <w:sz w:val="18"/>
                <w:szCs w:val="18"/>
              </w:rPr>
            </w:pPr>
            <w:r w:rsidRPr="004F2D45">
              <w:rPr>
                <w:rFonts w:cs="Arial"/>
                <w:sz w:val="18"/>
                <w:szCs w:val="18"/>
              </w:rPr>
              <w:t xml:space="preserve">Encryption key to encrypt the database </w:t>
            </w:r>
            <w:r w:rsidR="00DD7D21" w:rsidRPr="00D257D0">
              <w:rPr>
                <w:rFonts w:cs="Arial"/>
                <w:sz w:val="18"/>
                <w:szCs w:val="18"/>
              </w:rPr>
              <w:t xml:space="preserve">shall </w:t>
            </w:r>
            <w:r w:rsidRPr="004F2D45">
              <w:rPr>
                <w:rFonts w:cs="Arial"/>
                <w:sz w:val="18"/>
                <w:szCs w:val="18"/>
              </w:rPr>
              <w:t>be stored on separate server.</w:t>
            </w:r>
          </w:p>
        </w:tc>
        <w:tc>
          <w:tcPr>
            <w:tcW w:w="2551" w:type="dxa"/>
          </w:tcPr>
          <w:p w14:paraId="0461CD03" w14:textId="77777777" w:rsidR="002B2A0C" w:rsidRPr="00D257D0" w:rsidRDefault="002B2A0C" w:rsidP="00B57C0B">
            <w:pPr>
              <w:pStyle w:val="CommentText"/>
              <w:rPr>
                <w:rFonts w:cs="Arial"/>
                <w:sz w:val="18"/>
                <w:szCs w:val="18"/>
              </w:rPr>
            </w:pPr>
            <w:r w:rsidRPr="00D257D0">
              <w:rPr>
                <w:sz w:val="18"/>
                <w:szCs w:val="18"/>
              </w:rPr>
              <w:t>Individual fields in the database will not be encrypted.</w:t>
            </w:r>
          </w:p>
        </w:tc>
        <w:tc>
          <w:tcPr>
            <w:tcW w:w="1418" w:type="dxa"/>
          </w:tcPr>
          <w:p w14:paraId="3702A3C3" w14:textId="77777777" w:rsidR="002B2A0C" w:rsidRPr="00D257D0" w:rsidRDefault="002B2A0C" w:rsidP="007B54EF">
            <w:pPr>
              <w:pStyle w:val="CommentText"/>
              <w:spacing w:before="60" w:after="60"/>
              <w:rPr>
                <w:rFonts w:cs="Arial"/>
                <w:sz w:val="18"/>
                <w:szCs w:val="18"/>
              </w:rPr>
            </w:pPr>
            <w:r w:rsidRPr="00D257D0">
              <w:rPr>
                <w:rFonts w:cs="Arial"/>
                <w:sz w:val="18"/>
                <w:szCs w:val="18"/>
              </w:rPr>
              <w:t>Draft</w:t>
            </w:r>
          </w:p>
        </w:tc>
      </w:tr>
      <w:tr w:rsidR="002B2A0C" w:rsidRPr="00D257D0" w14:paraId="7D2F1004" w14:textId="77777777" w:rsidTr="00A90474">
        <w:trPr>
          <w:trHeight w:val="350"/>
        </w:trPr>
        <w:tc>
          <w:tcPr>
            <w:tcW w:w="1809" w:type="dxa"/>
          </w:tcPr>
          <w:p w14:paraId="78480C98" w14:textId="77777777" w:rsidR="002B2A0C" w:rsidRPr="00D257D0" w:rsidRDefault="002B2A0C" w:rsidP="002B2A0C">
            <w:pPr>
              <w:pStyle w:val="CommentText"/>
              <w:spacing w:before="60" w:after="60"/>
              <w:rPr>
                <w:rFonts w:cs="Arial"/>
                <w:sz w:val="18"/>
                <w:szCs w:val="18"/>
              </w:rPr>
            </w:pPr>
            <w:r w:rsidRPr="00D257D0">
              <w:rPr>
                <w:rFonts w:cs="Arial"/>
                <w:sz w:val="18"/>
                <w:szCs w:val="18"/>
              </w:rPr>
              <w:t>NMS.GEN.SECU.004</w:t>
            </w:r>
          </w:p>
        </w:tc>
        <w:tc>
          <w:tcPr>
            <w:tcW w:w="3828" w:type="dxa"/>
          </w:tcPr>
          <w:p w14:paraId="7F182CDC" w14:textId="77777777" w:rsidR="002B2A0C" w:rsidRPr="00D257D0" w:rsidRDefault="002B2A0C" w:rsidP="00A24681">
            <w:pPr>
              <w:pStyle w:val="CommentText"/>
              <w:spacing w:before="60" w:after="60"/>
              <w:rPr>
                <w:rFonts w:cs="Arial"/>
                <w:sz w:val="18"/>
                <w:szCs w:val="18"/>
              </w:rPr>
            </w:pPr>
            <w:r w:rsidRPr="00D257D0">
              <w:rPr>
                <w:rFonts w:cs="Arial"/>
                <w:sz w:val="18"/>
                <w:szCs w:val="18"/>
              </w:rPr>
              <w:t xml:space="preserve">The NMS system shall not </w:t>
            </w:r>
            <w:r w:rsidR="00A24681" w:rsidRPr="00D257D0">
              <w:rPr>
                <w:rFonts w:cs="Arial"/>
                <w:sz w:val="18"/>
                <w:szCs w:val="18"/>
              </w:rPr>
              <w:t xml:space="preserve">log </w:t>
            </w:r>
            <w:r w:rsidRPr="00D257D0">
              <w:rPr>
                <w:rFonts w:cs="Arial"/>
                <w:sz w:val="18"/>
                <w:szCs w:val="18"/>
              </w:rPr>
              <w:t>any personal information that can identify a user.</w:t>
            </w:r>
          </w:p>
        </w:tc>
        <w:tc>
          <w:tcPr>
            <w:tcW w:w="2551" w:type="dxa"/>
          </w:tcPr>
          <w:p w14:paraId="5D7DE7AF" w14:textId="77777777" w:rsidR="002B2A0C" w:rsidRPr="00D257D0" w:rsidRDefault="002B2A0C" w:rsidP="00205BDA">
            <w:pPr>
              <w:spacing w:before="100" w:beforeAutospacing="1" w:after="100" w:afterAutospacing="1" w:line="240" w:lineRule="auto"/>
              <w:rPr>
                <w:rFonts w:cs="Arial"/>
                <w:sz w:val="18"/>
                <w:szCs w:val="18"/>
              </w:rPr>
            </w:pPr>
            <w:r w:rsidRPr="00D257D0">
              <w:rPr>
                <w:sz w:val="18"/>
                <w:szCs w:val="18"/>
              </w:rPr>
              <w:t xml:space="preserve">There may not be an automated way to detect or prevent this.  Instead </w:t>
            </w:r>
            <w:r w:rsidR="00A24681" w:rsidRPr="00D257D0">
              <w:rPr>
                <w:sz w:val="18"/>
                <w:szCs w:val="18"/>
              </w:rPr>
              <w:t>disk encryption for the log files may be used and the log files will be purged on a regular</w:t>
            </w:r>
            <w:r w:rsidR="00B933B2" w:rsidRPr="00D257D0">
              <w:rPr>
                <w:sz w:val="18"/>
                <w:szCs w:val="18"/>
              </w:rPr>
              <w:t xml:space="preserve"> </w:t>
            </w:r>
            <w:r w:rsidRPr="00D257D0">
              <w:rPr>
                <w:sz w:val="18"/>
                <w:szCs w:val="18"/>
              </w:rPr>
              <w:t>pre-defined schedule</w:t>
            </w:r>
            <w:r w:rsidR="00B05595" w:rsidRPr="00D257D0">
              <w:rPr>
                <w:sz w:val="18"/>
                <w:szCs w:val="18"/>
              </w:rPr>
              <w:t xml:space="preserve"> (e.g. using </w:t>
            </w:r>
            <w:proofErr w:type="spellStart"/>
            <w:r w:rsidR="00B05595" w:rsidRPr="00D257D0">
              <w:rPr>
                <w:sz w:val="18"/>
                <w:szCs w:val="18"/>
              </w:rPr>
              <w:t>logrotated</w:t>
            </w:r>
            <w:proofErr w:type="spellEnd"/>
            <w:r w:rsidR="00B05595" w:rsidRPr="00D257D0">
              <w:rPr>
                <w:sz w:val="18"/>
                <w:szCs w:val="18"/>
              </w:rPr>
              <w:t>)</w:t>
            </w:r>
            <w:r w:rsidRPr="00D257D0">
              <w:rPr>
                <w:sz w:val="18"/>
                <w:szCs w:val="18"/>
              </w:rPr>
              <w:t>.</w:t>
            </w:r>
            <w:r w:rsidR="00B05595" w:rsidRPr="00D257D0">
              <w:rPr>
                <w:sz w:val="18"/>
                <w:szCs w:val="18"/>
              </w:rPr>
              <w:t xml:space="preserve"> </w:t>
            </w:r>
            <w:r w:rsidRPr="00D257D0">
              <w:rPr>
                <w:sz w:val="18"/>
                <w:szCs w:val="18"/>
              </w:rPr>
              <w:t xml:space="preserve">  </w:t>
            </w:r>
          </w:p>
        </w:tc>
        <w:tc>
          <w:tcPr>
            <w:tcW w:w="1418" w:type="dxa"/>
          </w:tcPr>
          <w:p w14:paraId="422E16D7" w14:textId="77777777" w:rsidR="002B2A0C" w:rsidRPr="00D257D0" w:rsidRDefault="002B2A0C" w:rsidP="007B54EF">
            <w:pPr>
              <w:pStyle w:val="CommentText"/>
              <w:spacing w:before="60" w:after="60"/>
              <w:rPr>
                <w:rFonts w:cs="Arial"/>
                <w:sz w:val="18"/>
                <w:szCs w:val="18"/>
              </w:rPr>
            </w:pPr>
            <w:r w:rsidRPr="00D257D0">
              <w:rPr>
                <w:rFonts w:cs="Arial"/>
                <w:sz w:val="18"/>
                <w:szCs w:val="18"/>
              </w:rPr>
              <w:t>Draft</w:t>
            </w:r>
          </w:p>
        </w:tc>
      </w:tr>
      <w:tr w:rsidR="00415766" w:rsidRPr="00D257D0" w14:paraId="65D7C2E4" w14:textId="77777777" w:rsidTr="00A90474">
        <w:trPr>
          <w:trHeight w:val="350"/>
        </w:trPr>
        <w:tc>
          <w:tcPr>
            <w:tcW w:w="1809" w:type="dxa"/>
          </w:tcPr>
          <w:p w14:paraId="11866876" w14:textId="77777777" w:rsidR="00415766" w:rsidRPr="00D257D0" w:rsidRDefault="00415766" w:rsidP="00D1204D">
            <w:pPr>
              <w:pStyle w:val="CommentText"/>
              <w:spacing w:before="60" w:after="60"/>
              <w:rPr>
                <w:rFonts w:cs="Arial"/>
                <w:sz w:val="18"/>
                <w:szCs w:val="18"/>
              </w:rPr>
            </w:pPr>
            <w:r w:rsidRPr="00D257D0">
              <w:rPr>
                <w:rFonts w:cs="Arial"/>
                <w:sz w:val="18"/>
                <w:szCs w:val="18"/>
              </w:rPr>
              <w:t>NMS.GEN.SECU.005</w:t>
            </w:r>
          </w:p>
        </w:tc>
        <w:tc>
          <w:tcPr>
            <w:tcW w:w="3828" w:type="dxa"/>
          </w:tcPr>
          <w:p w14:paraId="6C6225D8" w14:textId="77777777" w:rsidR="002D7E33" w:rsidRPr="00D257D0" w:rsidRDefault="00415766" w:rsidP="002D7E33">
            <w:pPr>
              <w:pStyle w:val="CommentText"/>
              <w:spacing w:before="60" w:after="60"/>
              <w:rPr>
                <w:rFonts w:cs="Arial"/>
                <w:sz w:val="18"/>
                <w:szCs w:val="18"/>
              </w:rPr>
            </w:pPr>
            <w:r w:rsidRPr="00D257D0">
              <w:rPr>
                <w:rFonts w:cs="Arial"/>
                <w:sz w:val="18"/>
                <w:szCs w:val="18"/>
              </w:rPr>
              <w:t xml:space="preserve">The NMS system shall </w:t>
            </w:r>
            <w:r w:rsidR="002D7E33" w:rsidRPr="00D257D0">
              <w:rPr>
                <w:rFonts w:cs="Arial"/>
                <w:sz w:val="18"/>
                <w:szCs w:val="18"/>
              </w:rPr>
              <w:t xml:space="preserve">ensure that User Passwords are salted and </w:t>
            </w:r>
            <w:r w:rsidR="00677740">
              <w:rPr>
                <w:rFonts w:cs="Arial"/>
                <w:sz w:val="18"/>
                <w:szCs w:val="18"/>
              </w:rPr>
              <w:t>hashed</w:t>
            </w:r>
            <w:r w:rsidR="002D7E33" w:rsidRPr="00D257D0">
              <w:rPr>
                <w:rFonts w:cs="Arial"/>
                <w:sz w:val="18"/>
                <w:szCs w:val="18"/>
              </w:rPr>
              <w:t xml:space="preserve"> via </w:t>
            </w:r>
            <w:proofErr w:type="spellStart"/>
            <w:r w:rsidR="002D7E33" w:rsidRPr="00D257D0">
              <w:rPr>
                <w:rFonts w:cs="Arial"/>
                <w:sz w:val="18"/>
                <w:szCs w:val="18"/>
              </w:rPr>
              <w:t>Bcrypt</w:t>
            </w:r>
            <w:proofErr w:type="spellEnd"/>
            <w:r w:rsidR="00B933B2" w:rsidRPr="00D257D0">
              <w:rPr>
                <w:rFonts w:cs="Arial"/>
                <w:sz w:val="18"/>
                <w:szCs w:val="18"/>
              </w:rPr>
              <w:t xml:space="preserve"> or other </w:t>
            </w:r>
            <w:r w:rsidR="00516468" w:rsidRPr="00D257D0">
              <w:rPr>
                <w:rFonts w:cs="Arial"/>
                <w:sz w:val="18"/>
                <w:szCs w:val="18"/>
              </w:rPr>
              <w:t xml:space="preserve">accepted </w:t>
            </w:r>
            <w:r w:rsidR="00B933B2" w:rsidRPr="00D257D0">
              <w:rPr>
                <w:rFonts w:cs="Arial"/>
                <w:sz w:val="18"/>
                <w:szCs w:val="18"/>
              </w:rPr>
              <w:t>secure password hashing algorithm</w:t>
            </w:r>
            <w:r w:rsidR="002D7E33" w:rsidRPr="00D257D0">
              <w:rPr>
                <w:rFonts w:cs="Arial"/>
                <w:sz w:val="18"/>
                <w:szCs w:val="18"/>
              </w:rPr>
              <w:t>. </w:t>
            </w:r>
          </w:p>
        </w:tc>
        <w:tc>
          <w:tcPr>
            <w:tcW w:w="2551" w:type="dxa"/>
          </w:tcPr>
          <w:p w14:paraId="0C52CB67" w14:textId="77777777" w:rsidR="00415766" w:rsidRPr="00D257D0" w:rsidRDefault="00415766" w:rsidP="00205BDA">
            <w:pPr>
              <w:pStyle w:val="CommentText"/>
              <w:spacing w:before="60" w:after="60"/>
              <w:rPr>
                <w:rFonts w:cs="Arial"/>
                <w:sz w:val="18"/>
                <w:szCs w:val="18"/>
              </w:rPr>
            </w:pPr>
          </w:p>
        </w:tc>
        <w:tc>
          <w:tcPr>
            <w:tcW w:w="1418" w:type="dxa"/>
          </w:tcPr>
          <w:p w14:paraId="5F51F2AD" w14:textId="77777777" w:rsidR="00415766" w:rsidRPr="00D257D0" w:rsidRDefault="00415766" w:rsidP="00D1204D">
            <w:pPr>
              <w:pStyle w:val="CommentText"/>
              <w:spacing w:before="60" w:after="60"/>
              <w:rPr>
                <w:rFonts w:cs="Arial"/>
                <w:sz w:val="18"/>
                <w:szCs w:val="18"/>
              </w:rPr>
            </w:pPr>
            <w:r w:rsidRPr="00D257D0">
              <w:rPr>
                <w:rFonts w:cs="Arial"/>
                <w:sz w:val="18"/>
                <w:szCs w:val="18"/>
              </w:rPr>
              <w:t>Draft</w:t>
            </w:r>
          </w:p>
        </w:tc>
      </w:tr>
      <w:tr w:rsidR="00415766" w:rsidRPr="00D257D0" w14:paraId="3835AA78" w14:textId="77777777" w:rsidTr="00A90474">
        <w:trPr>
          <w:trHeight w:val="350"/>
        </w:trPr>
        <w:tc>
          <w:tcPr>
            <w:tcW w:w="1809" w:type="dxa"/>
          </w:tcPr>
          <w:p w14:paraId="215CA22F" w14:textId="77777777" w:rsidR="00415766" w:rsidRPr="00D257D0" w:rsidRDefault="00415766" w:rsidP="00415766">
            <w:pPr>
              <w:pStyle w:val="CommentText"/>
              <w:spacing w:before="60" w:after="60"/>
              <w:rPr>
                <w:rFonts w:cs="Arial"/>
                <w:sz w:val="18"/>
                <w:szCs w:val="18"/>
              </w:rPr>
            </w:pPr>
            <w:r w:rsidRPr="00D257D0">
              <w:rPr>
                <w:rFonts w:cs="Arial"/>
                <w:sz w:val="18"/>
                <w:szCs w:val="18"/>
              </w:rPr>
              <w:t>NMS.GEN.SECU.006</w:t>
            </w:r>
          </w:p>
        </w:tc>
        <w:tc>
          <w:tcPr>
            <w:tcW w:w="3828" w:type="dxa"/>
          </w:tcPr>
          <w:p w14:paraId="79C6BA7D" w14:textId="77777777" w:rsidR="00415766" w:rsidRPr="00D257D0" w:rsidRDefault="00415766" w:rsidP="00D1204D">
            <w:pPr>
              <w:pStyle w:val="CommentText"/>
              <w:spacing w:before="60" w:after="60"/>
              <w:rPr>
                <w:rFonts w:cs="Arial"/>
                <w:sz w:val="18"/>
                <w:szCs w:val="18"/>
              </w:rPr>
            </w:pPr>
            <w:r w:rsidRPr="00D257D0">
              <w:rPr>
                <w:rFonts w:cs="Arial"/>
                <w:sz w:val="18"/>
                <w:szCs w:val="18"/>
              </w:rPr>
              <w:t>The NMS system shall follow the following security best practices:</w:t>
            </w:r>
          </w:p>
          <w:p w14:paraId="57ED504F"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Systems should not run as privileged users </w:t>
            </w:r>
          </w:p>
          <w:p w14:paraId="462ECD20"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File permissions should be set to the least open setting possible.  </w:t>
            </w:r>
          </w:p>
          <w:p w14:paraId="0C802A15"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All ports should be closed except those required for services etc.</w:t>
            </w:r>
          </w:p>
          <w:p w14:paraId="2BDB18DC" w14:textId="77777777"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R</w:t>
            </w:r>
            <w:r w:rsidRPr="004F2D45">
              <w:rPr>
                <w:rFonts w:cs="Arial"/>
                <w:sz w:val="18"/>
                <w:szCs w:val="18"/>
              </w:rPr>
              <w:t>oot user connection over SSH will be disabled</w:t>
            </w:r>
          </w:p>
          <w:p w14:paraId="0F55705D" w14:textId="77777777"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P</w:t>
            </w:r>
            <w:r w:rsidRPr="004F2D45">
              <w:rPr>
                <w:rFonts w:cs="Arial"/>
                <w:sz w:val="18"/>
                <w:szCs w:val="18"/>
              </w:rPr>
              <w:t>assword policy enforcing strong passwords will be in place</w:t>
            </w:r>
          </w:p>
          <w:p w14:paraId="5BC45B5A"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will be installed on a non-standard port</w:t>
            </w:r>
          </w:p>
          <w:p w14:paraId="16F1750C"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password authentication will be disabled (only key based authentication will be allowed)</w:t>
            </w:r>
          </w:p>
          <w:p w14:paraId="48240FAC"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Intrusion prevention system like Fail2Ban will be installed.</w:t>
            </w:r>
          </w:p>
          <w:p w14:paraId="2A7A09CF" w14:textId="77777777" w:rsidR="00967F90" w:rsidRPr="00D257D0" w:rsidRDefault="00967F90" w:rsidP="00967F90">
            <w:pPr>
              <w:pStyle w:val="CommentText"/>
              <w:numPr>
                <w:ilvl w:val="0"/>
                <w:numId w:val="67"/>
              </w:numPr>
              <w:spacing w:before="60" w:after="60"/>
              <w:rPr>
                <w:rFonts w:cs="Arial"/>
                <w:sz w:val="18"/>
                <w:szCs w:val="18"/>
              </w:rPr>
            </w:pPr>
            <w:r w:rsidRPr="004F2D45">
              <w:rPr>
                <w:rFonts w:cs="Arial"/>
                <w:sz w:val="18"/>
                <w:szCs w:val="18"/>
              </w:rPr>
              <w:t>A process for applying OS patches will be documented and followed</w:t>
            </w:r>
          </w:p>
        </w:tc>
        <w:tc>
          <w:tcPr>
            <w:tcW w:w="2551" w:type="dxa"/>
          </w:tcPr>
          <w:p w14:paraId="26D71940" w14:textId="77777777" w:rsidR="00415766" w:rsidRPr="00D257D0" w:rsidRDefault="00415766" w:rsidP="00D1204D">
            <w:pPr>
              <w:pStyle w:val="CommentText"/>
              <w:rPr>
                <w:rFonts w:cs="Arial"/>
                <w:sz w:val="18"/>
                <w:szCs w:val="18"/>
              </w:rPr>
            </w:pPr>
          </w:p>
        </w:tc>
        <w:tc>
          <w:tcPr>
            <w:tcW w:w="1418" w:type="dxa"/>
          </w:tcPr>
          <w:p w14:paraId="24F077EE" w14:textId="77777777" w:rsidR="00415766" w:rsidRPr="00D257D0" w:rsidRDefault="00415766" w:rsidP="00D1204D">
            <w:pPr>
              <w:pStyle w:val="CommentText"/>
              <w:spacing w:before="60" w:after="60"/>
              <w:rPr>
                <w:rFonts w:cs="Arial"/>
                <w:sz w:val="18"/>
                <w:szCs w:val="18"/>
              </w:rPr>
            </w:pPr>
            <w:r w:rsidRPr="00D257D0">
              <w:rPr>
                <w:rFonts w:cs="Arial"/>
                <w:sz w:val="18"/>
                <w:szCs w:val="18"/>
              </w:rPr>
              <w:t>Draft</w:t>
            </w:r>
          </w:p>
        </w:tc>
      </w:tr>
    </w:tbl>
    <w:p w14:paraId="7DD9A298" w14:textId="77777777" w:rsidR="004229F7" w:rsidRPr="00D257D0" w:rsidRDefault="00696B3A" w:rsidP="007B54EF">
      <w:pPr>
        <w:pStyle w:val="Heading3"/>
      </w:pPr>
      <w:bookmarkStart w:id="55" w:name="_Ref409440786"/>
      <w:bookmarkStart w:id="56" w:name="_Toc411545772"/>
      <w:r w:rsidRPr="00D257D0">
        <w:t xml:space="preserve">General </w:t>
      </w:r>
      <w:r w:rsidR="00A363B3" w:rsidRPr="00D257D0">
        <w:t>Reporting Requirements</w:t>
      </w:r>
      <w:bookmarkEnd w:id="55"/>
      <w:bookmarkEnd w:id="5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4229F7" w:rsidRPr="00D257D0" w14:paraId="6E45EC07" w14:textId="77777777" w:rsidTr="00A90474">
        <w:tc>
          <w:tcPr>
            <w:tcW w:w="1951" w:type="dxa"/>
            <w:shd w:val="clear" w:color="auto" w:fill="D9D9D9" w:themeFill="background1" w:themeFillShade="D9"/>
          </w:tcPr>
          <w:p w14:paraId="213F9BBB" w14:textId="77777777"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204607D0" w14:textId="77777777"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9A676DA" w14:textId="77777777"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22A5D31" w14:textId="77777777"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14:paraId="79571B61" w14:textId="77777777" w:rsidTr="00A90474">
        <w:trPr>
          <w:trHeight w:val="350"/>
        </w:trPr>
        <w:tc>
          <w:tcPr>
            <w:tcW w:w="1951" w:type="dxa"/>
          </w:tcPr>
          <w:p w14:paraId="0B7CB079" w14:textId="77777777" w:rsidR="004229F7" w:rsidRPr="00D257D0" w:rsidRDefault="004229F7" w:rsidP="007B54EF">
            <w:pPr>
              <w:pStyle w:val="CommentText"/>
              <w:spacing w:before="60" w:after="60"/>
              <w:rPr>
                <w:rFonts w:cs="Arial"/>
                <w:sz w:val="18"/>
              </w:rPr>
            </w:pPr>
            <w:r w:rsidRPr="00D257D0">
              <w:rPr>
                <w:rFonts w:cs="Arial"/>
                <w:sz w:val="18"/>
              </w:rPr>
              <w:t>NMS.GEN.REP.001</w:t>
            </w:r>
          </w:p>
        </w:tc>
        <w:tc>
          <w:tcPr>
            <w:tcW w:w="3686" w:type="dxa"/>
          </w:tcPr>
          <w:p w14:paraId="6B690922" w14:textId="1A83663E" w:rsidR="009D53C8" w:rsidRPr="00D257D0" w:rsidRDefault="00FE1C33" w:rsidP="007B54EF">
            <w:pPr>
              <w:pStyle w:val="CommentText"/>
              <w:spacing w:before="60" w:after="60"/>
              <w:rPr>
                <w:rFonts w:cs="Arial"/>
                <w:sz w:val="18"/>
              </w:rPr>
            </w:pPr>
            <w:r w:rsidRPr="00D257D0">
              <w:rPr>
                <w:rFonts w:cs="Arial"/>
                <w:sz w:val="18"/>
              </w:rPr>
              <w:t>The NMS system shall provide an interface for viewing and saving of reports.</w:t>
            </w:r>
          </w:p>
        </w:tc>
        <w:tc>
          <w:tcPr>
            <w:tcW w:w="2551" w:type="dxa"/>
          </w:tcPr>
          <w:p w14:paraId="37904787" w14:textId="77777777" w:rsidR="004229F7" w:rsidRPr="00D257D0" w:rsidRDefault="004229F7" w:rsidP="007B54EF">
            <w:pPr>
              <w:pStyle w:val="CommentText"/>
              <w:spacing w:before="60" w:after="60"/>
              <w:rPr>
                <w:rFonts w:cs="Arial"/>
                <w:sz w:val="18"/>
                <w:lang w:val="en-IN"/>
              </w:rPr>
            </w:pPr>
          </w:p>
        </w:tc>
        <w:tc>
          <w:tcPr>
            <w:tcW w:w="1418" w:type="dxa"/>
          </w:tcPr>
          <w:p w14:paraId="3514C85B" w14:textId="77777777" w:rsidR="004229F7" w:rsidRPr="00D257D0" w:rsidRDefault="00FE1C33" w:rsidP="007B54EF">
            <w:pPr>
              <w:pStyle w:val="CommentText"/>
              <w:spacing w:before="60" w:after="60"/>
              <w:rPr>
                <w:rFonts w:cs="Arial"/>
                <w:sz w:val="18"/>
              </w:rPr>
            </w:pPr>
            <w:r w:rsidRPr="00D257D0">
              <w:rPr>
                <w:rFonts w:cs="Arial"/>
                <w:sz w:val="18"/>
              </w:rPr>
              <w:t>Draft</w:t>
            </w:r>
          </w:p>
        </w:tc>
      </w:tr>
      <w:tr w:rsidR="00FE1C33" w:rsidRPr="00D257D0" w14:paraId="3E240676" w14:textId="77777777" w:rsidTr="00A90474">
        <w:trPr>
          <w:trHeight w:val="350"/>
        </w:trPr>
        <w:tc>
          <w:tcPr>
            <w:tcW w:w="1951" w:type="dxa"/>
          </w:tcPr>
          <w:p w14:paraId="1DC24DA7" w14:textId="77777777" w:rsidR="00FE1C33" w:rsidRPr="00D257D0" w:rsidRDefault="00FE1C33" w:rsidP="008C5064">
            <w:pPr>
              <w:pStyle w:val="CommentText"/>
              <w:spacing w:before="60" w:after="60"/>
              <w:rPr>
                <w:rFonts w:cs="Arial"/>
                <w:sz w:val="18"/>
              </w:rPr>
            </w:pPr>
            <w:r w:rsidRPr="00D257D0">
              <w:rPr>
                <w:rFonts w:cs="Arial"/>
                <w:sz w:val="18"/>
              </w:rPr>
              <w:t>NMS.GEN.REP.002</w:t>
            </w:r>
          </w:p>
        </w:tc>
        <w:tc>
          <w:tcPr>
            <w:tcW w:w="3686" w:type="dxa"/>
          </w:tcPr>
          <w:p w14:paraId="4229CB6C" w14:textId="77777777" w:rsidR="00FE1C33" w:rsidRPr="00D257D0" w:rsidRDefault="00FE1C33" w:rsidP="009E163D">
            <w:pPr>
              <w:pStyle w:val="CommentText"/>
              <w:spacing w:before="60" w:after="60"/>
              <w:rPr>
                <w:rFonts w:cs="Arial"/>
                <w:sz w:val="18"/>
              </w:rPr>
            </w:pPr>
            <w:r w:rsidRPr="00D257D0">
              <w:rPr>
                <w:rFonts w:cs="Arial"/>
                <w:sz w:val="18"/>
              </w:rPr>
              <w:t xml:space="preserve">The NMS system shall support generation of reports for a date range that has a start date and an end date. </w:t>
            </w:r>
          </w:p>
          <w:p w14:paraId="586DBA36" w14:textId="77777777" w:rsidR="00FE1C33" w:rsidRPr="00D257D0" w:rsidRDefault="00FE1C33" w:rsidP="00913627">
            <w:pPr>
              <w:pStyle w:val="CommentText"/>
              <w:spacing w:before="60" w:after="60"/>
              <w:rPr>
                <w:rFonts w:cs="Arial"/>
                <w:sz w:val="18"/>
              </w:rPr>
            </w:pPr>
            <w:r w:rsidRPr="00D257D0">
              <w:rPr>
                <w:rFonts w:cs="Arial"/>
                <w:sz w:val="18"/>
              </w:rPr>
              <w:t xml:space="preserve">Record for a subscriber for a service appears in the report only if the FLW has accessed the NMS system within the specified date range for the specified service (unless otherwise specified). </w:t>
            </w:r>
          </w:p>
        </w:tc>
        <w:tc>
          <w:tcPr>
            <w:tcW w:w="2551" w:type="dxa"/>
          </w:tcPr>
          <w:p w14:paraId="048D8A81" w14:textId="77777777" w:rsidR="00FE1C33" w:rsidRPr="00D257D0" w:rsidRDefault="00FE1C33" w:rsidP="009E163D">
            <w:pPr>
              <w:pStyle w:val="CommentText"/>
              <w:spacing w:before="60" w:after="60"/>
              <w:rPr>
                <w:rFonts w:cs="Arial"/>
                <w:sz w:val="18"/>
                <w:lang w:val="en-IN"/>
              </w:rPr>
            </w:pPr>
          </w:p>
        </w:tc>
        <w:tc>
          <w:tcPr>
            <w:tcW w:w="1418" w:type="dxa"/>
          </w:tcPr>
          <w:p w14:paraId="45072505" w14:textId="77777777" w:rsidR="00FE1C33" w:rsidRPr="00D257D0" w:rsidRDefault="00FE1C33" w:rsidP="009E163D">
            <w:pPr>
              <w:pStyle w:val="CommentText"/>
              <w:spacing w:before="60" w:after="60"/>
              <w:rPr>
                <w:rFonts w:cs="Arial"/>
                <w:sz w:val="18"/>
              </w:rPr>
            </w:pPr>
            <w:r w:rsidRPr="00D257D0">
              <w:rPr>
                <w:rFonts w:cs="Arial"/>
                <w:sz w:val="18"/>
              </w:rPr>
              <w:t>Draft</w:t>
            </w:r>
          </w:p>
        </w:tc>
      </w:tr>
      <w:tr w:rsidR="00FE1C33" w:rsidRPr="00D257D0" w14:paraId="23CBD347" w14:textId="77777777" w:rsidTr="00A90474">
        <w:trPr>
          <w:trHeight w:val="350"/>
        </w:trPr>
        <w:tc>
          <w:tcPr>
            <w:tcW w:w="1951" w:type="dxa"/>
          </w:tcPr>
          <w:p w14:paraId="0718A7F3" w14:textId="77777777" w:rsidR="00FE1C33" w:rsidRPr="00D257D0" w:rsidRDefault="00FE1C33" w:rsidP="008C5064">
            <w:pPr>
              <w:pStyle w:val="CommentText"/>
              <w:spacing w:before="60" w:after="60"/>
              <w:rPr>
                <w:rFonts w:cs="Arial"/>
                <w:sz w:val="18"/>
              </w:rPr>
            </w:pPr>
            <w:r w:rsidRPr="00D257D0">
              <w:rPr>
                <w:rFonts w:cs="Arial"/>
                <w:sz w:val="18"/>
              </w:rPr>
              <w:t>NMS.GEN.REP.003</w:t>
            </w:r>
          </w:p>
        </w:tc>
        <w:tc>
          <w:tcPr>
            <w:tcW w:w="3686" w:type="dxa"/>
          </w:tcPr>
          <w:p w14:paraId="57EFC8E7" w14:textId="77777777" w:rsidR="00FE1C33" w:rsidRPr="00D257D0" w:rsidRDefault="00FE1C33" w:rsidP="009E163D">
            <w:pPr>
              <w:pStyle w:val="CommentText"/>
              <w:spacing w:before="60" w:after="60"/>
              <w:rPr>
                <w:rFonts w:cs="Arial"/>
                <w:sz w:val="18"/>
              </w:rPr>
            </w:pPr>
            <w:r w:rsidRPr="00D257D0">
              <w:rPr>
                <w:rFonts w:cs="Arial"/>
                <w:sz w:val="18"/>
              </w:rPr>
              <w:t>The NMS system shall support generation of maximum records for a date range in a single report as supported by underlying reporting framework</w:t>
            </w:r>
            <w:r w:rsidR="00CD62A7" w:rsidRPr="00D257D0">
              <w:rPr>
                <w:rFonts w:cs="Arial"/>
                <w:sz w:val="18"/>
              </w:rPr>
              <w:t xml:space="preserve"> with a</w:t>
            </w:r>
            <w:r w:rsidR="006D01D0" w:rsidRPr="00D257D0">
              <w:rPr>
                <w:rFonts w:cs="Arial"/>
                <w:sz w:val="18"/>
              </w:rPr>
              <w:t>n</w:t>
            </w:r>
            <w:r w:rsidR="0024011A" w:rsidRPr="00D257D0">
              <w:rPr>
                <w:rFonts w:cs="Arial"/>
                <w:sz w:val="18"/>
              </w:rPr>
              <w:t xml:space="preserve"> </w:t>
            </w:r>
            <w:r w:rsidR="006D01D0" w:rsidRPr="00D257D0">
              <w:rPr>
                <w:rFonts w:cs="Arial"/>
                <w:sz w:val="18"/>
              </w:rPr>
              <w:t>absolute</w:t>
            </w:r>
            <w:r w:rsidR="0024011A" w:rsidRPr="00D257D0">
              <w:rPr>
                <w:rFonts w:cs="Arial"/>
                <w:sz w:val="18"/>
              </w:rPr>
              <w:t xml:space="preserve"> </w:t>
            </w:r>
            <w:r w:rsidR="00CD62A7" w:rsidRPr="00D257D0">
              <w:rPr>
                <w:rFonts w:cs="Arial"/>
                <w:sz w:val="18"/>
              </w:rPr>
              <w:t>upper limit of 90 days</w:t>
            </w:r>
            <w:r w:rsidR="002870C6" w:rsidRPr="00D257D0">
              <w:rPr>
                <w:rFonts w:cs="Arial"/>
                <w:sz w:val="18"/>
              </w:rPr>
              <w:t xml:space="preserve"> (to-from date including both dates)</w:t>
            </w:r>
            <w:r w:rsidRPr="00D257D0">
              <w:rPr>
                <w:rFonts w:cs="Arial"/>
                <w:sz w:val="18"/>
              </w:rPr>
              <w:t>.</w:t>
            </w:r>
          </w:p>
          <w:p w14:paraId="24FB2587" w14:textId="77777777" w:rsidR="00FE1C33" w:rsidRPr="00D257D0" w:rsidRDefault="00FE1C33" w:rsidP="006D01D0">
            <w:pPr>
              <w:pStyle w:val="CommentText"/>
              <w:spacing w:before="60" w:after="60"/>
              <w:rPr>
                <w:rFonts w:cs="Arial"/>
                <w:sz w:val="18"/>
              </w:rPr>
            </w:pPr>
          </w:p>
        </w:tc>
        <w:tc>
          <w:tcPr>
            <w:tcW w:w="2551" w:type="dxa"/>
          </w:tcPr>
          <w:p w14:paraId="51DB7D31" w14:textId="77777777" w:rsidR="00FE1C33" w:rsidRPr="00D257D0" w:rsidRDefault="00FE1C33" w:rsidP="009E163D">
            <w:pPr>
              <w:pStyle w:val="CommentText"/>
              <w:spacing w:before="60" w:after="60"/>
              <w:rPr>
                <w:rFonts w:cs="Arial"/>
                <w:sz w:val="18"/>
                <w:lang w:val="en-IN"/>
              </w:rPr>
            </w:pPr>
            <w:r w:rsidRPr="00D257D0">
              <w:rPr>
                <w:rFonts w:cs="Arial"/>
                <w:sz w:val="18"/>
                <w:lang w:val="en-IN"/>
              </w:rPr>
              <w:t>The following points have to be considered in this requirement:</w:t>
            </w:r>
          </w:p>
          <w:p w14:paraId="6C5E8FC6" w14:textId="77777777"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limit on date range shall be decided.</w:t>
            </w:r>
          </w:p>
          <w:p w14:paraId="02BE8A02" w14:textId="77777777"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number of records.</w:t>
            </w:r>
          </w:p>
        </w:tc>
        <w:tc>
          <w:tcPr>
            <w:tcW w:w="1418" w:type="dxa"/>
          </w:tcPr>
          <w:p w14:paraId="62C11191" w14:textId="77777777" w:rsidR="00FE1C33" w:rsidRPr="00D257D0" w:rsidRDefault="00FE1C33" w:rsidP="009E163D">
            <w:pPr>
              <w:pStyle w:val="CommentText"/>
              <w:spacing w:before="60" w:after="60"/>
              <w:rPr>
                <w:rFonts w:cs="Arial"/>
                <w:sz w:val="18"/>
              </w:rPr>
            </w:pPr>
            <w:r w:rsidRPr="00D257D0">
              <w:rPr>
                <w:rFonts w:cs="Arial"/>
                <w:sz w:val="18"/>
              </w:rPr>
              <w:t>Draft</w:t>
            </w:r>
          </w:p>
        </w:tc>
      </w:tr>
      <w:tr w:rsidR="00FE1C33" w:rsidRPr="00D257D0" w14:paraId="28614351" w14:textId="77777777" w:rsidTr="00A90474">
        <w:trPr>
          <w:trHeight w:val="350"/>
        </w:trPr>
        <w:tc>
          <w:tcPr>
            <w:tcW w:w="1951" w:type="dxa"/>
          </w:tcPr>
          <w:p w14:paraId="5D750EFA" w14:textId="77777777" w:rsidR="00FE1C33" w:rsidRPr="00D257D0" w:rsidRDefault="00FE1C33" w:rsidP="008C5064">
            <w:pPr>
              <w:pStyle w:val="CommentText"/>
              <w:spacing w:before="60" w:after="60"/>
              <w:rPr>
                <w:rFonts w:cs="Arial"/>
                <w:sz w:val="18"/>
              </w:rPr>
            </w:pPr>
            <w:r w:rsidRPr="00D257D0">
              <w:rPr>
                <w:rFonts w:cs="Arial"/>
                <w:sz w:val="18"/>
              </w:rPr>
              <w:t>NMS.GEN.REP.004</w:t>
            </w:r>
          </w:p>
        </w:tc>
        <w:tc>
          <w:tcPr>
            <w:tcW w:w="3686" w:type="dxa"/>
          </w:tcPr>
          <w:p w14:paraId="6ECC71E5" w14:textId="77777777" w:rsidR="00FE1C33" w:rsidRPr="00D257D0" w:rsidRDefault="00953C7E" w:rsidP="000D6100">
            <w:pPr>
              <w:pStyle w:val="CommentText"/>
              <w:spacing w:before="60" w:after="60"/>
              <w:rPr>
                <w:rFonts w:cs="Arial"/>
                <w:color w:val="FF0000"/>
                <w:sz w:val="18"/>
              </w:rPr>
            </w:pPr>
            <w:r w:rsidRPr="00D257D0">
              <w:rPr>
                <w:rFonts w:cs="Arial"/>
                <w:sz w:val="18"/>
              </w:rPr>
              <w:t>The NMS system shall allow saving of reports in</w:t>
            </w:r>
            <w:r w:rsidR="000D6100" w:rsidRPr="00D257D0">
              <w:rPr>
                <w:rFonts w:cs="Arial"/>
                <w:sz w:val="18"/>
              </w:rPr>
              <w:t xml:space="preserve"> </w:t>
            </w:r>
            <w:r w:rsidR="00AA216B" w:rsidRPr="00D257D0">
              <w:rPr>
                <w:rFonts w:cs="Arial"/>
                <w:sz w:val="18"/>
              </w:rPr>
              <w:t xml:space="preserve">HTML, </w:t>
            </w:r>
            <w:r w:rsidR="000D6100" w:rsidRPr="00D257D0">
              <w:rPr>
                <w:rFonts w:cs="Arial"/>
                <w:sz w:val="18"/>
              </w:rPr>
              <w:t>PDF and CSV formats</w:t>
            </w:r>
            <w:r w:rsidRPr="00D257D0">
              <w:rPr>
                <w:rFonts w:cs="Arial"/>
                <w:sz w:val="18"/>
              </w:rPr>
              <w:t>.</w:t>
            </w:r>
          </w:p>
        </w:tc>
        <w:tc>
          <w:tcPr>
            <w:tcW w:w="2551" w:type="dxa"/>
          </w:tcPr>
          <w:p w14:paraId="343A5FAB" w14:textId="77777777" w:rsidR="00FE1C33" w:rsidRPr="00D257D0" w:rsidRDefault="00FE1C33" w:rsidP="00943846">
            <w:pPr>
              <w:pStyle w:val="CommentText"/>
              <w:spacing w:before="60" w:after="60"/>
              <w:rPr>
                <w:rFonts w:cs="Arial"/>
                <w:sz w:val="18"/>
              </w:rPr>
            </w:pPr>
          </w:p>
        </w:tc>
        <w:tc>
          <w:tcPr>
            <w:tcW w:w="1418" w:type="dxa"/>
          </w:tcPr>
          <w:p w14:paraId="3E74F82A" w14:textId="77777777" w:rsidR="00FE1C33" w:rsidRPr="00D257D0" w:rsidRDefault="00F953CA" w:rsidP="009E163D">
            <w:pPr>
              <w:pStyle w:val="CommentText"/>
              <w:spacing w:before="60" w:after="60"/>
              <w:rPr>
                <w:rFonts w:cs="Arial"/>
                <w:sz w:val="18"/>
              </w:rPr>
            </w:pPr>
            <w:r w:rsidRPr="00D257D0">
              <w:rPr>
                <w:rFonts w:cs="Arial"/>
                <w:sz w:val="18"/>
              </w:rPr>
              <w:t>Draft</w:t>
            </w:r>
          </w:p>
        </w:tc>
      </w:tr>
      <w:tr w:rsidR="0057546E" w:rsidRPr="00D257D0" w14:paraId="01659263" w14:textId="77777777" w:rsidTr="00A90474">
        <w:trPr>
          <w:trHeight w:val="350"/>
        </w:trPr>
        <w:tc>
          <w:tcPr>
            <w:tcW w:w="1951" w:type="dxa"/>
          </w:tcPr>
          <w:p w14:paraId="36604F05" w14:textId="77777777" w:rsidR="0057546E" w:rsidRPr="00D257D0" w:rsidRDefault="0057546E" w:rsidP="0057546E">
            <w:pPr>
              <w:pStyle w:val="CommentText"/>
              <w:spacing w:before="60" w:after="60"/>
              <w:rPr>
                <w:rFonts w:cs="Arial"/>
                <w:sz w:val="18"/>
              </w:rPr>
            </w:pPr>
            <w:r w:rsidRPr="00D257D0">
              <w:rPr>
                <w:rFonts w:cs="Arial"/>
                <w:sz w:val="18"/>
              </w:rPr>
              <w:t>NMS.GEN.REP.005</w:t>
            </w:r>
          </w:p>
        </w:tc>
        <w:tc>
          <w:tcPr>
            <w:tcW w:w="3686" w:type="dxa"/>
          </w:tcPr>
          <w:p w14:paraId="27C44F6E" w14:textId="77777777" w:rsidR="0057546E" w:rsidRPr="00D257D0" w:rsidRDefault="00086046" w:rsidP="001B00FE">
            <w:pPr>
              <w:pStyle w:val="CommentText"/>
              <w:spacing w:before="60" w:after="60"/>
              <w:rPr>
                <w:rFonts w:cs="Arial"/>
                <w:sz w:val="18"/>
              </w:rPr>
            </w:pPr>
            <w:r w:rsidRPr="00D257D0">
              <w:rPr>
                <w:rFonts w:cs="Arial"/>
                <w:sz w:val="18"/>
              </w:rPr>
              <w:t>The NMS system shall generat</w:t>
            </w:r>
            <w:r w:rsidR="00B16F39">
              <w:rPr>
                <w:rFonts w:cs="Arial"/>
                <w:sz w:val="18"/>
              </w:rPr>
              <w:t>e</w:t>
            </w:r>
            <w:r w:rsidRPr="00D257D0">
              <w:rPr>
                <w:rFonts w:cs="Arial"/>
                <w:sz w:val="18"/>
              </w:rPr>
              <w:t xml:space="preserve"> and sav</w:t>
            </w:r>
            <w:r w:rsidR="00B16F39">
              <w:rPr>
                <w:rFonts w:cs="Arial"/>
                <w:sz w:val="18"/>
              </w:rPr>
              <w:t>e</w:t>
            </w:r>
            <w:r w:rsidRPr="00D257D0">
              <w:rPr>
                <w:rFonts w:cs="Arial"/>
                <w:sz w:val="18"/>
              </w:rPr>
              <w:t xml:space="preserve"> pre-configured reports at pre-defined periodicity using FTP on </w:t>
            </w:r>
            <w:r w:rsidR="00176733" w:rsidRPr="00D257D0">
              <w:rPr>
                <w:rFonts w:cs="Arial"/>
                <w:sz w:val="18"/>
              </w:rPr>
              <w:t>pre-</w:t>
            </w:r>
            <w:r w:rsidR="00320CD3" w:rsidRPr="00D257D0">
              <w:rPr>
                <w:rFonts w:cs="Arial"/>
                <w:sz w:val="18"/>
              </w:rPr>
              <w:t xml:space="preserve">configured FTP Server </w:t>
            </w:r>
            <w:r w:rsidR="00B16F39">
              <w:rPr>
                <w:rFonts w:cs="Arial"/>
                <w:sz w:val="18"/>
              </w:rPr>
              <w:t xml:space="preserve">provided by </w:t>
            </w:r>
            <w:proofErr w:type="spellStart"/>
            <w:r w:rsidR="00B16F39">
              <w:rPr>
                <w:rFonts w:cs="Arial"/>
                <w:sz w:val="18"/>
              </w:rPr>
              <w:t>MoHFW</w:t>
            </w:r>
            <w:proofErr w:type="spellEnd"/>
            <w:r w:rsidR="00B16F39">
              <w:rPr>
                <w:rFonts w:cs="Arial"/>
                <w:sz w:val="18"/>
              </w:rPr>
              <w:t xml:space="preserve"> </w:t>
            </w:r>
            <w:r w:rsidRPr="00D257D0">
              <w:rPr>
                <w:rFonts w:cs="Arial"/>
                <w:sz w:val="18"/>
              </w:rPr>
              <w:t>in format as per supported formats of underlying reporting framework.</w:t>
            </w:r>
          </w:p>
        </w:tc>
        <w:tc>
          <w:tcPr>
            <w:tcW w:w="2551" w:type="dxa"/>
          </w:tcPr>
          <w:p w14:paraId="3127F5EB" w14:textId="77777777" w:rsidR="0057546E" w:rsidRPr="00D257D0" w:rsidRDefault="00086046" w:rsidP="00086046">
            <w:pPr>
              <w:pStyle w:val="CommentText"/>
              <w:spacing w:before="60" w:after="60"/>
              <w:rPr>
                <w:rFonts w:cs="Arial"/>
                <w:sz w:val="18"/>
              </w:rPr>
            </w:pPr>
            <w:r w:rsidRPr="00D257D0">
              <w:rPr>
                <w:rFonts w:cs="Arial"/>
                <w:sz w:val="18"/>
              </w:rPr>
              <w:t xml:space="preserve">Another alternative was to provide concurrent access to 1000 </w:t>
            </w:r>
            <w:proofErr w:type="gramStart"/>
            <w:r w:rsidRPr="00D257D0">
              <w:rPr>
                <w:rFonts w:cs="Arial"/>
                <w:sz w:val="18"/>
              </w:rPr>
              <w:t>users which</w:t>
            </w:r>
            <w:proofErr w:type="gramEnd"/>
            <w:r w:rsidRPr="00D257D0">
              <w:rPr>
                <w:rFonts w:cs="Arial"/>
                <w:sz w:val="18"/>
              </w:rPr>
              <w:t xml:space="preserve"> could require considerable processing overheads.</w:t>
            </w:r>
          </w:p>
        </w:tc>
        <w:tc>
          <w:tcPr>
            <w:tcW w:w="1418" w:type="dxa"/>
          </w:tcPr>
          <w:p w14:paraId="651212BC" w14:textId="77777777" w:rsidR="0057546E" w:rsidRPr="00D257D0" w:rsidRDefault="00086046" w:rsidP="009E163D">
            <w:pPr>
              <w:pStyle w:val="CommentText"/>
              <w:spacing w:before="60" w:after="60"/>
              <w:rPr>
                <w:rFonts w:cs="Arial"/>
                <w:sz w:val="18"/>
              </w:rPr>
            </w:pPr>
            <w:r w:rsidRPr="00D257D0">
              <w:rPr>
                <w:rFonts w:cs="Arial"/>
                <w:sz w:val="18"/>
              </w:rPr>
              <w:t>Draft</w:t>
            </w:r>
          </w:p>
        </w:tc>
      </w:tr>
      <w:tr w:rsidR="00DA63A1" w:rsidRPr="00D257D0" w14:paraId="343A6ED1" w14:textId="77777777" w:rsidTr="00A90474">
        <w:trPr>
          <w:trHeight w:val="350"/>
        </w:trPr>
        <w:tc>
          <w:tcPr>
            <w:tcW w:w="1951" w:type="dxa"/>
          </w:tcPr>
          <w:p w14:paraId="30AD9C82" w14:textId="77777777" w:rsidR="00DA63A1" w:rsidRPr="00D257D0" w:rsidRDefault="00DA63A1" w:rsidP="00DA63A1">
            <w:pPr>
              <w:pStyle w:val="CommentText"/>
              <w:spacing w:before="60" w:after="60"/>
              <w:rPr>
                <w:rFonts w:cs="Arial"/>
                <w:sz w:val="18"/>
              </w:rPr>
            </w:pPr>
            <w:r w:rsidRPr="00D257D0">
              <w:rPr>
                <w:rFonts w:cs="Arial"/>
                <w:sz w:val="18"/>
              </w:rPr>
              <w:t>NMS.GEN.REP.006</w:t>
            </w:r>
          </w:p>
        </w:tc>
        <w:tc>
          <w:tcPr>
            <w:tcW w:w="3686" w:type="dxa"/>
          </w:tcPr>
          <w:p w14:paraId="0F59F814" w14:textId="77777777" w:rsidR="00DA63A1" w:rsidRPr="00D257D0" w:rsidRDefault="00DA63A1" w:rsidP="00DA63A1">
            <w:pPr>
              <w:pStyle w:val="CommentText"/>
              <w:spacing w:before="60" w:after="60"/>
              <w:rPr>
                <w:rFonts w:cs="Arial"/>
                <w:sz w:val="18"/>
              </w:rPr>
            </w:pPr>
            <w:r w:rsidRPr="00D257D0">
              <w:rPr>
                <w:rFonts w:cs="Arial"/>
                <w:sz w:val="18"/>
              </w:rPr>
              <w:t>The NMS system shall log all call details received from IVR.</w:t>
            </w:r>
          </w:p>
        </w:tc>
        <w:tc>
          <w:tcPr>
            <w:tcW w:w="2551" w:type="dxa"/>
          </w:tcPr>
          <w:p w14:paraId="098ED5DF" w14:textId="77777777" w:rsidR="00DA63A1" w:rsidRPr="00D257D0" w:rsidRDefault="00DA63A1" w:rsidP="00086046">
            <w:pPr>
              <w:pStyle w:val="CommentText"/>
              <w:spacing w:before="60" w:after="60"/>
              <w:rPr>
                <w:rFonts w:cs="Arial"/>
                <w:sz w:val="18"/>
              </w:rPr>
            </w:pPr>
          </w:p>
        </w:tc>
        <w:tc>
          <w:tcPr>
            <w:tcW w:w="1418" w:type="dxa"/>
          </w:tcPr>
          <w:p w14:paraId="47AF897E" w14:textId="77777777" w:rsidR="00DA63A1" w:rsidRPr="00D257D0" w:rsidRDefault="00DA63A1" w:rsidP="009E163D">
            <w:pPr>
              <w:pStyle w:val="CommentText"/>
              <w:spacing w:before="60" w:after="60"/>
              <w:rPr>
                <w:rFonts w:cs="Arial"/>
                <w:sz w:val="18"/>
              </w:rPr>
            </w:pPr>
            <w:r w:rsidRPr="00D257D0">
              <w:rPr>
                <w:rFonts w:cs="Arial"/>
                <w:sz w:val="18"/>
              </w:rPr>
              <w:t>Draft</w:t>
            </w:r>
          </w:p>
        </w:tc>
      </w:tr>
      <w:tr w:rsidR="0093377E" w:rsidRPr="00D257D0" w14:paraId="477ED463" w14:textId="77777777" w:rsidTr="00A90474">
        <w:trPr>
          <w:trHeight w:val="350"/>
        </w:trPr>
        <w:tc>
          <w:tcPr>
            <w:tcW w:w="1951" w:type="dxa"/>
          </w:tcPr>
          <w:p w14:paraId="40BA2762" w14:textId="77777777" w:rsidR="0093377E" w:rsidRPr="00D257D0" w:rsidRDefault="0093377E" w:rsidP="00DA63A1">
            <w:pPr>
              <w:pStyle w:val="CommentText"/>
              <w:spacing w:before="60" w:after="60"/>
              <w:rPr>
                <w:rFonts w:cs="Arial"/>
                <w:sz w:val="18"/>
              </w:rPr>
            </w:pPr>
            <w:r w:rsidRPr="00D257D0">
              <w:rPr>
                <w:rFonts w:cs="Arial"/>
                <w:sz w:val="18"/>
              </w:rPr>
              <w:t>NMS.GEN.REP.007</w:t>
            </w:r>
          </w:p>
        </w:tc>
        <w:tc>
          <w:tcPr>
            <w:tcW w:w="3686" w:type="dxa"/>
          </w:tcPr>
          <w:p w14:paraId="4085C42D" w14:textId="77777777" w:rsidR="001D0B78" w:rsidRPr="00D257D0" w:rsidRDefault="0093377E" w:rsidP="001D0B78">
            <w:pPr>
              <w:pStyle w:val="CommentText"/>
              <w:spacing w:before="60" w:after="60"/>
              <w:rPr>
                <w:rFonts w:cs="Arial"/>
                <w:sz w:val="18"/>
              </w:rPr>
            </w:pPr>
            <w:r w:rsidRPr="00D257D0">
              <w:rPr>
                <w:rFonts w:cs="Arial"/>
                <w:sz w:val="18"/>
              </w:rPr>
              <w:t xml:space="preserve">The NMS system shall provide means to access reports over public internet using secure interface (using HTTPS/SSL). </w:t>
            </w:r>
            <w:r w:rsidR="001D0B78" w:rsidRPr="00D257D0">
              <w:rPr>
                <w:rFonts w:cs="Arial"/>
                <w:sz w:val="18"/>
              </w:rPr>
              <w:t>N</w:t>
            </w:r>
            <w:r w:rsidR="001D0B78" w:rsidRPr="004F2D45">
              <w:rPr>
                <w:rFonts w:cs="Arial"/>
                <w:sz w:val="18"/>
              </w:rPr>
              <w:t>o other interface other than HTTPS/SSL will be made available</w:t>
            </w:r>
            <w:r w:rsidR="001D0B78" w:rsidRPr="00D257D0">
              <w:rPr>
                <w:rFonts w:cs="Arial"/>
                <w:sz w:val="18"/>
              </w:rPr>
              <w:t>.</w:t>
            </w:r>
          </w:p>
        </w:tc>
        <w:tc>
          <w:tcPr>
            <w:tcW w:w="2551" w:type="dxa"/>
          </w:tcPr>
          <w:p w14:paraId="66C3C990" w14:textId="77777777" w:rsidR="0093377E" w:rsidRPr="00131240" w:rsidRDefault="0093377E" w:rsidP="00001ADB">
            <w:pPr>
              <w:pStyle w:val="CommentText"/>
              <w:spacing w:before="60" w:after="60"/>
              <w:rPr>
                <w:rFonts w:cs="Arial"/>
                <w:sz w:val="18"/>
                <w:szCs w:val="18"/>
              </w:rPr>
            </w:pPr>
            <w:r w:rsidRPr="00131240">
              <w:rPr>
                <w:sz w:val="18"/>
                <w:szCs w:val="18"/>
              </w:rPr>
              <w:t>No other interface shall be made available on public internet.</w:t>
            </w:r>
          </w:p>
        </w:tc>
        <w:tc>
          <w:tcPr>
            <w:tcW w:w="1418" w:type="dxa"/>
          </w:tcPr>
          <w:p w14:paraId="001883A4" w14:textId="77777777" w:rsidR="0093377E" w:rsidRPr="00D257D0" w:rsidRDefault="0093377E" w:rsidP="009E163D">
            <w:pPr>
              <w:pStyle w:val="CommentText"/>
              <w:spacing w:before="60" w:after="60"/>
              <w:rPr>
                <w:rFonts w:cs="Arial"/>
                <w:sz w:val="18"/>
              </w:rPr>
            </w:pPr>
            <w:r w:rsidRPr="00D257D0">
              <w:rPr>
                <w:rFonts w:cs="Arial"/>
                <w:sz w:val="18"/>
              </w:rPr>
              <w:t>Draft</w:t>
            </w:r>
          </w:p>
        </w:tc>
      </w:tr>
      <w:tr w:rsidR="0093377E" w:rsidRPr="00D257D0" w14:paraId="71CC60D8" w14:textId="77777777" w:rsidTr="00A90474">
        <w:trPr>
          <w:trHeight w:val="350"/>
        </w:trPr>
        <w:tc>
          <w:tcPr>
            <w:tcW w:w="1951" w:type="dxa"/>
          </w:tcPr>
          <w:p w14:paraId="67A6C171" w14:textId="77777777" w:rsidR="0093377E" w:rsidRPr="00D257D0" w:rsidRDefault="0093377E" w:rsidP="00DA63A1">
            <w:pPr>
              <w:pStyle w:val="CommentText"/>
              <w:spacing w:before="60" w:after="60"/>
              <w:rPr>
                <w:rFonts w:cs="Arial"/>
                <w:sz w:val="18"/>
              </w:rPr>
            </w:pPr>
            <w:r w:rsidRPr="00D257D0">
              <w:rPr>
                <w:rFonts w:cs="Arial"/>
                <w:sz w:val="18"/>
              </w:rPr>
              <w:t>NMS.GEN.</w:t>
            </w:r>
            <w:r w:rsidR="00176733" w:rsidRPr="00D257D0">
              <w:rPr>
                <w:rFonts w:cs="Arial"/>
                <w:sz w:val="18"/>
              </w:rPr>
              <w:t>REP.008</w:t>
            </w:r>
          </w:p>
        </w:tc>
        <w:tc>
          <w:tcPr>
            <w:tcW w:w="3686" w:type="dxa"/>
          </w:tcPr>
          <w:p w14:paraId="0357ED9D" w14:textId="12751D5D" w:rsidR="0093377E" w:rsidRPr="00D257D0" w:rsidRDefault="0093377E" w:rsidP="000F2AD4">
            <w:pPr>
              <w:pStyle w:val="CommentText"/>
              <w:spacing w:before="60" w:after="60"/>
              <w:rPr>
                <w:rFonts w:cs="Arial"/>
                <w:sz w:val="18"/>
              </w:rPr>
            </w:pPr>
            <w:r w:rsidRPr="00D257D0">
              <w:rPr>
                <w:rFonts w:cs="Arial"/>
                <w:sz w:val="18"/>
              </w:rPr>
              <w:t xml:space="preserve">The NMS system shall provide reports </w:t>
            </w:r>
            <w:r w:rsidR="00A60411" w:rsidRPr="00D257D0">
              <w:rPr>
                <w:rFonts w:cs="Arial"/>
                <w:sz w:val="18"/>
              </w:rPr>
              <w:t>having individual FLW/</w:t>
            </w:r>
            <w:r w:rsidR="000F2AD4" w:rsidRPr="00D257D0">
              <w:rPr>
                <w:rFonts w:cs="Arial"/>
                <w:sz w:val="18"/>
              </w:rPr>
              <w:t>beneficiary records/call-</w:t>
            </w:r>
            <w:r w:rsidR="008F2AF1" w:rsidRPr="00D257D0">
              <w:rPr>
                <w:rFonts w:cs="Arial"/>
                <w:sz w:val="18"/>
              </w:rPr>
              <w:t xml:space="preserve">records </w:t>
            </w:r>
            <w:r w:rsidR="000F2AD4" w:rsidRPr="00D257D0">
              <w:rPr>
                <w:rFonts w:cs="Arial"/>
                <w:sz w:val="18"/>
              </w:rPr>
              <w:t xml:space="preserve">at </w:t>
            </w:r>
            <w:r w:rsidR="00487863">
              <w:rPr>
                <w:rFonts w:cs="Arial"/>
                <w:sz w:val="18"/>
              </w:rPr>
              <w:t>the state level</w:t>
            </w:r>
            <w:proofErr w:type="gramStart"/>
            <w:r w:rsidR="00487863">
              <w:rPr>
                <w:rFonts w:cs="Arial"/>
                <w:sz w:val="18"/>
              </w:rPr>
              <w:t>.</w:t>
            </w:r>
            <w:r w:rsidRPr="00D257D0">
              <w:rPr>
                <w:rFonts w:cs="Arial"/>
                <w:sz w:val="18"/>
              </w:rPr>
              <w:t>.</w:t>
            </w:r>
            <w:proofErr w:type="gramEnd"/>
            <w:r w:rsidRPr="00D257D0">
              <w:rPr>
                <w:rFonts w:cs="Arial"/>
                <w:sz w:val="18"/>
              </w:rPr>
              <w:t xml:space="preserve"> </w:t>
            </w:r>
          </w:p>
          <w:p w14:paraId="5F43402E" w14:textId="77777777" w:rsidR="000F2AD4" w:rsidRPr="00D257D0" w:rsidRDefault="000F2AD4" w:rsidP="000F2AD4">
            <w:pPr>
              <w:pStyle w:val="CommentText"/>
              <w:spacing w:before="60" w:after="60"/>
              <w:rPr>
                <w:rFonts w:cs="Arial"/>
                <w:sz w:val="18"/>
              </w:rPr>
            </w:pPr>
            <w:r w:rsidRPr="00D257D0">
              <w:rPr>
                <w:rFonts w:cs="Arial"/>
                <w:sz w:val="18"/>
              </w:rPr>
              <w:t>Reports at national level shall be supported where an aggregate view is to be provided.</w:t>
            </w:r>
          </w:p>
        </w:tc>
        <w:tc>
          <w:tcPr>
            <w:tcW w:w="2551" w:type="dxa"/>
          </w:tcPr>
          <w:p w14:paraId="3201FBA1" w14:textId="77777777" w:rsidR="0093377E" w:rsidRPr="00131240" w:rsidRDefault="008F2AF1" w:rsidP="00001ADB">
            <w:pPr>
              <w:pStyle w:val="CommentText"/>
              <w:spacing w:before="60" w:after="60"/>
            </w:pPr>
            <w:r w:rsidRPr="00131240">
              <w:rPr>
                <w:sz w:val="18"/>
              </w:rPr>
              <w:t xml:space="preserve">This requirement limits the number of records that can be available in one exported report. </w:t>
            </w:r>
          </w:p>
        </w:tc>
        <w:tc>
          <w:tcPr>
            <w:tcW w:w="1418" w:type="dxa"/>
          </w:tcPr>
          <w:p w14:paraId="111F1DF1" w14:textId="77777777" w:rsidR="0093377E" w:rsidRPr="00D257D0" w:rsidRDefault="0093377E" w:rsidP="009E163D">
            <w:pPr>
              <w:pStyle w:val="CommentText"/>
              <w:spacing w:before="60" w:after="60"/>
              <w:rPr>
                <w:rFonts w:cs="Arial"/>
                <w:sz w:val="18"/>
              </w:rPr>
            </w:pPr>
            <w:r w:rsidRPr="00D257D0">
              <w:rPr>
                <w:rFonts w:cs="Arial"/>
                <w:sz w:val="18"/>
              </w:rPr>
              <w:t>Draft</w:t>
            </w:r>
          </w:p>
        </w:tc>
      </w:tr>
    </w:tbl>
    <w:p w14:paraId="48AC2472" w14:textId="77777777" w:rsidR="00DC5C21" w:rsidRPr="00D257D0" w:rsidRDefault="00DC5C21" w:rsidP="00DC5C21">
      <w:pPr>
        <w:pStyle w:val="Heading3"/>
      </w:pPr>
      <w:bookmarkStart w:id="57" w:name="_Ref410734058"/>
      <w:bookmarkStart w:id="58" w:name="_Toc411545773"/>
      <w:r w:rsidRPr="00D257D0">
        <w:t>Backup and Archiving</w:t>
      </w:r>
      <w:bookmarkEnd w:id="57"/>
      <w:bookmarkEnd w:id="5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DC5C21" w:rsidRPr="00D257D0" w14:paraId="7291A880" w14:textId="77777777" w:rsidTr="008E010E">
        <w:tc>
          <w:tcPr>
            <w:tcW w:w="1809" w:type="dxa"/>
            <w:shd w:val="clear" w:color="auto" w:fill="D9D9D9" w:themeFill="background1" w:themeFillShade="D9"/>
          </w:tcPr>
          <w:p w14:paraId="0EFF0B80" w14:textId="77777777" w:rsidR="00DC5C21" w:rsidRPr="00D257D0" w:rsidRDefault="00DC5C21"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968D80F" w14:textId="77777777" w:rsidR="00DC5C21" w:rsidRPr="00D257D0" w:rsidRDefault="00DC5C21"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63597E1" w14:textId="77777777" w:rsidR="00DC5C21" w:rsidRPr="00D257D0" w:rsidRDefault="00DC5C21"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1108A2E" w14:textId="77777777" w:rsidR="00DC5C21" w:rsidRPr="00D257D0" w:rsidRDefault="00DC5C21" w:rsidP="008E010E">
            <w:pPr>
              <w:pStyle w:val="CommentText"/>
              <w:spacing w:before="60" w:after="60"/>
              <w:rPr>
                <w:rFonts w:cs="Arial"/>
                <w:b/>
                <w:sz w:val="18"/>
              </w:rPr>
            </w:pPr>
            <w:r w:rsidRPr="00D257D0">
              <w:rPr>
                <w:rFonts w:cs="Arial"/>
                <w:b/>
                <w:sz w:val="18"/>
              </w:rPr>
              <w:t>Status</w:t>
            </w:r>
          </w:p>
        </w:tc>
      </w:tr>
      <w:tr w:rsidR="00DC5C21" w:rsidRPr="00D257D0" w14:paraId="43E5A14E" w14:textId="77777777" w:rsidTr="008E010E">
        <w:trPr>
          <w:trHeight w:val="350"/>
        </w:trPr>
        <w:tc>
          <w:tcPr>
            <w:tcW w:w="1809" w:type="dxa"/>
          </w:tcPr>
          <w:p w14:paraId="58FA33A1" w14:textId="77777777" w:rsidR="00DC5C21" w:rsidRPr="00D257D0" w:rsidRDefault="00DC5C21" w:rsidP="008E010E">
            <w:pPr>
              <w:pStyle w:val="CommentText"/>
              <w:spacing w:before="60" w:after="60"/>
              <w:rPr>
                <w:rFonts w:cs="Arial"/>
                <w:sz w:val="18"/>
              </w:rPr>
            </w:pPr>
            <w:r w:rsidRPr="00D257D0">
              <w:rPr>
                <w:rFonts w:cs="Arial"/>
                <w:sz w:val="18"/>
              </w:rPr>
              <w:t>NMS.GEN.BKUP.001</w:t>
            </w:r>
          </w:p>
        </w:tc>
        <w:tc>
          <w:tcPr>
            <w:tcW w:w="3828" w:type="dxa"/>
          </w:tcPr>
          <w:p w14:paraId="119B99E8" w14:textId="77777777" w:rsidR="00DC5C21" w:rsidRPr="00D257D0" w:rsidRDefault="00DC5C21" w:rsidP="00FB6C1A">
            <w:pPr>
              <w:pStyle w:val="CommentText"/>
              <w:spacing w:before="60" w:after="60"/>
              <w:rPr>
                <w:rFonts w:cs="Arial"/>
                <w:sz w:val="18"/>
                <w:szCs w:val="18"/>
              </w:rPr>
            </w:pPr>
            <w:r w:rsidRPr="00D257D0">
              <w:rPr>
                <w:rFonts w:cs="Arial"/>
                <w:sz w:val="18"/>
              </w:rPr>
              <w:t xml:space="preserve">The NMS system shall </w:t>
            </w:r>
            <w:r w:rsidR="00FB6C1A" w:rsidRPr="00D257D0">
              <w:rPr>
                <w:rFonts w:cs="Arial"/>
                <w:sz w:val="18"/>
              </w:rPr>
              <w:t xml:space="preserve">continue to </w:t>
            </w:r>
            <w:r w:rsidR="00CF6B53" w:rsidRPr="00D257D0">
              <w:rPr>
                <w:rFonts w:cs="Arial"/>
                <w:sz w:val="18"/>
              </w:rPr>
              <w:t xml:space="preserve">maintain FLW/Beneficiary data for </w:t>
            </w:r>
            <w:r w:rsidR="00A372F6">
              <w:rPr>
                <w:rFonts w:cs="Arial"/>
                <w:sz w:val="18"/>
              </w:rPr>
              <w:t>6</w:t>
            </w:r>
            <w:r w:rsidR="00CF6B53" w:rsidRPr="00D257D0">
              <w:rPr>
                <w:rFonts w:cs="Arial"/>
                <w:sz w:val="18"/>
              </w:rPr>
              <w:t xml:space="preserve"> weeks within its</w:t>
            </w:r>
            <w:r w:rsidR="00FB6C1A" w:rsidRPr="00D257D0">
              <w:rPr>
                <w:rFonts w:cs="Arial"/>
                <w:sz w:val="18"/>
              </w:rPr>
              <w:t xml:space="preserve"> internal</w:t>
            </w:r>
            <w:r w:rsidR="00CF6B53" w:rsidRPr="00D257D0">
              <w:rPr>
                <w:rFonts w:cs="Arial"/>
                <w:sz w:val="18"/>
              </w:rPr>
              <w:t xml:space="preserve"> database </w:t>
            </w:r>
            <w:r w:rsidR="00FB6C1A" w:rsidRPr="00D257D0">
              <w:rPr>
                <w:rFonts w:cs="Arial"/>
                <w:sz w:val="18"/>
              </w:rPr>
              <w:t xml:space="preserve">once </w:t>
            </w:r>
            <w:r w:rsidR="00CF6B53" w:rsidRPr="00D257D0">
              <w:rPr>
                <w:rFonts w:cs="Arial"/>
                <w:sz w:val="18"/>
              </w:rPr>
              <w:t>the corresponding record is marked Invalid (for FLW) or marked deactivated</w:t>
            </w:r>
            <w:r w:rsidR="00315B65" w:rsidRPr="00D257D0">
              <w:rPr>
                <w:rFonts w:cs="Arial"/>
                <w:sz w:val="18"/>
              </w:rPr>
              <w:t>/completed</w:t>
            </w:r>
            <w:r w:rsidR="00CF6B53" w:rsidRPr="00D257D0">
              <w:rPr>
                <w:rFonts w:cs="Arial"/>
                <w:sz w:val="18"/>
              </w:rPr>
              <w:t xml:space="preserve"> (for beneficiary). </w:t>
            </w:r>
            <w:r w:rsidRPr="00D257D0">
              <w:rPr>
                <w:rFonts w:cs="Arial"/>
                <w:sz w:val="18"/>
                <w:szCs w:val="18"/>
              </w:rPr>
              <w:t xml:space="preserve"> </w:t>
            </w:r>
          </w:p>
          <w:p w14:paraId="196C1AC5" w14:textId="77777777" w:rsidR="00BD0426" w:rsidRPr="00D257D0" w:rsidRDefault="00BD0426" w:rsidP="00A372F6">
            <w:pPr>
              <w:pStyle w:val="CommentText"/>
              <w:spacing w:before="60" w:after="60"/>
              <w:rPr>
                <w:rFonts w:cs="Arial"/>
                <w:sz w:val="18"/>
              </w:rPr>
            </w:pPr>
            <w:r w:rsidRPr="00D257D0">
              <w:rPr>
                <w:rFonts w:cs="Arial"/>
                <w:sz w:val="18"/>
                <w:szCs w:val="18"/>
              </w:rPr>
              <w:t>For this purpose, the NMS system shall maintain the timestamp at which the corresponding record was marked invalid</w:t>
            </w:r>
            <w:r w:rsidR="00A372F6">
              <w:rPr>
                <w:rFonts w:cs="Arial"/>
                <w:sz w:val="18"/>
                <w:szCs w:val="18"/>
              </w:rPr>
              <w:t xml:space="preserve"> or </w:t>
            </w:r>
            <w:r w:rsidRPr="00D257D0">
              <w:rPr>
                <w:rFonts w:cs="Arial"/>
                <w:sz w:val="18"/>
                <w:szCs w:val="18"/>
              </w:rPr>
              <w:t>deactivated</w:t>
            </w:r>
            <w:r w:rsidR="00A372F6">
              <w:rPr>
                <w:rFonts w:cs="Arial"/>
                <w:sz w:val="18"/>
                <w:szCs w:val="18"/>
              </w:rPr>
              <w:t>/completed</w:t>
            </w:r>
            <w:r w:rsidRPr="00D257D0">
              <w:rPr>
                <w:rFonts w:cs="Arial"/>
                <w:sz w:val="18"/>
                <w:szCs w:val="18"/>
              </w:rPr>
              <w:t>.</w:t>
            </w:r>
          </w:p>
        </w:tc>
        <w:tc>
          <w:tcPr>
            <w:tcW w:w="2551" w:type="dxa"/>
          </w:tcPr>
          <w:p w14:paraId="634BC7F6" w14:textId="77777777" w:rsidR="00DC5C21" w:rsidRPr="00D257D0" w:rsidRDefault="00350398" w:rsidP="00A372F6">
            <w:pPr>
              <w:pStyle w:val="CommentText"/>
              <w:spacing w:before="60" w:after="60"/>
              <w:rPr>
                <w:rFonts w:cs="Arial"/>
                <w:sz w:val="18"/>
              </w:rPr>
            </w:pPr>
            <w:r w:rsidRPr="00D257D0">
              <w:rPr>
                <w:rFonts w:cs="Arial"/>
                <w:sz w:val="18"/>
              </w:rPr>
              <w:t>NMS shall not permit deletion of any record marked invalid</w:t>
            </w:r>
            <w:r w:rsidR="00A372F6">
              <w:rPr>
                <w:rFonts w:cs="Arial"/>
                <w:sz w:val="18"/>
              </w:rPr>
              <w:t xml:space="preserve"> or </w:t>
            </w:r>
            <w:r w:rsidRPr="00D257D0">
              <w:rPr>
                <w:rFonts w:cs="Arial"/>
                <w:sz w:val="18"/>
              </w:rPr>
              <w:t>deactivated</w:t>
            </w:r>
            <w:r w:rsidR="00A372F6">
              <w:rPr>
                <w:rFonts w:cs="Arial"/>
                <w:sz w:val="18"/>
              </w:rPr>
              <w:t>/completed</w:t>
            </w:r>
            <w:r w:rsidRPr="00D257D0">
              <w:rPr>
                <w:rFonts w:cs="Arial"/>
                <w:sz w:val="18"/>
              </w:rPr>
              <w:t xml:space="preserve"> record till </w:t>
            </w:r>
            <w:r w:rsidR="00A372F6">
              <w:rPr>
                <w:rFonts w:cs="Arial"/>
                <w:sz w:val="18"/>
              </w:rPr>
              <w:t>6</w:t>
            </w:r>
            <w:r w:rsidRPr="00D257D0">
              <w:rPr>
                <w:rFonts w:cs="Arial"/>
                <w:sz w:val="18"/>
              </w:rPr>
              <w:t xml:space="preserve"> weeks of such activity. </w:t>
            </w:r>
          </w:p>
        </w:tc>
        <w:tc>
          <w:tcPr>
            <w:tcW w:w="1418" w:type="dxa"/>
          </w:tcPr>
          <w:p w14:paraId="6D4324BF" w14:textId="77777777" w:rsidR="00DC5C21" w:rsidRPr="00D257D0" w:rsidRDefault="00DC5C21" w:rsidP="008E010E">
            <w:pPr>
              <w:pStyle w:val="CommentText"/>
              <w:spacing w:before="60" w:after="60"/>
              <w:rPr>
                <w:rFonts w:cs="Arial"/>
                <w:sz w:val="18"/>
              </w:rPr>
            </w:pPr>
            <w:r w:rsidRPr="00D257D0">
              <w:rPr>
                <w:rFonts w:cs="Arial"/>
                <w:sz w:val="18"/>
              </w:rPr>
              <w:t>Draft</w:t>
            </w:r>
          </w:p>
        </w:tc>
      </w:tr>
      <w:tr w:rsidR="005E7DD2" w:rsidRPr="00D257D0" w14:paraId="55B12DFF" w14:textId="77777777" w:rsidTr="008E010E">
        <w:trPr>
          <w:trHeight w:val="350"/>
        </w:trPr>
        <w:tc>
          <w:tcPr>
            <w:tcW w:w="1809" w:type="dxa"/>
          </w:tcPr>
          <w:p w14:paraId="5B6A1928" w14:textId="77777777" w:rsidR="005E7DD2" w:rsidRPr="00D257D0" w:rsidRDefault="005E7DD2" w:rsidP="00CF6B53">
            <w:pPr>
              <w:pStyle w:val="CommentText"/>
              <w:spacing w:before="60" w:after="60"/>
              <w:rPr>
                <w:rFonts w:cs="Arial"/>
                <w:sz w:val="18"/>
              </w:rPr>
            </w:pPr>
            <w:r w:rsidRPr="00D257D0">
              <w:rPr>
                <w:rFonts w:cs="Arial"/>
                <w:sz w:val="18"/>
              </w:rPr>
              <w:t>NMS.GEN.BKUP.002</w:t>
            </w:r>
          </w:p>
        </w:tc>
        <w:tc>
          <w:tcPr>
            <w:tcW w:w="3828" w:type="dxa"/>
          </w:tcPr>
          <w:p w14:paraId="1053FBFC" w14:textId="77777777" w:rsidR="005E7DD2" w:rsidRPr="00D257D0" w:rsidRDefault="005E7DD2" w:rsidP="00140565">
            <w:pPr>
              <w:pStyle w:val="CommentText"/>
              <w:spacing w:before="60" w:after="60"/>
              <w:rPr>
                <w:rFonts w:cs="Arial"/>
                <w:sz w:val="18"/>
              </w:rPr>
            </w:pPr>
            <w:r w:rsidRPr="00D257D0">
              <w:rPr>
                <w:rFonts w:cs="Arial"/>
                <w:sz w:val="18"/>
              </w:rPr>
              <w:t xml:space="preserve">The NMS system shall </w:t>
            </w:r>
            <w:r w:rsidR="00140565">
              <w:rPr>
                <w:rFonts w:cs="Arial"/>
                <w:sz w:val="18"/>
              </w:rPr>
              <w:t xml:space="preserve">automatically </w:t>
            </w:r>
            <w:r w:rsidRPr="00D257D0">
              <w:rPr>
                <w:rFonts w:cs="Arial"/>
                <w:sz w:val="18"/>
              </w:rPr>
              <w:t>remove all records marked Invalid (for FLW) or marked deactivated</w:t>
            </w:r>
            <w:r w:rsidR="00315B65" w:rsidRPr="00D257D0">
              <w:rPr>
                <w:rFonts w:cs="Arial"/>
                <w:sz w:val="18"/>
              </w:rPr>
              <w:t>/completed</w:t>
            </w:r>
            <w:r w:rsidRPr="00D257D0">
              <w:rPr>
                <w:rFonts w:cs="Arial"/>
                <w:sz w:val="18"/>
              </w:rPr>
              <w:t xml:space="preserve"> (for beneficiary) from internal DB provided they satisfy the conditions listed in NMS.GEN.BKUP.001. </w:t>
            </w:r>
            <w:r w:rsidRPr="00D257D0">
              <w:rPr>
                <w:rFonts w:cs="Arial"/>
                <w:sz w:val="18"/>
                <w:szCs w:val="18"/>
              </w:rPr>
              <w:t xml:space="preserve"> </w:t>
            </w:r>
          </w:p>
        </w:tc>
        <w:tc>
          <w:tcPr>
            <w:tcW w:w="2551" w:type="dxa"/>
          </w:tcPr>
          <w:p w14:paraId="00F6ADF8" w14:textId="77777777" w:rsidR="005E7DD2" w:rsidRPr="00D257D0" w:rsidRDefault="00140565" w:rsidP="00A372F6">
            <w:pPr>
              <w:pStyle w:val="CommentText"/>
              <w:spacing w:before="60" w:after="60"/>
              <w:rPr>
                <w:rFonts w:cs="Arial"/>
                <w:sz w:val="18"/>
              </w:rPr>
            </w:pPr>
            <w:r>
              <w:rPr>
                <w:rFonts w:cs="Arial"/>
                <w:sz w:val="18"/>
              </w:rPr>
              <w:t>It should be possible to disable such automatic deletion.</w:t>
            </w:r>
          </w:p>
        </w:tc>
        <w:tc>
          <w:tcPr>
            <w:tcW w:w="1418" w:type="dxa"/>
          </w:tcPr>
          <w:p w14:paraId="127CB825" w14:textId="77777777" w:rsidR="005E7DD2" w:rsidRPr="00D257D0" w:rsidRDefault="005E7DD2" w:rsidP="008E010E">
            <w:pPr>
              <w:pStyle w:val="CommentText"/>
              <w:spacing w:before="60" w:after="60"/>
              <w:rPr>
                <w:rFonts w:cs="Arial"/>
                <w:sz w:val="18"/>
              </w:rPr>
            </w:pPr>
            <w:r w:rsidRPr="00D257D0">
              <w:rPr>
                <w:rFonts w:cs="Arial"/>
                <w:sz w:val="18"/>
              </w:rPr>
              <w:t>Draft</w:t>
            </w:r>
          </w:p>
        </w:tc>
      </w:tr>
      <w:tr w:rsidR="005E7DD2" w:rsidRPr="00D257D0" w14:paraId="13CC173A" w14:textId="77777777" w:rsidTr="008E010E">
        <w:trPr>
          <w:trHeight w:val="350"/>
        </w:trPr>
        <w:tc>
          <w:tcPr>
            <w:tcW w:w="1809" w:type="dxa"/>
          </w:tcPr>
          <w:p w14:paraId="093E6AB7" w14:textId="77777777" w:rsidR="005E7DD2" w:rsidRPr="00D257D0" w:rsidRDefault="005E7DD2" w:rsidP="005E7DD2">
            <w:pPr>
              <w:pStyle w:val="CommentText"/>
              <w:spacing w:before="60" w:after="60"/>
              <w:rPr>
                <w:rFonts w:cs="Arial"/>
                <w:sz w:val="18"/>
              </w:rPr>
            </w:pPr>
            <w:r w:rsidRPr="00D257D0">
              <w:rPr>
                <w:rFonts w:cs="Arial"/>
                <w:sz w:val="18"/>
              </w:rPr>
              <w:t>NMS.GEN.BKUP.003</w:t>
            </w:r>
          </w:p>
        </w:tc>
        <w:tc>
          <w:tcPr>
            <w:tcW w:w="3828" w:type="dxa"/>
          </w:tcPr>
          <w:p w14:paraId="3A90ACD2" w14:textId="77777777" w:rsidR="005E7DD2" w:rsidRPr="00D257D0" w:rsidRDefault="005E7DD2" w:rsidP="00E60983">
            <w:pPr>
              <w:pStyle w:val="CommentText"/>
              <w:spacing w:before="60" w:after="60"/>
              <w:rPr>
                <w:rFonts w:cs="Arial"/>
                <w:sz w:val="18"/>
              </w:rPr>
            </w:pPr>
            <w:r w:rsidRPr="00D257D0">
              <w:rPr>
                <w:rFonts w:cs="Arial"/>
                <w:sz w:val="18"/>
              </w:rPr>
              <w:t xml:space="preserve">The NMS system shall have a tape drive backup of </w:t>
            </w:r>
            <w:r w:rsidR="00E60983" w:rsidRPr="00D257D0">
              <w:rPr>
                <w:rFonts w:cs="Arial"/>
                <w:sz w:val="18"/>
              </w:rPr>
              <w:t>ALL</w:t>
            </w:r>
            <w:r w:rsidRPr="00D257D0">
              <w:rPr>
                <w:rFonts w:cs="Arial"/>
                <w:sz w:val="18"/>
              </w:rPr>
              <w:t xml:space="preserve"> System/FLW/Beneficiary data </w:t>
            </w:r>
            <w:r w:rsidRPr="00D257D0">
              <w:rPr>
                <w:rFonts w:cs="Arial"/>
                <w:sz w:val="18"/>
                <w:szCs w:val="18"/>
              </w:rPr>
              <w:t>every 2 weeks.</w:t>
            </w:r>
          </w:p>
        </w:tc>
        <w:tc>
          <w:tcPr>
            <w:tcW w:w="2551" w:type="dxa"/>
          </w:tcPr>
          <w:p w14:paraId="5B42D2EC" w14:textId="77777777" w:rsidR="00202A75" w:rsidRPr="00D257D0" w:rsidRDefault="00202A75" w:rsidP="008E010E">
            <w:pPr>
              <w:pStyle w:val="CommentText"/>
              <w:spacing w:before="60" w:after="60"/>
              <w:rPr>
                <w:rFonts w:cs="Arial"/>
                <w:sz w:val="18"/>
              </w:rPr>
            </w:pPr>
            <w:r w:rsidRPr="00D257D0">
              <w:rPr>
                <w:rFonts w:cs="Arial"/>
                <w:sz w:val="18"/>
              </w:rPr>
              <w:t xml:space="preserve">The backup procedure on the tape drive is outside the scope of this document. </w:t>
            </w:r>
            <w:r w:rsidR="00E60983" w:rsidRPr="00D257D0">
              <w:rPr>
                <w:rFonts w:cs="Arial"/>
                <w:sz w:val="18"/>
              </w:rPr>
              <w:t>This is basically a support requirement.</w:t>
            </w:r>
          </w:p>
          <w:p w14:paraId="2DA29162" w14:textId="77777777" w:rsidR="005E7DD2" w:rsidRPr="00D257D0" w:rsidRDefault="005E7DD2" w:rsidP="008E010E">
            <w:pPr>
              <w:pStyle w:val="CommentText"/>
              <w:spacing w:before="60" w:after="60"/>
              <w:rPr>
                <w:rFonts w:cs="Arial"/>
                <w:sz w:val="18"/>
              </w:rPr>
            </w:pPr>
            <w:r w:rsidRPr="00D257D0">
              <w:rPr>
                <w:rFonts w:cs="Arial"/>
                <w:sz w:val="18"/>
              </w:rPr>
              <w:t xml:space="preserve">It is recommended that the tape drive backup </w:t>
            </w:r>
            <w:proofErr w:type="gramStart"/>
            <w:r w:rsidRPr="00D257D0">
              <w:rPr>
                <w:rFonts w:cs="Arial"/>
                <w:sz w:val="18"/>
              </w:rPr>
              <w:t>is</w:t>
            </w:r>
            <w:proofErr w:type="gramEnd"/>
            <w:r w:rsidRPr="00D257D0">
              <w:rPr>
                <w:rFonts w:cs="Arial"/>
                <w:sz w:val="18"/>
              </w:rPr>
              <w:t xml:space="preserve"> not kept in same physical location as the NMS servers.</w:t>
            </w:r>
          </w:p>
        </w:tc>
        <w:tc>
          <w:tcPr>
            <w:tcW w:w="1418" w:type="dxa"/>
          </w:tcPr>
          <w:p w14:paraId="50B03AC9" w14:textId="77777777" w:rsidR="005E7DD2" w:rsidRPr="00D257D0" w:rsidRDefault="005E7DD2" w:rsidP="008E010E">
            <w:pPr>
              <w:pStyle w:val="CommentText"/>
              <w:spacing w:before="60" w:after="60"/>
              <w:rPr>
                <w:rFonts w:cs="Arial"/>
                <w:sz w:val="18"/>
              </w:rPr>
            </w:pPr>
            <w:r w:rsidRPr="00D257D0">
              <w:rPr>
                <w:rFonts w:cs="Arial"/>
                <w:sz w:val="18"/>
              </w:rPr>
              <w:t>Draft</w:t>
            </w:r>
          </w:p>
        </w:tc>
      </w:tr>
      <w:tr w:rsidR="005E7DD2" w:rsidRPr="00D257D0" w14:paraId="70AF921B" w14:textId="77777777" w:rsidTr="008E010E">
        <w:trPr>
          <w:trHeight w:val="350"/>
        </w:trPr>
        <w:tc>
          <w:tcPr>
            <w:tcW w:w="1809" w:type="dxa"/>
          </w:tcPr>
          <w:p w14:paraId="17A3B642" w14:textId="77777777" w:rsidR="005E7DD2" w:rsidRPr="00D257D0" w:rsidRDefault="005E7DD2" w:rsidP="00F81AA8">
            <w:pPr>
              <w:pStyle w:val="CommentText"/>
              <w:spacing w:before="60" w:after="60"/>
              <w:rPr>
                <w:rFonts w:cs="Arial"/>
                <w:sz w:val="18"/>
              </w:rPr>
            </w:pPr>
            <w:r w:rsidRPr="00D257D0">
              <w:rPr>
                <w:rFonts w:cs="Arial"/>
                <w:sz w:val="18"/>
              </w:rPr>
              <w:t>NMS.GEN.BKUP.004</w:t>
            </w:r>
          </w:p>
        </w:tc>
        <w:tc>
          <w:tcPr>
            <w:tcW w:w="3828" w:type="dxa"/>
          </w:tcPr>
          <w:p w14:paraId="7E93BF90" w14:textId="77777777" w:rsidR="005E7DD2" w:rsidRPr="00D257D0" w:rsidRDefault="005E7DD2" w:rsidP="005E7DD2">
            <w:pPr>
              <w:pStyle w:val="CommentText"/>
              <w:spacing w:before="60" w:after="60"/>
              <w:rPr>
                <w:rFonts w:cs="Arial"/>
                <w:sz w:val="18"/>
              </w:rPr>
            </w:pPr>
            <w:r w:rsidRPr="00D257D0">
              <w:rPr>
                <w:rFonts w:cs="Arial"/>
                <w:sz w:val="18"/>
              </w:rPr>
              <w:t>The NMS system shall have maintain the tape drive backup for three years</w:t>
            </w:r>
            <w:r w:rsidRPr="00D257D0">
              <w:rPr>
                <w:rFonts w:cs="Arial"/>
                <w:sz w:val="18"/>
                <w:szCs w:val="18"/>
              </w:rPr>
              <w:t>.</w:t>
            </w:r>
          </w:p>
        </w:tc>
        <w:tc>
          <w:tcPr>
            <w:tcW w:w="2551" w:type="dxa"/>
          </w:tcPr>
          <w:p w14:paraId="0529035B" w14:textId="77777777" w:rsidR="005E7DD2" w:rsidRPr="00D257D0" w:rsidRDefault="00350398" w:rsidP="00350398">
            <w:pPr>
              <w:pStyle w:val="CommentText"/>
              <w:spacing w:before="60" w:after="60"/>
              <w:rPr>
                <w:rFonts w:cs="Arial"/>
                <w:sz w:val="18"/>
              </w:rPr>
            </w:pPr>
            <w:r w:rsidRPr="00D257D0">
              <w:rPr>
                <w:rFonts w:cs="Arial"/>
                <w:sz w:val="18"/>
              </w:rPr>
              <w:t xml:space="preserve">The procedure to realize this requirement is outside the scope of this document. This is basically a support requirement. </w:t>
            </w:r>
          </w:p>
        </w:tc>
        <w:tc>
          <w:tcPr>
            <w:tcW w:w="1418" w:type="dxa"/>
          </w:tcPr>
          <w:p w14:paraId="11728045" w14:textId="77777777" w:rsidR="005E7DD2" w:rsidRPr="00D257D0" w:rsidRDefault="005E7DD2" w:rsidP="008E010E">
            <w:pPr>
              <w:pStyle w:val="CommentText"/>
              <w:spacing w:before="60" w:after="60"/>
              <w:rPr>
                <w:rFonts w:cs="Arial"/>
                <w:sz w:val="18"/>
              </w:rPr>
            </w:pPr>
            <w:r w:rsidRPr="00D257D0">
              <w:rPr>
                <w:rFonts w:cs="Arial"/>
                <w:sz w:val="18"/>
              </w:rPr>
              <w:t>Draft</w:t>
            </w:r>
          </w:p>
        </w:tc>
      </w:tr>
    </w:tbl>
    <w:p w14:paraId="7E1CFAB7" w14:textId="77777777" w:rsidR="00C42485" w:rsidRPr="00D257D0" w:rsidRDefault="00C42485" w:rsidP="007B54EF">
      <w:pPr>
        <w:pStyle w:val="Heading2"/>
      </w:pPr>
      <w:bookmarkStart w:id="59" w:name="_Toc411545774"/>
      <w:r w:rsidRPr="00D257D0">
        <w:t>Non-Functional Requirements</w:t>
      </w:r>
      <w:bookmarkEnd w:id="59"/>
      <w:r w:rsidR="00A363B3" w:rsidRPr="00D257D0">
        <w:t xml:space="preserve"> </w:t>
      </w:r>
    </w:p>
    <w:p w14:paraId="38CB4C19" w14:textId="77777777" w:rsidR="00C42485" w:rsidRPr="00D257D0" w:rsidRDefault="00C42485" w:rsidP="007B54EF">
      <w:pPr>
        <w:pStyle w:val="Heading3"/>
      </w:pPr>
      <w:bookmarkStart w:id="60" w:name="_Toc411545775"/>
      <w:r w:rsidRPr="00D257D0">
        <w:t>Packaging and Installation Requirements</w:t>
      </w:r>
      <w:bookmarkEnd w:id="6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6A41F801" w14:textId="77777777" w:rsidTr="00A90474">
        <w:tc>
          <w:tcPr>
            <w:tcW w:w="1809" w:type="dxa"/>
            <w:shd w:val="clear" w:color="auto" w:fill="D9D9D9" w:themeFill="background1" w:themeFillShade="D9"/>
          </w:tcPr>
          <w:p w14:paraId="6A331A3F"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582C172"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4441518"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2EA1C07"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0A8B20EB" w14:textId="77777777" w:rsidTr="00A90474">
        <w:trPr>
          <w:trHeight w:val="350"/>
        </w:trPr>
        <w:tc>
          <w:tcPr>
            <w:tcW w:w="1809" w:type="dxa"/>
          </w:tcPr>
          <w:p w14:paraId="7FD438CB" w14:textId="77777777" w:rsidR="00C42485" w:rsidRPr="00D257D0" w:rsidRDefault="00C42485" w:rsidP="0092395B">
            <w:pPr>
              <w:pStyle w:val="CommentText"/>
              <w:spacing w:before="60" w:after="60"/>
              <w:rPr>
                <w:rFonts w:cs="Arial"/>
                <w:sz w:val="18"/>
              </w:rPr>
            </w:pPr>
            <w:r w:rsidRPr="00D257D0">
              <w:rPr>
                <w:rFonts w:cs="Arial"/>
                <w:sz w:val="18"/>
              </w:rPr>
              <w:t>NMS.GEN.</w:t>
            </w:r>
            <w:r w:rsidR="0092395B" w:rsidRPr="00D257D0">
              <w:rPr>
                <w:rFonts w:cs="Arial"/>
                <w:sz w:val="18"/>
              </w:rPr>
              <w:t>PACK</w:t>
            </w:r>
            <w:r w:rsidRPr="00D257D0">
              <w:rPr>
                <w:rFonts w:cs="Arial"/>
                <w:sz w:val="18"/>
              </w:rPr>
              <w:t>.001</w:t>
            </w:r>
          </w:p>
        </w:tc>
        <w:tc>
          <w:tcPr>
            <w:tcW w:w="3828" w:type="dxa"/>
          </w:tcPr>
          <w:p w14:paraId="0B93D350" w14:textId="77777777" w:rsidR="00C42485" w:rsidRPr="00D257D0" w:rsidRDefault="00BB647B" w:rsidP="001B00FE">
            <w:pPr>
              <w:pStyle w:val="CommentText"/>
              <w:spacing w:before="60" w:after="60"/>
              <w:rPr>
                <w:rFonts w:cs="Arial"/>
                <w:sz w:val="18"/>
              </w:rPr>
            </w:pPr>
            <w:r w:rsidRPr="00D257D0">
              <w:rPr>
                <w:rFonts w:cs="Arial"/>
                <w:sz w:val="18"/>
              </w:rPr>
              <w:t xml:space="preserve">The NMS shall be </w:t>
            </w:r>
            <w:r w:rsidR="00B06167" w:rsidRPr="00D257D0">
              <w:rPr>
                <w:rFonts w:cs="Arial"/>
                <w:sz w:val="18"/>
              </w:rPr>
              <w:t xml:space="preserve">packaged </w:t>
            </w:r>
            <w:r w:rsidR="00CB21C3">
              <w:rPr>
                <w:rFonts w:cs="Arial"/>
                <w:sz w:val="18"/>
              </w:rPr>
              <w:t xml:space="preserve">and made available </w:t>
            </w:r>
            <w:r w:rsidR="001B00FE">
              <w:rPr>
                <w:rFonts w:cs="Arial"/>
                <w:sz w:val="18"/>
              </w:rPr>
              <w:t>in a format and location accessible to installation scripts</w:t>
            </w:r>
            <w:r w:rsidR="00CB21C3">
              <w:rPr>
                <w:rFonts w:cs="Arial"/>
                <w:sz w:val="18"/>
              </w:rPr>
              <w:t xml:space="preserve">.  </w:t>
            </w:r>
            <w:r w:rsidRPr="00D257D0">
              <w:rPr>
                <w:rFonts w:cs="Arial"/>
                <w:sz w:val="18"/>
              </w:rPr>
              <w:t>.</w:t>
            </w:r>
          </w:p>
        </w:tc>
        <w:tc>
          <w:tcPr>
            <w:tcW w:w="2551" w:type="dxa"/>
          </w:tcPr>
          <w:p w14:paraId="411E5870" w14:textId="77777777" w:rsidR="00C42485" w:rsidRPr="00D257D0" w:rsidRDefault="00C42485" w:rsidP="007B54EF">
            <w:pPr>
              <w:pStyle w:val="CommentText"/>
              <w:spacing w:before="60" w:after="60"/>
              <w:rPr>
                <w:rFonts w:cs="Arial"/>
                <w:color w:val="FF0000"/>
                <w:sz w:val="18"/>
              </w:rPr>
            </w:pPr>
          </w:p>
        </w:tc>
        <w:tc>
          <w:tcPr>
            <w:tcW w:w="1418" w:type="dxa"/>
          </w:tcPr>
          <w:p w14:paraId="44339941" w14:textId="77777777" w:rsidR="00C42485" w:rsidRPr="00D257D0" w:rsidRDefault="00C42485" w:rsidP="007B54EF">
            <w:pPr>
              <w:pStyle w:val="CommentText"/>
              <w:spacing w:before="60" w:after="60"/>
              <w:rPr>
                <w:rFonts w:cs="Arial"/>
                <w:color w:val="FF0000"/>
                <w:sz w:val="18"/>
              </w:rPr>
            </w:pPr>
            <w:r w:rsidRPr="00D257D0">
              <w:rPr>
                <w:rFonts w:cs="Arial"/>
                <w:sz w:val="18"/>
              </w:rPr>
              <w:t>Draft</w:t>
            </w:r>
          </w:p>
        </w:tc>
      </w:tr>
      <w:tr w:rsidR="008D23E4" w:rsidRPr="00D257D0" w14:paraId="7232CC8B" w14:textId="77777777" w:rsidTr="00A90474">
        <w:trPr>
          <w:trHeight w:val="350"/>
        </w:trPr>
        <w:tc>
          <w:tcPr>
            <w:tcW w:w="1809" w:type="dxa"/>
          </w:tcPr>
          <w:p w14:paraId="167A83BB" w14:textId="77777777" w:rsidR="008D23E4" w:rsidRPr="00D257D0" w:rsidRDefault="008D23E4" w:rsidP="0092395B">
            <w:pPr>
              <w:pStyle w:val="CommentText"/>
              <w:spacing w:before="60" w:after="60"/>
              <w:rPr>
                <w:rFonts w:cs="Arial"/>
                <w:sz w:val="18"/>
              </w:rPr>
            </w:pPr>
            <w:r w:rsidRPr="00D257D0">
              <w:rPr>
                <w:rFonts w:cs="Arial"/>
                <w:sz w:val="18"/>
              </w:rPr>
              <w:t>NMS.GEN.PACK.002</w:t>
            </w:r>
          </w:p>
        </w:tc>
        <w:tc>
          <w:tcPr>
            <w:tcW w:w="3828" w:type="dxa"/>
          </w:tcPr>
          <w:p w14:paraId="751C64C9" w14:textId="77777777" w:rsidR="008D23E4" w:rsidRPr="00D257D0" w:rsidRDefault="008D23E4" w:rsidP="009005CA">
            <w:pPr>
              <w:pStyle w:val="CommentText"/>
              <w:spacing w:before="60" w:after="60"/>
              <w:rPr>
                <w:rFonts w:cs="Arial"/>
                <w:sz w:val="18"/>
              </w:rPr>
            </w:pPr>
            <w:r w:rsidRPr="00D257D0">
              <w:rPr>
                <w:rFonts w:cs="Arial"/>
                <w:sz w:val="18"/>
              </w:rPr>
              <w:t>The NMS shall use installation scripts to deploy the NMS SW.</w:t>
            </w:r>
          </w:p>
        </w:tc>
        <w:tc>
          <w:tcPr>
            <w:tcW w:w="2551" w:type="dxa"/>
          </w:tcPr>
          <w:p w14:paraId="5D537AA3" w14:textId="77777777" w:rsidR="008D23E4" w:rsidRPr="00D257D0" w:rsidRDefault="008D23E4" w:rsidP="007B54EF">
            <w:pPr>
              <w:pStyle w:val="CommentText"/>
              <w:spacing w:before="60" w:after="60"/>
              <w:rPr>
                <w:rFonts w:cs="Arial"/>
                <w:color w:val="FF0000"/>
                <w:sz w:val="18"/>
              </w:rPr>
            </w:pPr>
          </w:p>
        </w:tc>
        <w:tc>
          <w:tcPr>
            <w:tcW w:w="1418" w:type="dxa"/>
          </w:tcPr>
          <w:p w14:paraId="6694B6B9" w14:textId="77777777" w:rsidR="008D23E4" w:rsidRPr="00D257D0" w:rsidRDefault="008D23E4" w:rsidP="007B54EF">
            <w:pPr>
              <w:pStyle w:val="CommentText"/>
              <w:spacing w:before="60" w:after="60"/>
              <w:rPr>
                <w:rFonts w:cs="Arial"/>
                <w:sz w:val="18"/>
              </w:rPr>
            </w:pPr>
            <w:r w:rsidRPr="00D257D0">
              <w:rPr>
                <w:rFonts w:cs="Arial"/>
                <w:sz w:val="18"/>
              </w:rPr>
              <w:t>Draft</w:t>
            </w:r>
          </w:p>
        </w:tc>
      </w:tr>
    </w:tbl>
    <w:p w14:paraId="21DDDB92" w14:textId="77777777" w:rsidR="00C42485" w:rsidRPr="00D257D0" w:rsidRDefault="00C42485" w:rsidP="00226B45">
      <w:pPr>
        <w:pStyle w:val="Heading3"/>
      </w:pPr>
      <w:bookmarkStart w:id="61" w:name="_Toc411545776"/>
      <w:r w:rsidRPr="00D257D0">
        <w:t>Deployment Requirements</w:t>
      </w:r>
      <w:bookmarkEnd w:id="6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14:paraId="073C62A0" w14:textId="77777777" w:rsidTr="00527BB8">
        <w:tc>
          <w:tcPr>
            <w:tcW w:w="1809" w:type="dxa"/>
            <w:shd w:val="clear" w:color="auto" w:fill="D9D9D9" w:themeFill="background1" w:themeFillShade="D9"/>
          </w:tcPr>
          <w:p w14:paraId="573D393E" w14:textId="77777777"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2C9EB1E" w14:textId="77777777"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74DD7CE" w14:textId="77777777"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05CE7FC" w14:textId="77777777"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14:paraId="1D7BA6F7" w14:textId="77777777" w:rsidTr="00527BB8">
        <w:trPr>
          <w:trHeight w:val="350"/>
        </w:trPr>
        <w:tc>
          <w:tcPr>
            <w:tcW w:w="1809" w:type="dxa"/>
          </w:tcPr>
          <w:p w14:paraId="32A050D2" w14:textId="77777777" w:rsidR="00080494" w:rsidRPr="00D257D0" w:rsidRDefault="00080494" w:rsidP="007B54EF">
            <w:pPr>
              <w:pStyle w:val="CommentText"/>
              <w:spacing w:before="60" w:after="60"/>
              <w:rPr>
                <w:rFonts w:cs="Arial"/>
                <w:sz w:val="18"/>
              </w:rPr>
            </w:pPr>
            <w:r w:rsidRPr="00D257D0">
              <w:rPr>
                <w:rFonts w:cs="Arial"/>
                <w:sz w:val="18"/>
              </w:rPr>
              <w:t>NMS.GEN.DEPL.001</w:t>
            </w:r>
          </w:p>
        </w:tc>
        <w:tc>
          <w:tcPr>
            <w:tcW w:w="3828" w:type="dxa"/>
          </w:tcPr>
          <w:p w14:paraId="4B494F16" w14:textId="77777777" w:rsidR="00080494" w:rsidRPr="00D257D0" w:rsidRDefault="00080494" w:rsidP="007B54EF">
            <w:pPr>
              <w:pStyle w:val="CommentText"/>
              <w:spacing w:before="60" w:after="60"/>
              <w:rPr>
                <w:rFonts w:cs="Arial"/>
                <w:sz w:val="18"/>
              </w:rPr>
            </w:pPr>
            <w:r w:rsidRPr="00D257D0">
              <w:rPr>
                <w:rFonts w:cs="Arial"/>
                <w:sz w:val="18"/>
              </w:rPr>
              <w:t xml:space="preserve">The NMS system shall ensure that various services can be deployed in phased manner across states. </w:t>
            </w:r>
          </w:p>
          <w:p w14:paraId="566BE289" w14:textId="77777777" w:rsidR="00F81EBA" w:rsidRPr="00D257D0" w:rsidRDefault="00F81EBA" w:rsidP="007B54EF">
            <w:pPr>
              <w:pStyle w:val="CommentText"/>
              <w:spacing w:before="60" w:after="60"/>
              <w:rPr>
                <w:rFonts w:cs="Arial"/>
                <w:sz w:val="18"/>
              </w:rPr>
            </w:pPr>
            <w:r w:rsidRPr="00D257D0">
              <w:rPr>
                <w:rFonts w:cs="Arial"/>
                <w:sz w:val="18"/>
              </w:rPr>
              <w:t>The phasing shall be both service-wise and state-wise (i.e. it shall not be necessary to deploy all 3 services in a state</w:t>
            </w:r>
            <w:r w:rsidR="00964DF1" w:rsidRPr="00D257D0">
              <w:rPr>
                <w:rFonts w:cs="Arial"/>
                <w:sz w:val="18"/>
              </w:rPr>
              <w:t xml:space="preserve"> to start with</w:t>
            </w:r>
            <w:r w:rsidRPr="00D257D0">
              <w:rPr>
                <w:rFonts w:cs="Arial"/>
                <w:sz w:val="18"/>
              </w:rPr>
              <w:t>).</w:t>
            </w:r>
          </w:p>
        </w:tc>
        <w:tc>
          <w:tcPr>
            <w:tcW w:w="2551" w:type="dxa"/>
          </w:tcPr>
          <w:p w14:paraId="03DE7458" w14:textId="77777777" w:rsidR="00080494" w:rsidRPr="00D257D0" w:rsidRDefault="00080494" w:rsidP="007B54EF">
            <w:pPr>
              <w:pStyle w:val="CommentText"/>
              <w:spacing w:before="60" w:after="60"/>
              <w:rPr>
                <w:rFonts w:cs="Arial"/>
                <w:color w:val="FF0000"/>
                <w:sz w:val="18"/>
              </w:rPr>
            </w:pPr>
            <w:r w:rsidRPr="00D257D0">
              <w:rPr>
                <w:rFonts w:cs="Arial"/>
                <w:sz w:val="18"/>
              </w:rPr>
              <w:t>It shall not be necessary that content of all states are ready at the time of deployment.</w:t>
            </w:r>
          </w:p>
        </w:tc>
        <w:tc>
          <w:tcPr>
            <w:tcW w:w="1418" w:type="dxa"/>
          </w:tcPr>
          <w:p w14:paraId="08220DE4" w14:textId="77777777" w:rsidR="00080494" w:rsidRPr="00D257D0" w:rsidRDefault="00080494" w:rsidP="007B54EF">
            <w:pPr>
              <w:pStyle w:val="CommentText"/>
              <w:spacing w:before="60" w:after="60"/>
              <w:rPr>
                <w:rFonts w:cs="Arial"/>
                <w:color w:val="FF0000"/>
                <w:sz w:val="18"/>
              </w:rPr>
            </w:pPr>
            <w:r w:rsidRPr="00D257D0">
              <w:rPr>
                <w:rFonts w:cs="Arial"/>
                <w:sz w:val="18"/>
              </w:rPr>
              <w:t>Draft</w:t>
            </w:r>
          </w:p>
        </w:tc>
      </w:tr>
      <w:tr w:rsidR="0022367B" w:rsidRPr="00D257D0" w14:paraId="5590D5BB" w14:textId="77777777" w:rsidTr="00527BB8">
        <w:trPr>
          <w:trHeight w:val="350"/>
        </w:trPr>
        <w:tc>
          <w:tcPr>
            <w:tcW w:w="1809" w:type="dxa"/>
          </w:tcPr>
          <w:p w14:paraId="2BC121FB" w14:textId="77777777" w:rsidR="0022367B" w:rsidRPr="00D257D0" w:rsidRDefault="0022367B" w:rsidP="007B54EF">
            <w:pPr>
              <w:pStyle w:val="CommentText"/>
              <w:spacing w:before="60" w:after="60"/>
              <w:rPr>
                <w:rFonts w:cs="Arial"/>
                <w:sz w:val="18"/>
              </w:rPr>
            </w:pPr>
            <w:r w:rsidRPr="00D257D0">
              <w:rPr>
                <w:rFonts w:cs="Arial"/>
                <w:sz w:val="18"/>
              </w:rPr>
              <w:t>NMS.GEN.DEPL.002</w:t>
            </w:r>
          </w:p>
        </w:tc>
        <w:tc>
          <w:tcPr>
            <w:tcW w:w="3828" w:type="dxa"/>
          </w:tcPr>
          <w:p w14:paraId="2B416244" w14:textId="77777777" w:rsidR="0022367B" w:rsidRPr="00D257D0" w:rsidRDefault="0022367B" w:rsidP="00FE43EC">
            <w:pPr>
              <w:pStyle w:val="CommentText"/>
              <w:spacing w:before="60" w:after="60"/>
              <w:rPr>
                <w:rFonts w:cs="Arial"/>
                <w:sz w:val="18"/>
              </w:rPr>
            </w:pPr>
            <w:r w:rsidRPr="00D257D0">
              <w:rPr>
                <w:rFonts w:cs="Arial"/>
                <w:sz w:val="18"/>
              </w:rPr>
              <w:t xml:space="preserve">The NMS deployment shall be relevant for all the states of India (see </w:t>
            </w:r>
            <w:r w:rsidR="00FE43EC" w:rsidRPr="00D257D0">
              <w:rPr>
                <w:rFonts w:cs="Arial"/>
                <w:sz w:val="18"/>
              </w:rPr>
              <w:fldChar w:fldCharType="begin"/>
            </w:r>
            <w:r w:rsidR="00FE43EC" w:rsidRPr="00D257D0">
              <w:rPr>
                <w:rFonts w:cs="Arial"/>
                <w:sz w:val="18"/>
              </w:rPr>
              <w:instrText xml:space="preserve"> REF _Ref409432980 \h  \* MERGEFORMAT </w:instrText>
            </w:r>
            <w:r w:rsidR="00FE43EC" w:rsidRPr="00D257D0">
              <w:rPr>
                <w:rFonts w:cs="Arial"/>
                <w:sz w:val="18"/>
              </w:rPr>
            </w:r>
            <w:r w:rsidR="00FE43EC" w:rsidRPr="00D257D0">
              <w:rPr>
                <w:rFonts w:cs="Arial"/>
                <w:sz w:val="18"/>
              </w:rPr>
              <w:fldChar w:fldCharType="separate"/>
            </w:r>
            <w:r w:rsidR="00FE43EC" w:rsidRPr="00D257D0">
              <w:rPr>
                <w:rFonts w:cs="Arial"/>
                <w:sz w:val="18"/>
              </w:rPr>
              <w:t>Appendix D: States, Union Territory and Circles in India</w:t>
            </w:r>
            <w:r w:rsidR="00FE43EC" w:rsidRPr="00D257D0">
              <w:rPr>
                <w:rFonts w:cs="Arial"/>
                <w:sz w:val="18"/>
              </w:rPr>
              <w:fldChar w:fldCharType="end"/>
            </w:r>
            <w:r w:rsidRPr="00D257D0">
              <w:rPr>
                <w:rFonts w:cs="Arial"/>
                <w:sz w:val="18"/>
              </w:rPr>
              <w:t>).</w:t>
            </w:r>
          </w:p>
          <w:p w14:paraId="06639A81" w14:textId="77777777" w:rsidR="00996F17" w:rsidRPr="00D257D0" w:rsidRDefault="00F83CF7" w:rsidP="00996F17">
            <w:pPr>
              <w:pStyle w:val="CommentText"/>
              <w:spacing w:before="60" w:after="60"/>
              <w:rPr>
                <w:rFonts w:cs="Arial"/>
                <w:sz w:val="18"/>
              </w:rPr>
            </w:pPr>
            <w:r w:rsidRPr="00D257D0">
              <w:rPr>
                <w:rFonts w:cs="Arial"/>
                <w:sz w:val="18"/>
              </w:rPr>
              <w:t xml:space="preserve">Configuration </w:t>
            </w:r>
            <w:r w:rsidR="00996F17" w:rsidRPr="00D257D0">
              <w:rPr>
                <w:rFonts w:cs="Arial"/>
                <w:sz w:val="18"/>
              </w:rPr>
              <w:t xml:space="preserve">Information </w:t>
            </w:r>
            <w:r w:rsidRPr="00D257D0">
              <w:rPr>
                <w:rFonts w:cs="Arial"/>
                <w:sz w:val="18"/>
              </w:rPr>
              <w:t xml:space="preserve">(refer section </w:t>
            </w:r>
            <w:r w:rsidRPr="00A372F6">
              <w:rPr>
                <w:rFonts w:cs="Arial"/>
                <w:sz w:val="18"/>
                <w:szCs w:val="18"/>
              </w:rPr>
              <w:fldChar w:fldCharType="begin"/>
            </w:r>
            <w:r w:rsidRPr="00D257D0">
              <w:rPr>
                <w:rFonts w:cs="Arial"/>
                <w:sz w:val="18"/>
                <w:szCs w:val="18"/>
              </w:rPr>
              <w:instrText xml:space="preserve"> REF _Ref409446326 \h  \* MERGEFORMAT </w:instrText>
            </w:r>
            <w:r w:rsidRPr="00A372F6">
              <w:rPr>
                <w:rFonts w:cs="Arial"/>
                <w:sz w:val="18"/>
                <w:szCs w:val="18"/>
              </w:rPr>
            </w:r>
            <w:r w:rsidRPr="00A372F6">
              <w:rPr>
                <w:rFonts w:cs="Arial"/>
                <w:sz w:val="18"/>
                <w:szCs w:val="18"/>
              </w:rPr>
              <w:fldChar w:fldCharType="separate"/>
            </w:r>
            <w:r w:rsidRPr="00D257D0">
              <w:rPr>
                <w:sz w:val="18"/>
                <w:szCs w:val="18"/>
              </w:rPr>
              <w:t>Configuration Parameters</w:t>
            </w:r>
            <w:r w:rsidRPr="00A372F6">
              <w:rPr>
                <w:rFonts w:cs="Arial"/>
                <w:sz w:val="18"/>
                <w:szCs w:val="18"/>
              </w:rPr>
              <w:fldChar w:fldCharType="end"/>
            </w:r>
            <w:r w:rsidRPr="00D257D0">
              <w:rPr>
                <w:rFonts w:cs="Arial"/>
                <w:sz w:val="18"/>
                <w:szCs w:val="18"/>
              </w:rPr>
              <w:t xml:space="preserve">) </w:t>
            </w:r>
            <w:r w:rsidR="00996F17" w:rsidRPr="00D257D0">
              <w:rPr>
                <w:rFonts w:cs="Arial"/>
                <w:sz w:val="18"/>
              </w:rPr>
              <w:t>of any given state shall be fed into NMS only when the service is to be brought into service for that state.</w:t>
            </w:r>
          </w:p>
          <w:p w14:paraId="362B0B80" w14:textId="77777777" w:rsidR="00AC0573" w:rsidRPr="00D257D0" w:rsidRDefault="00AC0573" w:rsidP="00AC0573">
            <w:pPr>
              <w:pStyle w:val="CommentText"/>
              <w:spacing w:before="60" w:after="60"/>
              <w:rPr>
                <w:rFonts w:cs="Arial"/>
                <w:sz w:val="18"/>
              </w:rPr>
            </w:pPr>
            <w:r w:rsidRPr="00D257D0">
              <w:rPr>
                <w:rFonts w:cs="Arial"/>
                <w:sz w:val="18"/>
              </w:rPr>
              <w:t xml:space="preserve">Information of a state that does not exist as of writing of this requirement (as per </w:t>
            </w:r>
            <w:r w:rsidRPr="00D257D0">
              <w:rPr>
                <w:rFonts w:cs="Arial"/>
                <w:sz w:val="18"/>
              </w:rPr>
              <w:fldChar w:fldCharType="begin"/>
            </w:r>
            <w:r w:rsidRPr="00D257D0">
              <w:rPr>
                <w:rFonts w:cs="Arial"/>
                <w:sz w:val="18"/>
              </w:rPr>
              <w:instrText xml:space="preserve"> REF _Ref409432980 \h  \* MERGEFORMAT </w:instrText>
            </w:r>
            <w:r w:rsidRPr="00D257D0">
              <w:rPr>
                <w:rFonts w:cs="Arial"/>
                <w:sz w:val="18"/>
              </w:rPr>
            </w:r>
            <w:r w:rsidRPr="00D257D0">
              <w:rPr>
                <w:rFonts w:cs="Arial"/>
                <w:sz w:val="18"/>
              </w:rPr>
              <w:fldChar w:fldCharType="separate"/>
            </w:r>
            <w:r w:rsidRPr="00D257D0">
              <w:rPr>
                <w:rFonts w:cs="Arial"/>
                <w:sz w:val="18"/>
              </w:rPr>
              <w:t>Appendix D: States, Union Territory and Circles in India</w:t>
            </w:r>
            <w:r w:rsidRPr="00D257D0">
              <w:rPr>
                <w:rFonts w:cs="Arial"/>
                <w:sz w:val="18"/>
              </w:rPr>
              <w:fldChar w:fldCharType="end"/>
            </w:r>
            <w:r w:rsidRPr="00D257D0">
              <w:rPr>
                <w:rFonts w:cs="Arial"/>
                <w:sz w:val="18"/>
              </w:rPr>
              <w:t>) can be provisioned provided the creation of new state does not lead to geographical re-organization of boundaries.</w:t>
            </w:r>
          </w:p>
        </w:tc>
        <w:tc>
          <w:tcPr>
            <w:tcW w:w="2551" w:type="dxa"/>
          </w:tcPr>
          <w:p w14:paraId="2C64EFAA" w14:textId="77777777" w:rsidR="0022367B" w:rsidRPr="00D257D0" w:rsidRDefault="00AC0573" w:rsidP="00AC0573">
            <w:pPr>
              <w:pStyle w:val="CommentText"/>
              <w:spacing w:before="60" w:after="60"/>
              <w:rPr>
                <w:rFonts w:cs="Arial"/>
                <w:sz w:val="18"/>
              </w:rPr>
            </w:pPr>
            <w:r w:rsidRPr="00D257D0">
              <w:rPr>
                <w:rFonts w:cs="Arial"/>
                <w:sz w:val="18"/>
              </w:rPr>
              <w:t>Re-organization of districts and boundaries of states leading to data re-organization is not supported.</w:t>
            </w:r>
          </w:p>
        </w:tc>
        <w:tc>
          <w:tcPr>
            <w:tcW w:w="1418" w:type="dxa"/>
          </w:tcPr>
          <w:p w14:paraId="374B0F25" w14:textId="77777777" w:rsidR="0022367B" w:rsidRPr="00D257D0" w:rsidRDefault="00AC0573" w:rsidP="007B54EF">
            <w:pPr>
              <w:pStyle w:val="CommentText"/>
              <w:spacing w:before="60" w:after="60"/>
              <w:rPr>
                <w:rFonts w:cs="Arial"/>
                <w:sz w:val="18"/>
              </w:rPr>
            </w:pPr>
            <w:r w:rsidRPr="00D257D0">
              <w:rPr>
                <w:rFonts w:cs="Arial"/>
                <w:sz w:val="18"/>
              </w:rPr>
              <w:t>Draft</w:t>
            </w:r>
          </w:p>
        </w:tc>
      </w:tr>
      <w:tr w:rsidR="00AC0573" w:rsidRPr="00D257D0" w14:paraId="457B2BED" w14:textId="77777777" w:rsidTr="00527BB8">
        <w:trPr>
          <w:trHeight w:val="350"/>
        </w:trPr>
        <w:tc>
          <w:tcPr>
            <w:tcW w:w="1809" w:type="dxa"/>
          </w:tcPr>
          <w:p w14:paraId="3064583A" w14:textId="77777777" w:rsidR="00AC0573" w:rsidRPr="00D257D0" w:rsidRDefault="00AC0573" w:rsidP="007B54EF">
            <w:pPr>
              <w:pStyle w:val="CommentText"/>
              <w:spacing w:before="60" w:after="60"/>
              <w:rPr>
                <w:rFonts w:cs="Arial"/>
                <w:sz w:val="18"/>
              </w:rPr>
            </w:pPr>
            <w:r w:rsidRPr="00D257D0">
              <w:rPr>
                <w:rFonts w:cs="Arial"/>
                <w:sz w:val="18"/>
              </w:rPr>
              <w:t>NMS.GEN.DEPL.003</w:t>
            </w:r>
          </w:p>
        </w:tc>
        <w:tc>
          <w:tcPr>
            <w:tcW w:w="3828" w:type="dxa"/>
          </w:tcPr>
          <w:p w14:paraId="14997520" w14:textId="77777777" w:rsidR="002D2071" w:rsidRPr="00D257D0" w:rsidRDefault="00AC0573" w:rsidP="002D2071">
            <w:pPr>
              <w:pStyle w:val="CommentText"/>
              <w:spacing w:before="60" w:after="60"/>
              <w:rPr>
                <w:rFonts w:cs="Arial"/>
                <w:sz w:val="18"/>
              </w:rPr>
            </w:pPr>
            <w:r w:rsidRPr="00D257D0">
              <w:rPr>
                <w:rFonts w:cs="Arial"/>
                <w:sz w:val="18"/>
              </w:rPr>
              <w:t xml:space="preserve">The NMS deployment shall consider all Union Territories </w:t>
            </w:r>
            <w:r w:rsidR="003F1A3A" w:rsidRPr="00D257D0">
              <w:rPr>
                <w:rFonts w:cs="Arial"/>
                <w:sz w:val="18"/>
              </w:rPr>
              <w:t xml:space="preserve">(UT) </w:t>
            </w:r>
            <w:r w:rsidRPr="00D257D0">
              <w:rPr>
                <w:rFonts w:cs="Arial"/>
                <w:sz w:val="18"/>
              </w:rPr>
              <w:t xml:space="preserve">of India to be mapped to a given state as per </w:t>
            </w:r>
            <w:r w:rsidRPr="00D257D0">
              <w:rPr>
                <w:rFonts w:cs="Arial"/>
                <w:sz w:val="18"/>
              </w:rPr>
              <w:fldChar w:fldCharType="begin"/>
            </w:r>
            <w:r w:rsidRPr="00D257D0">
              <w:rPr>
                <w:rFonts w:cs="Arial"/>
                <w:sz w:val="18"/>
              </w:rPr>
              <w:instrText xml:space="preserve"> REF _Ref409432980 \h  \* MERGEFORMAT </w:instrText>
            </w:r>
            <w:r w:rsidRPr="00D257D0">
              <w:rPr>
                <w:rFonts w:cs="Arial"/>
                <w:sz w:val="18"/>
              </w:rPr>
            </w:r>
            <w:r w:rsidRPr="00D257D0">
              <w:rPr>
                <w:rFonts w:cs="Arial"/>
                <w:sz w:val="18"/>
              </w:rPr>
              <w:fldChar w:fldCharType="separate"/>
            </w:r>
            <w:r w:rsidRPr="00D257D0">
              <w:rPr>
                <w:rFonts w:cs="Arial"/>
                <w:sz w:val="18"/>
              </w:rPr>
              <w:t>Appendix D: States, Union Territory and Circles in India</w:t>
            </w:r>
            <w:r w:rsidRPr="00D257D0">
              <w:rPr>
                <w:rFonts w:cs="Arial"/>
                <w:sz w:val="18"/>
              </w:rPr>
              <w:fldChar w:fldCharType="end"/>
            </w:r>
            <w:r w:rsidRPr="00D257D0">
              <w:rPr>
                <w:rFonts w:cs="Arial"/>
                <w:sz w:val="18"/>
              </w:rPr>
              <w:t>.</w:t>
            </w:r>
            <w:r w:rsidR="002D2071" w:rsidRPr="00D257D0">
              <w:rPr>
                <w:rFonts w:cs="Arial"/>
                <w:sz w:val="18"/>
              </w:rPr>
              <w:t xml:space="preserve"> </w:t>
            </w:r>
          </w:p>
          <w:p w14:paraId="5E2F0E1C" w14:textId="77777777" w:rsidR="00407F9B" w:rsidRPr="00D257D0" w:rsidRDefault="00407F9B" w:rsidP="002D2071">
            <w:pPr>
              <w:pStyle w:val="CommentText"/>
              <w:spacing w:before="60" w:after="60"/>
              <w:rPr>
                <w:rFonts w:cs="Arial"/>
                <w:sz w:val="18"/>
              </w:rPr>
            </w:pPr>
            <w:r w:rsidRPr="00D257D0">
              <w:rPr>
                <w:rFonts w:cs="Arial"/>
                <w:sz w:val="18"/>
              </w:rPr>
              <w:t>Any state specific attribute of a UT shall be derived from its mapped state.</w:t>
            </w:r>
          </w:p>
          <w:p w14:paraId="4E3D3EEF" w14:textId="77777777" w:rsidR="00AC0573" w:rsidRPr="00D257D0" w:rsidRDefault="002D2071" w:rsidP="002D2071">
            <w:pPr>
              <w:pStyle w:val="CommentText"/>
              <w:spacing w:before="60" w:after="60"/>
              <w:rPr>
                <w:rFonts w:cs="Arial"/>
                <w:sz w:val="18"/>
              </w:rPr>
            </w:pPr>
            <w:r w:rsidRPr="00D257D0">
              <w:rPr>
                <w:rFonts w:cs="Arial"/>
                <w:sz w:val="18"/>
              </w:rPr>
              <w:t>Towards this objective, Delhi</w:t>
            </w:r>
            <w:r w:rsidR="00552A6E" w:rsidRPr="00D257D0">
              <w:rPr>
                <w:rFonts w:cs="Arial"/>
                <w:sz w:val="18"/>
              </w:rPr>
              <w:t xml:space="preserve"> NCR</w:t>
            </w:r>
            <w:r w:rsidRPr="00D257D0">
              <w:rPr>
                <w:rFonts w:cs="Arial"/>
                <w:sz w:val="18"/>
              </w:rPr>
              <w:t xml:space="preserve"> shall be considered a separate state (and not a union territory even though it does not have full statehood).</w:t>
            </w:r>
          </w:p>
        </w:tc>
        <w:tc>
          <w:tcPr>
            <w:tcW w:w="2551" w:type="dxa"/>
          </w:tcPr>
          <w:p w14:paraId="1EA42CD8" w14:textId="77777777" w:rsidR="00AC0573" w:rsidRPr="00D257D0" w:rsidRDefault="004E77A1" w:rsidP="00AC0573">
            <w:pPr>
              <w:pStyle w:val="CommentText"/>
              <w:spacing w:before="60" w:after="60"/>
              <w:rPr>
                <w:rFonts w:cs="Arial"/>
                <w:sz w:val="18"/>
              </w:rPr>
            </w:pPr>
            <w:r w:rsidRPr="00D257D0">
              <w:rPr>
                <w:rFonts w:cs="Arial"/>
                <w:sz w:val="18"/>
              </w:rPr>
              <w:t>The mapping of UT to state is derived from the telecom circle to which the UT belongs.</w:t>
            </w:r>
          </w:p>
        </w:tc>
        <w:tc>
          <w:tcPr>
            <w:tcW w:w="1418" w:type="dxa"/>
          </w:tcPr>
          <w:p w14:paraId="1B592207" w14:textId="77777777" w:rsidR="00AC0573" w:rsidRPr="00D257D0" w:rsidRDefault="002D2071" w:rsidP="007B54EF">
            <w:pPr>
              <w:pStyle w:val="CommentText"/>
              <w:spacing w:before="60" w:after="60"/>
              <w:rPr>
                <w:rFonts w:cs="Arial"/>
                <w:sz w:val="18"/>
              </w:rPr>
            </w:pPr>
            <w:r w:rsidRPr="00D257D0">
              <w:rPr>
                <w:rFonts w:cs="Arial"/>
                <w:sz w:val="18"/>
              </w:rPr>
              <w:t>Draft</w:t>
            </w:r>
          </w:p>
        </w:tc>
      </w:tr>
      <w:tr w:rsidR="00432C23" w:rsidRPr="00D257D0" w14:paraId="6D334B6F" w14:textId="77777777" w:rsidTr="00527BB8">
        <w:trPr>
          <w:trHeight w:val="350"/>
        </w:trPr>
        <w:tc>
          <w:tcPr>
            <w:tcW w:w="1809" w:type="dxa"/>
          </w:tcPr>
          <w:p w14:paraId="21510495" w14:textId="77777777" w:rsidR="00432C23" w:rsidRPr="00D257D0" w:rsidRDefault="00432C23" w:rsidP="007B54EF">
            <w:pPr>
              <w:pStyle w:val="CommentText"/>
              <w:spacing w:before="60" w:after="60"/>
              <w:rPr>
                <w:rFonts w:cs="Arial"/>
                <w:sz w:val="18"/>
              </w:rPr>
            </w:pPr>
            <w:r w:rsidRPr="00D257D0">
              <w:rPr>
                <w:rFonts w:cs="Arial"/>
                <w:sz w:val="18"/>
              </w:rPr>
              <w:t>NMS.GEN.DEPL.004</w:t>
            </w:r>
          </w:p>
        </w:tc>
        <w:tc>
          <w:tcPr>
            <w:tcW w:w="3828" w:type="dxa"/>
          </w:tcPr>
          <w:p w14:paraId="3C2987AB" w14:textId="77777777" w:rsidR="0072789F" w:rsidRPr="00D257D0" w:rsidRDefault="00432C23" w:rsidP="0072789F">
            <w:pPr>
              <w:pStyle w:val="CommentText"/>
              <w:spacing w:before="60" w:after="60"/>
              <w:rPr>
                <w:rFonts w:cs="Arial"/>
                <w:sz w:val="18"/>
              </w:rPr>
            </w:pPr>
            <w:r w:rsidRPr="00D257D0">
              <w:rPr>
                <w:rFonts w:cs="Arial"/>
                <w:sz w:val="18"/>
              </w:rPr>
              <w:t xml:space="preserve">The NMS system shall maintain deployment status </w:t>
            </w:r>
            <w:r w:rsidR="0072789F" w:rsidRPr="00D257D0">
              <w:rPr>
                <w:rFonts w:cs="Arial"/>
                <w:sz w:val="18"/>
              </w:rPr>
              <w:t xml:space="preserve">for </w:t>
            </w:r>
            <w:r w:rsidRPr="00D257D0">
              <w:rPr>
                <w:rFonts w:cs="Arial"/>
                <w:sz w:val="18"/>
              </w:rPr>
              <w:t xml:space="preserve">each service </w:t>
            </w:r>
            <w:r w:rsidR="0072789F" w:rsidRPr="00D257D0">
              <w:rPr>
                <w:rFonts w:cs="Arial"/>
                <w:sz w:val="18"/>
              </w:rPr>
              <w:t xml:space="preserve">(Deployed/Not-deployed) </w:t>
            </w:r>
            <w:r w:rsidRPr="00D257D0">
              <w:rPr>
                <w:rFonts w:cs="Arial"/>
                <w:sz w:val="18"/>
              </w:rPr>
              <w:t xml:space="preserve">for each state. </w:t>
            </w:r>
          </w:p>
          <w:p w14:paraId="20468629" w14:textId="77777777" w:rsidR="00432C23" w:rsidRPr="00D257D0" w:rsidRDefault="0072789F" w:rsidP="006A554D">
            <w:pPr>
              <w:pStyle w:val="CommentText"/>
              <w:spacing w:before="60" w:after="60"/>
              <w:rPr>
                <w:rFonts w:cs="Arial"/>
                <w:sz w:val="18"/>
              </w:rPr>
            </w:pPr>
            <w:r w:rsidRPr="00D257D0">
              <w:rPr>
                <w:rFonts w:cs="Arial"/>
                <w:sz w:val="18"/>
              </w:rPr>
              <w:t xml:space="preserve">If any incoming request is received for a service </w:t>
            </w:r>
            <w:r w:rsidR="006A554D" w:rsidRPr="00D257D0">
              <w:rPr>
                <w:rFonts w:cs="Arial"/>
                <w:sz w:val="18"/>
              </w:rPr>
              <w:t xml:space="preserve">from a state that is </w:t>
            </w:r>
            <w:proofErr w:type="gramStart"/>
            <w:r w:rsidRPr="00D257D0">
              <w:rPr>
                <w:rFonts w:cs="Arial"/>
                <w:sz w:val="18"/>
              </w:rPr>
              <w:t>Not-deployed</w:t>
            </w:r>
            <w:proofErr w:type="gramEnd"/>
            <w:r w:rsidRPr="00D257D0">
              <w:rPr>
                <w:rFonts w:cs="Arial"/>
                <w:sz w:val="18"/>
              </w:rPr>
              <w:t xml:space="preserve"> </w:t>
            </w:r>
            <w:r w:rsidR="006A554D" w:rsidRPr="00D257D0">
              <w:rPr>
                <w:rFonts w:cs="Arial"/>
                <w:sz w:val="18"/>
              </w:rPr>
              <w:t xml:space="preserve">in that </w:t>
            </w:r>
            <w:r w:rsidRPr="00D257D0">
              <w:rPr>
                <w:rFonts w:cs="Arial"/>
                <w:sz w:val="18"/>
              </w:rPr>
              <w:t>state, then appropriate error message shall be played (e.g. Service Not Available in the state)</w:t>
            </w:r>
            <w:r w:rsidR="007C714B" w:rsidRPr="00D257D0">
              <w:rPr>
                <w:rFonts w:cs="Arial"/>
                <w:sz w:val="18"/>
              </w:rPr>
              <w:t xml:space="preserve"> in standard Hindi</w:t>
            </w:r>
            <w:r w:rsidR="006A554D" w:rsidRPr="00D257D0">
              <w:rPr>
                <w:rFonts w:cs="Arial"/>
                <w:sz w:val="18"/>
              </w:rPr>
              <w:t>.</w:t>
            </w:r>
          </w:p>
          <w:p w14:paraId="4C95A0F8" w14:textId="77777777" w:rsidR="006A554D" w:rsidRPr="00D257D0" w:rsidRDefault="006A554D" w:rsidP="00A951DF">
            <w:pPr>
              <w:pStyle w:val="CommentText"/>
              <w:spacing w:before="60" w:after="60"/>
              <w:rPr>
                <w:rFonts w:cs="Arial"/>
                <w:sz w:val="18"/>
              </w:rPr>
            </w:pPr>
            <w:r w:rsidRPr="00D257D0">
              <w:rPr>
                <w:rFonts w:cs="Arial"/>
                <w:sz w:val="18"/>
              </w:rPr>
              <w:t xml:space="preserve">Deployment state of service shall not influence the data upload procedures mentioned in </w:t>
            </w:r>
            <w:r w:rsidRPr="00D257D0">
              <w:rPr>
                <w:rFonts w:cs="Arial"/>
                <w:sz w:val="18"/>
              </w:rPr>
              <w:fldChar w:fldCharType="begin"/>
            </w:r>
            <w:r w:rsidRPr="00D257D0">
              <w:rPr>
                <w:rFonts w:cs="Arial"/>
                <w:sz w:val="18"/>
              </w:rPr>
              <w:instrText xml:space="preserve"> REF _Ref410204114 \h  \* MERGEFORMAT </w:instrText>
            </w:r>
            <w:r w:rsidRPr="00D257D0">
              <w:rPr>
                <w:rFonts w:cs="Arial"/>
                <w:sz w:val="18"/>
              </w:rPr>
            </w:r>
            <w:r w:rsidRPr="00D257D0">
              <w:rPr>
                <w:rFonts w:cs="Arial"/>
                <w:sz w:val="18"/>
              </w:rPr>
              <w:fldChar w:fldCharType="separate"/>
            </w:r>
            <w:r w:rsidRPr="00D257D0">
              <w:rPr>
                <w:rFonts w:cs="Arial"/>
                <w:sz w:val="18"/>
              </w:rPr>
              <w:t>Data &amp; Language Management</w:t>
            </w:r>
            <w:r w:rsidRPr="00D257D0">
              <w:rPr>
                <w:rFonts w:cs="Arial"/>
                <w:sz w:val="18"/>
              </w:rPr>
              <w:fldChar w:fldCharType="end"/>
            </w:r>
            <w:r w:rsidRPr="00D257D0">
              <w:rPr>
                <w:rFonts w:cs="Arial"/>
                <w:sz w:val="18"/>
              </w:rPr>
              <w:t xml:space="preserve"> section for MA</w:t>
            </w:r>
            <w:r w:rsidR="00A951DF">
              <w:rPr>
                <w:rFonts w:cs="Arial"/>
                <w:sz w:val="18"/>
              </w:rPr>
              <w:t xml:space="preserve">, </w:t>
            </w:r>
            <w:r w:rsidRPr="00D257D0">
              <w:rPr>
                <w:rFonts w:cs="Arial"/>
                <w:sz w:val="18"/>
              </w:rPr>
              <w:t>MK</w:t>
            </w:r>
            <w:r w:rsidR="00A951DF">
              <w:rPr>
                <w:rFonts w:cs="Arial"/>
                <w:sz w:val="18"/>
              </w:rPr>
              <w:t xml:space="preserve"> and KK</w:t>
            </w:r>
            <w:r w:rsidR="000612B8">
              <w:rPr>
                <w:rFonts w:cs="Arial"/>
                <w:sz w:val="18"/>
              </w:rPr>
              <w:t xml:space="preserve"> (i.e. FLW and beneficiary data upload for a given state shall be allowed even if the service is not deployed in the state)</w:t>
            </w:r>
            <w:r w:rsidRPr="00D257D0">
              <w:rPr>
                <w:rFonts w:cs="Arial"/>
                <w:sz w:val="18"/>
              </w:rPr>
              <w:t xml:space="preserve">. </w:t>
            </w:r>
          </w:p>
        </w:tc>
        <w:tc>
          <w:tcPr>
            <w:tcW w:w="2551" w:type="dxa"/>
          </w:tcPr>
          <w:p w14:paraId="234D2E46" w14:textId="77777777" w:rsidR="00432C23" w:rsidRPr="00D257D0" w:rsidRDefault="00432C23" w:rsidP="00AC0573">
            <w:pPr>
              <w:pStyle w:val="CommentText"/>
              <w:spacing w:before="60" w:after="60"/>
              <w:rPr>
                <w:rFonts w:cs="Arial"/>
                <w:sz w:val="18"/>
              </w:rPr>
            </w:pPr>
          </w:p>
        </w:tc>
        <w:tc>
          <w:tcPr>
            <w:tcW w:w="1418" w:type="dxa"/>
          </w:tcPr>
          <w:p w14:paraId="62F507A6" w14:textId="77777777" w:rsidR="00432C23" w:rsidRPr="00D257D0" w:rsidRDefault="00432C23" w:rsidP="007B54EF">
            <w:pPr>
              <w:pStyle w:val="CommentText"/>
              <w:spacing w:before="60" w:after="60"/>
              <w:rPr>
                <w:rFonts w:cs="Arial"/>
                <w:sz w:val="18"/>
              </w:rPr>
            </w:pPr>
            <w:r w:rsidRPr="00D257D0">
              <w:rPr>
                <w:rFonts w:cs="Arial"/>
                <w:sz w:val="18"/>
              </w:rPr>
              <w:t>Draft</w:t>
            </w:r>
          </w:p>
        </w:tc>
      </w:tr>
    </w:tbl>
    <w:p w14:paraId="63E1E33F" w14:textId="77777777" w:rsidR="00080494" w:rsidRPr="00D257D0" w:rsidRDefault="00080494" w:rsidP="007B54EF">
      <w:pPr>
        <w:pStyle w:val="Heading3"/>
      </w:pPr>
      <w:bookmarkStart w:id="62" w:name="_Toc411545777"/>
      <w:r w:rsidRPr="00D257D0">
        <w:t>Mobile Number Portability</w:t>
      </w:r>
      <w:bookmarkEnd w:id="62"/>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14:paraId="32D9685B" w14:textId="77777777" w:rsidTr="00527BB8">
        <w:tc>
          <w:tcPr>
            <w:tcW w:w="1809" w:type="dxa"/>
            <w:shd w:val="clear" w:color="auto" w:fill="D9D9D9" w:themeFill="background1" w:themeFillShade="D9"/>
          </w:tcPr>
          <w:p w14:paraId="6BD7E6E3" w14:textId="77777777"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4C18E18" w14:textId="77777777"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07523D5" w14:textId="77777777"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8EC788C" w14:textId="77777777"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14:paraId="05AE6CA4" w14:textId="77777777" w:rsidTr="00527BB8">
        <w:trPr>
          <w:trHeight w:val="350"/>
        </w:trPr>
        <w:tc>
          <w:tcPr>
            <w:tcW w:w="1809" w:type="dxa"/>
          </w:tcPr>
          <w:p w14:paraId="59852833" w14:textId="77777777" w:rsidR="00080494" w:rsidRPr="00D257D0" w:rsidRDefault="00080494" w:rsidP="007B54EF">
            <w:pPr>
              <w:pStyle w:val="CommentText"/>
              <w:spacing w:before="60" w:after="60"/>
              <w:rPr>
                <w:rFonts w:cs="Arial"/>
                <w:sz w:val="18"/>
              </w:rPr>
            </w:pPr>
            <w:r w:rsidRPr="00D257D0">
              <w:rPr>
                <w:rFonts w:cs="Arial"/>
                <w:sz w:val="18"/>
              </w:rPr>
              <w:t>NMS.GEN.MNP.001</w:t>
            </w:r>
          </w:p>
        </w:tc>
        <w:tc>
          <w:tcPr>
            <w:tcW w:w="3828" w:type="dxa"/>
          </w:tcPr>
          <w:p w14:paraId="64640EC2" w14:textId="77777777" w:rsidR="00080494" w:rsidRPr="00D257D0" w:rsidRDefault="00080494" w:rsidP="007B54EF">
            <w:pPr>
              <w:pStyle w:val="CommentText"/>
              <w:spacing w:before="60" w:after="60"/>
              <w:rPr>
                <w:rFonts w:cs="Arial"/>
                <w:sz w:val="18"/>
              </w:rPr>
            </w:pPr>
            <w:r w:rsidRPr="00D257D0">
              <w:rPr>
                <w:rFonts w:cs="Arial"/>
                <w:sz w:val="18"/>
              </w:rPr>
              <w:t>The NMS system shall ensure that the intra-circle Mobile Number Portability (MNP) does not affect the services to an FLW.</w:t>
            </w:r>
          </w:p>
        </w:tc>
        <w:tc>
          <w:tcPr>
            <w:tcW w:w="2551" w:type="dxa"/>
          </w:tcPr>
          <w:p w14:paraId="6D970755" w14:textId="77777777" w:rsidR="00080494" w:rsidRPr="00D257D0" w:rsidRDefault="00080494" w:rsidP="007B54EF">
            <w:pPr>
              <w:pStyle w:val="CommentText"/>
              <w:spacing w:before="60" w:after="60"/>
              <w:rPr>
                <w:rFonts w:cs="Arial"/>
                <w:sz w:val="18"/>
              </w:rPr>
            </w:pPr>
            <w:r w:rsidRPr="00D257D0">
              <w:rPr>
                <w:rFonts w:cs="Arial"/>
                <w:sz w:val="18"/>
              </w:rPr>
              <w:t>Intra-circle portability should be largely transparent to the user. Its records or language or other aspects should largely be unchanged.</w:t>
            </w:r>
          </w:p>
          <w:p w14:paraId="5601466F" w14:textId="77777777" w:rsidR="00AF3B78" w:rsidRPr="00D257D0" w:rsidRDefault="00AF3B78" w:rsidP="007B54EF">
            <w:pPr>
              <w:pStyle w:val="CommentText"/>
              <w:spacing w:before="60" w:after="60"/>
              <w:rPr>
                <w:rFonts w:cs="Arial"/>
                <w:sz w:val="18"/>
              </w:rPr>
            </w:pPr>
            <w:r w:rsidRPr="00D257D0">
              <w:rPr>
                <w:rFonts w:cs="Arial"/>
                <w:sz w:val="18"/>
              </w:rPr>
              <w:t>Number portability shall not lead to change in location information of FLW/MCTS beneficiary unless done otherwise.</w:t>
            </w:r>
          </w:p>
        </w:tc>
        <w:tc>
          <w:tcPr>
            <w:tcW w:w="1418" w:type="dxa"/>
          </w:tcPr>
          <w:p w14:paraId="09F7E239" w14:textId="77777777" w:rsidR="00080494" w:rsidRPr="00D257D0" w:rsidRDefault="00080494" w:rsidP="007B54EF">
            <w:pPr>
              <w:pStyle w:val="CommentText"/>
              <w:spacing w:before="60" w:after="60"/>
              <w:rPr>
                <w:rFonts w:cs="Arial"/>
                <w:sz w:val="18"/>
              </w:rPr>
            </w:pPr>
            <w:r w:rsidRPr="00D257D0">
              <w:rPr>
                <w:rFonts w:cs="Arial"/>
                <w:sz w:val="18"/>
              </w:rPr>
              <w:t>Draft</w:t>
            </w:r>
          </w:p>
        </w:tc>
      </w:tr>
      <w:tr w:rsidR="00080494" w:rsidRPr="00D257D0" w14:paraId="670BBF00" w14:textId="77777777" w:rsidTr="00527BB8">
        <w:trPr>
          <w:trHeight w:val="350"/>
        </w:trPr>
        <w:tc>
          <w:tcPr>
            <w:tcW w:w="1809" w:type="dxa"/>
          </w:tcPr>
          <w:p w14:paraId="0F8A9172" w14:textId="77777777" w:rsidR="00080494" w:rsidRPr="00D257D0" w:rsidRDefault="00080494" w:rsidP="007B54EF">
            <w:pPr>
              <w:pStyle w:val="CommentText"/>
              <w:spacing w:before="60" w:after="60"/>
              <w:rPr>
                <w:rFonts w:cs="Arial"/>
                <w:sz w:val="18"/>
              </w:rPr>
            </w:pPr>
            <w:r w:rsidRPr="00D257D0">
              <w:rPr>
                <w:rFonts w:cs="Arial"/>
                <w:sz w:val="18"/>
              </w:rPr>
              <w:t>NMS.GEN.MNP.002</w:t>
            </w:r>
          </w:p>
        </w:tc>
        <w:tc>
          <w:tcPr>
            <w:tcW w:w="3828" w:type="dxa"/>
          </w:tcPr>
          <w:p w14:paraId="51FA68ED" w14:textId="77777777" w:rsidR="00080494" w:rsidRPr="00D257D0" w:rsidRDefault="00080494" w:rsidP="007B54EF">
            <w:pPr>
              <w:pStyle w:val="CommentText"/>
              <w:spacing w:before="60" w:after="60"/>
              <w:rPr>
                <w:rFonts w:cs="Arial"/>
                <w:sz w:val="18"/>
              </w:rPr>
            </w:pPr>
            <w:r w:rsidRPr="00D257D0">
              <w:rPr>
                <w:rFonts w:cs="Arial"/>
                <w:sz w:val="18"/>
              </w:rPr>
              <w:t>The NMS system shall ensure that the inter-circle Mobile Number Portability (MNP) does not affect the services to an FLW.</w:t>
            </w:r>
          </w:p>
        </w:tc>
        <w:tc>
          <w:tcPr>
            <w:tcW w:w="2551" w:type="dxa"/>
          </w:tcPr>
          <w:p w14:paraId="0E9833E0" w14:textId="77777777" w:rsidR="00080494" w:rsidRPr="00D257D0" w:rsidRDefault="00080494" w:rsidP="007B54EF">
            <w:pPr>
              <w:pStyle w:val="CommentText"/>
              <w:spacing w:before="60" w:after="60"/>
              <w:rPr>
                <w:rFonts w:cs="Arial"/>
                <w:sz w:val="18"/>
              </w:rPr>
            </w:pPr>
            <w:r w:rsidRPr="00D257D0">
              <w:rPr>
                <w:rFonts w:cs="Arial"/>
                <w:sz w:val="18"/>
              </w:rPr>
              <w:t>Inter-circle portability should be largely transparent to the user. Its records or language or other aspects should largely be unchanged.</w:t>
            </w:r>
          </w:p>
          <w:p w14:paraId="000AE1CF" w14:textId="77777777" w:rsidR="00AF3B78" w:rsidRPr="00D257D0" w:rsidRDefault="00AF3B78" w:rsidP="007B54EF">
            <w:pPr>
              <w:pStyle w:val="CommentText"/>
              <w:spacing w:before="60" w:after="60"/>
              <w:rPr>
                <w:rFonts w:cs="Arial"/>
                <w:sz w:val="18"/>
              </w:rPr>
            </w:pPr>
            <w:r w:rsidRPr="00D257D0">
              <w:rPr>
                <w:rFonts w:cs="Arial"/>
                <w:sz w:val="18"/>
              </w:rPr>
              <w:t>Number portability shall not lead to change in location information of FLW/MCTS beneficiary unless done otherwise.</w:t>
            </w:r>
          </w:p>
        </w:tc>
        <w:tc>
          <w:tcPr>
            <w:tcW w:w="1418" w:type="dxa"/>
          </w:tcPr>
          <w:p w14:paraId="3C8575FA" w14:textId="77777777" w:rsidR="00080494" w:rsidRPr="00D257D0" w:rsidRDefault="00080494" w:rsidP="007B54EF">
            <w:pPr>
              <w:pStyle w:val="CommentText"/>
              <w:spacing w:before="60" w:after="60"/>
              <w:rPr>
                <w:rFonts w:cs="Arial"/>
                <w:sz w:val="18"/>
              </w:rPr>
            </w:pPr>
            <w:r w:rsidRPr="00D257D0">
              <w:rPr>
                <w:rFonts w:cs="Arial"/>
                <w:sz w:val="18"/>
              </w:rPr>
              <w:t>Draft</w:t>
            </w:r>
          </w:p>
        </w:tc>
      </w:tr>
    </w:tbl>
    <w:p w14:paraId="48AB5FE8" w14:textId="77777777" w:rsidR="00C42485" w:rsidRPr="00D257D0" w:rsidRDefault="00C42485" w:rsidP="007B54EF">
      <w:pPr>
        <w:pStyle w:val="Heading3"/>
      </w:pPr>
      <w:bookmarkStart w:id="63" w:name="_Toc411545778"/>
      <w:r w:rsidRPr="00D257D0">
        <w:t>Maintainability and Extensibility Requirements</w:t>
      </w:r>
      <w:bookmarkEnd w:id="6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1EEBF48B" w14:textId="77777777" w:rsidTr="00A90474">
        <w:tc>
          <w:tcPr>
            <w:tcW w:w="1809" w:type="dxa"/>
            <w:shd w:val="clear" w:color="auto" w:fill="D9D9D9" w:themeFill="background1" w:themeFillShade="D9"/>
          </w:tcPr>
          <w:p w14:paraId="718B1940"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054A184"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9C502C5"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60813CA"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47E7E5DB" w14:textId="77777777" w:rsidTr="00A90474">
        <w:trPr>
          <w:trHeight w:val="350"/>
        </w:trPr>
        <w:tc>
          <w:tcPr>
            <w:tcW w:w="1809" w:type="dxa"/>
          </w:tcPr>
          <w:p w14:paraId="5D1128E6" w14:textId="77777777"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MAINT</w:t>
            </w:r>
            <w:r w:rsidRPr="00D257D0">
              <w:rPr>
                <w:rFonts w:cs="Arial"/>
                <w:sz w:val="18"/>
              </w:rPr>
              <w:t>.001</w:t>
            </w:r>
          </w:p>
        </w:tc>
        <w:tc>
          <w:tcPr>
            <w:tcW w:w="3828" w:type="dxa"/>
          </w:tcPr>
          <w:p w14:paraId="765AE66E" w14:textId="77777777" w:rsidR="00C42485" w:rsidRPr="00D257D0" w:rsidRDefault="00BD00BA" w:rsidP="00BD00BA">
            <w:pPr>
              <w:pStyle w:val="CommentText"/>
              <w:spacing w:before="60" w:after="60"/>
              <w:rPr>
                <w:rFonts w:cs="Arial"/>
                <w:sz w:val="18"/>
              </w:rPr>
            </w:pPr>
            <w:r w:rsidRPr="00D257D0">
              <w:rPr>
                <w:rFonts w:cs="Arial"/>
                <w:sz w:val="18"/>
              </w:rPr>
              <w:t>NMS system shall follow modular design principles that make addition of new services simple.</w:t>
            </w:r>
          </w:p>
        </w:tc>
        <w:tc>
          <w:tcPr>
            <w:tcW w:w="2551" w:type="dxa"/>
          </w:tcPr>
          <w:p w14:paraId="1846F2DD" w14:textId="77777777" w:rsidR="00C42485" w:rsidRPr="00D257D0" w:rsidRDefault="00C42485" w:rsidP="007B54EF">
            <w:pPr>
              <w:pStyle w:val="CommentText"/>
              <w:spacing w:before="60" w:after="60"/>
              <w:rPr>
                <w:rFonts w:cs="Arial"/>
                <w:sz w:val="18"/>
              </w:rPr>
            </w:pPr>
          </w:p>
        </w:tc>
        <w:tc>
          <w:tcPr>
            <w:tcW w:w="1418" w:type="dxa"/>
          </w:tcPr>
          <w:p w14:paraId="74DFC726" w14:textId="77777777" w:rsidR="00C42485" w:rsidRPr="00D257D0" w:rsidRDefault="00C42485" w:rsidP="007B54EF">
            <w:pPr>
              <w:pStyle w:val="CommentText"/>
              <w:spacing w:before="60" w:after="60"/>
              <w:rPr>
                <w:rFonts w:cs="Arial"/>
                <w:sz w:val="18"/>
              </w:rPr>
            </w:pPr>
            <w:r w:rsidRPr="00D257D0">
              <w:rPr>
                <w:rFonts w:cs="Arial"/>
                <w:sz w:val="18"/>
              </w:rPr>
              <w:t>Draft</w:t>
            </w:r>
          </w:p>
        </w:tc>
      </w:tr>
      <w:tr w:rsidR="00BD00BA" w:rsidRPr="00D257D0" w14:paraId="701D9480" w14:textId="77777777" w:rsidTr="00A90474">
        <w:trPr>
          <w:trHeight w:val="350"/>
        </w:trPr>
        <w:tc>
          <w:tcPr>
            <w:tcW w:w="1809" w:type="dxa"/>
          </w:tcPr>
          <w:p w14:paraId="2669CF83" w14:textId="77777777" w:rsidR="00BD00BA" w:rsidRPr="00D257D0" w:rsidRDefault="00BD00BA" w:rsidP="00BD00BA">
            <w:pPr>
              <w:pStyle w:val="CommentText"/>
              <w:spacing w:before="60" w:after="60"/>
              <w:rPr>
                <w:rFonts w:cs="Arial"/>
                <w:sz w:val="18"/>
              </w:rPr>
            </w:pPr>
            <w:r w:rsidRPr="00D257D0">
              <w:rPr>
                <w:rFonts w:cs="Arial"/>
                <w:sz w:val="18"/>
              </w:rPr>
              <w:t>NMS.GEN.MAINT.002</w:t>
            </w:r>
          </w:p>
        </w:tc>
        <w:tc>
          <w:tcPr>
            <w:tcW w:w="3828" w:type="dxa"/>
          </w:tcPr>
          <w:p w14:paraId="444A9CF8" w14:textId="77777777" w:rsidR="00BD00BA" w:rsidRPr="00D257D0" w:rsidRDefault="00BD00BA" w:rsidP="00BD00BA">
            <w:pPr>
              <w:pStyle w:val="CommentText"/>
              <w:spacing w:before="60" w:after="60"/>
              <w:rPr>
                <w:rFonts w:cs="Arial"/>
                <w:sz w:val="18"/>
              </w:rPr>
            </w:pPr>
            <w:r w:rsidRPr="00D257D0">
              <w:rPr>
                <w:rFonts w:cs="Arial"/>
                <w:sz w:val="18"/>
              </w:rPr>
              <w:t>NMS system shall have no duplicate code.</w:t>
            </w:r>
          </w:p>
        </w:tc>
        <w:tc>
          <w:tcPr>
            <w:tcW w:w="2551" w:type="dxa"/>
          </w:tcPr>
          <w:p w14:paraId="7D74C1C3" w14:textId="77777777" w:rsidR="00BD00BA" w:rsidRPr="00D257D0" w:rsidRDefault="00BD00BA" w:rsidP="00BD00BA">
            <w:pPr>
              <w:pStyle w:val="CommentText"/>
              <w:spacing w:before="60" w:after="60"/>
              <w:rPr>
                <w:rFonts w:cs="Arial"/>
                <w:sz w:val="18"/>
              </w:rPr>
            </w:pPr>
            <w:r w:rsidRPr="00D257D0">
              <w:rPr>
                <w:rFonts w:cs="Arial"/>
                <w:sz w:val="18"/>
              </w:rPr>
              <w:t>This shall be subject to a threshold of minimum allowed limit as decided in the software coding guidelines</w:t>
            </w:r>
            <w:r w:rsidR="00810362" w:rsidRPr="00D257D0">
              <w:rPr>
                <w:rFonts w:cs="Arial"/>
                <w:sz w:val="18"/>
              </w:rPr>
              <w:t xml:space="preserve"> [5]</w:t>
            </w:r>
            <w:r w:rsidRPr="00D257D0">
              <w:rPr>
                <w:rFonts w:cs="Arial"/>
                <w:sz w:val="18"/>
              </w:rPr>
              <w:t>.</w:t>
            </w:r>
          </w:p>
        </w:tc>
        <w:tc>
          <w:tcPr>
            <w:tcW w:w="1418" w:type="dxa"/>
          </w:tcPr>
          <w:p w14:paraId="033A56B8" w14:textId="77777777" w:rsidR="00BD00BA" w:rsidRPr="00D257D0" w:rsidRDefault="00BD00BA" w:rsidP="007B54EF">
            <w:pPr>
              <w:pStyle w:val="CommentText"/>
              <w:spacing w:before="60" w:after="60"/>
              <w:rPr>
                <w:rFonts w:cs="Arial"/>
                <w:sz w:val="18"/>
              </w:rPr>
            </w:pPr>
            <w:r w:rsidRPr="00D257D0">
              <w:rPr>
                <w:rFonts w:cs="Arial"/>
                <w:sz w:val="18"/>
              </w:rPr>
              <w:t>Draft</w:t>
            </w:r>
          </w:p>
        </w:tc>
      </w:tr>
      <w:tr w:rsidR="00BD00BA" w:rsidRPr="00D257D0" w14:paraId="25B09F2A" w14:textId="77777777" w:rsidTr="00A90474">
        <w:trPr>
          <w:trHeight w:val="350"/>
        </w:trPr>
        <w:tc>
          <w:tcPr>
            <w:tcW w:w="1809" w:type="dxa"/>
          </w:tcPr>
          <w:p w14:paraId="39D6F388" w14:textId="77777777" w:rsidR="00BD00BA" w:rsidRPr="00D257D0" w:rsidRDefault="00BD00BA" w:rsidP="00BD00BA">
            <w:pPr>
              <w:pStyle w:val="CommentText"/>
              <w:spacing w:before="60" w:after="60"/>
              <w:rPr>
                <w:rFonts w:cs="Arial"/>
                <w:sz w:val="18"/>
              </w:rPr>
            </w:pPr>
            <w:r w:rsidRPr="00D257D0">
              <w:rPr>
                <w:rFonts w:cs="Arial"/>
                <w:sz w:val="18"/>
              </w:rPr>
              <w:t>NMS.GEN.MAINT.003</w:t>
            </w:r>
          </w:p>
        </w:tc>
        <w:tc>
          <w:tcPr>
            <w:tcW w:w="3828" w:type="dxa"/>
          </w:tcPr>
          <w:p w14:paraId="06496AB9" w14:textId="77777777" w:rsidR="00BD00BA" w:rsidRPr="00D257D0" w:rsidRDefault="00BD00BA" w:rsidP="00BD00BA">
            <w:pPr>
              <w:pStyle w:val="CommentText"/>
              <w:spacing w:before="60" w:after="60"/>
              <w:rPr>
                <w:rFonts w:cs="Arial"/>
                <w:sz w:val="18"/>
              </w:rPr>
            </w:pPr>
            <w:r w:rsidRPr="00D257D0">
              <w:rPr>
                <w:rFonts w:cs="Arial"/>
                <w:sz w:val="18"/>
              </w:rPr>
              <w:t>NMS system shall have no dead code.</w:t>
            </w:r>
          </w:p>
        </w:tc>
        <w:tc>
          <w:tcPr>
            <w:tcW w:w="2551" w:type="dxa"/>
          </w:tcPr>
          <w:p w14:paraId="498FE52B" w14:textId="77777777" w:rsidR="00BD00BA" w:rsidRPr="00D257D0" w:rsidRDefault="00BD00BA" w:rsidP="008134C3">
            <w:pPr>
              <w:pStyle w:val="CommentText"/>
              <w:spacing w:before="60" w:after="60"/>
              <w:rPr>
                <w:rFonts w:cs="Arial"/>
                <w:sz w:val="18"/>
              </w:rPr>
            </w:pPr>
          </w:p>
        </w:tc>
        <w:tc>
          <w:tcPr>
            <w:tcW w:w="1418" w:type="dxa"/>
          </w:tcPr>
          <w:p w14:paraId="305771AC" w14:textId="77777777" w:rsidR="00BD00BA" w:rsidRPr="00D257D0" w:rsidRDefault="00BD00BA" w:rsidP="007B54EF">
            <w:pPr>
              <w:pStyle w:val="CommentText"/>
              <w:spacing w:before="60" w:after="60"/>
              <w:rPr>
                <w:rFonts w:cs="Arial"/>
                <w:sz w:val="18"/>
              </w:rPr>
            </w:pPr>
            <w:r w:rsidRPr="00D257D0">
              <w:rPr>
                <w:rFonts w:cs="Arial"/>
                <w:sz w:val="18"/>
              </w:rPr>
              <w:t>Draft</w:t>
            </w:r>
          </w:p>
        </w:tc>
      </w:tr>
      <w:tr w:rsidR="00BD00BA" w:rsidRPr="00D257D0" w14:paraId="6F1FF986" w14:textId="77777777" w:rsidTr="00A90474">
        <w:trPr>
          <w:trHeight w:val="350"/>
        </w:trPr>
        <w:tc>
          <w:tcPr>
            <w:tcW w:w="1809" w:type="dxa"/>
          </w:tcPr>
          <w:p w14:paraId="03D6D345" w14:textId="77777777" w:rsidR="00BD00BA" w:rsidRPr="00D257D0" w:rsidRDefault="00BD00BA" w:rsidP="00BD00BA">
            <w:pPr>
              <w:pStyle w:val="CommentText"/>
              <w:spacing w:before="60" w:after="60"/>
              <w:rPr>
                <w:rFonts w:cs="Arial"/>
                <w:sz w:val="18"/>
              </w:rPr>
            </w:pPr>
            <w:r w:rsidRPr="00D257D0">
              <w:rPr>
                <w:rFonts w:cs="Arial"/>
                <w:sz w:val="18"/>
              </w:rPr>
              <w:t>NMS.GEN.MAINT.004</w:t>
            </w:r>
          </w:p>
        </w:tc>
        <w:tc>
          <w:tcPr>
            <w:tcW w:w="3828" w:type="dxa"/>
          </w:tcPr>
          <w:p w14:paraId="6373BCB4" w14:textId="77777777" w:rsidR="00BD00BA" w:rsidRPr="00D257D0" w:rsidRDefault="00BD00BA" w:rsidP="00BD00BA">
            <w:pPr>
              <w:pStyle w:val="CommentText"/>
              <w:spacing w:before="60" w:after="60"/>
              <w:rPr>
                <w:rFonts w:cs="Arial"/>
                <w:sz w:val="18"/>
              </w:rPr>
            </w:pPr>
            <w:r w:rsidRPr="00D257D0">
              <w:rPr>
                <w:rFonts w:cs="Arial"/>
                <w:sz w:val="18"/>
              </w:rPr>
              <w:t>NMS system shall have adequate comments to allow easy comprehension of the code.</w:t>
            </w:r>
          </w:p>
        </w:tc>
        <w:tc>
          <w:tcPr>
            <w:tcW w:w="2551" w:type="dxa"/>
          </w:tcPr>
          <w:p w14:paraId="6A1B3FE5" w14:textId="77777777" w:rsidR="00BD00BA" w:rsidRPr="00D257D0" w:rsidRDefault="00BD00BA" w:rsidP="007B54EF">
            <w:pPr>
              <w:pStyle w:val="CommentText"/>
              <w:spacing w:before="60" w:after="60"/>
              <w:rPr>
                <w:rFonts w:cs="Arial"/>
                <w:sz w:val="18"/>
              </w:rPr>
            </w:pPr>
          </w:p>
        </w:tc>
        <w:tc>
          <w:tcPr>
            <w:tcW w:w="1418" w:type="dxa"/>
          </w:tcPr>
          <w:p w14:paraId="326F33B8" w14:textId="77777777" w:rsidR="00BD00BA" w:rsidRPr="00D257D0" w:rsidRDefault="00D10802" w:rsidP="007B54EF">
            <w:pPr>
              <w:pStyle w:val="CommentText"/>
              <w:spacing w:before="60" w:after="60"/>
              <w:rPr>
                <w:rFonts w:cs="Arial"/>
                <w:sz w:val="18"/>
              </w:rPr>
            </w:pPr>
            <w:r w:rsidRPr="00D257D0">
              <w:rPr>
                <w:rFonts w:cs="Arial"/>
                <w:sz w:val="18"/>
              </w:rPr>
              <w:t>Draft</w:t>
            </w:r>
          </w:p>
        </w:tc>
      </w:tr>
      <w:tr w:rsidR="000B3C75" w:rsidRPr="00D257D0" w14:paraId="53FF8037" w14:textId="77777777" w:rsidTr="00A90474">
        <w:trPr>
          <w:trHeight w:val="350"/>
        </w:trPr>
        <w:tc>
          <w:tcPr>
            <w:tcW w:w="1809" w:type="dxa"/>
          </w:tcPr>
          <w:p w14:paraId="38B48829" w14:textId="77777777" w:rsidR="000B3C75" w:rsidRPr="00D257D0" w:rsidRDefault="000B3C75" w:rsidP="00BD00BA">
            <w:pPr>
              <w:pStyle w:val="CommentText"/>
              <w:spacing w:before="60" w:after="60"/>
              <w:rPr>
                <w:rFonts w:cs="Arial"/>
                <w:sz w:val="18"/>
              </w:rPr>
            </w:pPr>
            <w:r w:rsidRPr="00D257D0">
              <w:rPr>
                <w:sz w:val="18"/>
              </w:rPr>
              <w:t>NMS.GEN.MAINT.005</w:t>
            </w:r>
          </w:p>
        </w:tc>
        <w:tc>
          <w:tcPr>
            <w:tcW w:w="3828" w:type="dxa"/>
          </w:tcPr>
          <w:p w14:paraId="00D857C1" w14:textId="77777777" w:rsidR="000B3C75" w:rsidRPr="00D257D0" w:rsidRDefault="000B3C75" w:rsidP="00BD00BA">
            <w:pPr>
              <w:pStyle w:val="CommentText"/>
              <w:spacing w:before="60" w:after="60"/>
              <w:rPr>
                <w:rFonts w:cs="Arial"/>
                <w:sz w:val="18"/>
              </w:rPr>
            </w:pPr>
            <w:r w:rsidRPr="00D257D0">
              <w:rPr>
                <w:sz w:val="18"/>
              </w:rPr>
              <w:t xml:space="preserve">NMS system shall have an implementation approach whereby all IVR interface code shall be contained in </w:t>
            </w:r>
            <w:r w:rsidR="00977AD8" w:rsidRPr="00D257D0">
              <w:rPr>
                <w:sz w:val="18"/>
              </w:rPr>
              <w:t>its</w:t>
            </w:r>
            <w:r w:rsidRPr="00D257D0">
              <w:rPr>
                <w:sz w:val="18"/>
              </w:rPr>
              <w:t xml:space="preserve"> own module such that a new IVR vendor could be added without requiring code changes to the applications or reports.</w:t>
            </w:r>
          </w:p>
        </w:tc>
        <w:tc>
          <w:tcPr>
            <w:tcW w:w="2551" w:type="dxa"/>
          </w:tcPr>
          <w:p w14:paraId="06AB25D6" w14:textId="77777777" w:rsidR="000B3C75" w:rsidRPr="00D257D0" w:rsidRDefault="000B3C75" w:rsidP="007B54EF">
            <w:pPr>
              <w:pStyle w:val="CommentText"/>
              <w:spacing w:before="60" w:after="60"/>
              <w:rPr>
                <w:rFonts w:cs="Arial"/>
                <w:sz w:val="18"/>
              </w:rPr>
            </w:pPr>
          </w:p>
        </w:tc>
        <w:tc>
          <w:tcPr>
            <w:tcW w:w="1418" w:type="dxa"/>
          </w:tcPr>
          <w:p w14:paraId="6ED74859" w14:textId="77777777" w:rsidR="000B3C75" w:rsidRPr="00D257D0" w:rsidRDefault="000B3C75" w:rsidP="007B54EF">
            <w:pPr>
              <w:pStyle w:val="CommentText"/>
              <w:spacing w:before="60" w:after="60"/>
              <w:rPr>
                <w:rFonts w:cs="Arial"/>
                <w:sz w:val="18"/>
              </w:rPr>
            </w:pPr>
            <w:r w:rsidRPr="00D257D0">
              <w:rPr>
                <w:sz w:val="18"/>
              </w:rPr>
              <w:t>Draft</w:t>
            </w:r>
          </w:p>
        </w:tc>
      </w:tr>
    </w:tbl>
    <w:p w14:paraId="0BE69E91" w14:textId="77777777" w:rsidR="00C42485" w:rsidRPr="00D257D0" w:rsidRDefault="00C42485" w:rsidP="007B54EF">
      <w:pPr>
        <w:pStyle w:val="Heading3"/>
      </w:pPr>
      <w:bookmarkStart w:id="64" w:name="_Toc411545779"/>
      <w:r w:rsidRPr="00D257D0">
        <w:t>Logging and Debugging Requirements</w:t>
      </w:r>
      <w:bookmarkEnd w:id="6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30044000" w14:textId="77777777" w:rsidTr="00A90474">
        <w:tc>
          <w:tcPr>
            <w:tcW w:w="1809" w:type="dxa"/>
            <w:shd w:val="clear" w:color="auto" w:fill="D9D9D9" w:themeFill="background1" w:themeFillShade="D9"/>
          </w:tcPr>
          <w:p w14:paraId="295DD953"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06704EB"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B3474F3"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677765B"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2BA96D15" w14:textId="77777777" w:rsidTr="00A90474">
        <w:trPr>
          <w:trHeight w:val="350"/>
        </w:trPr>
        <w:tc>
          <w:tcPr>
            <w:tcW w:w="1809" w:type="dxa"/>
          </w:tcPr>
          <w:p w14:paraId="2E1809A8" w14:textId="77777777"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LOG</w:t>
            </w:r>
            <w:r w:rsidRPr="00D257D0">
              <w:rPr>
                <w:rFonts w:cs="Arial"/>
                <w:sz w:val="18"/>
              </w:rPr>
              <w:t>.001</w:t>
            </w:r>
          </w:p>
        </w:tc>
        <w:tc>
          <w:tcPr>
            <w:tcW w:w="3828" w:type="dxa"/>
          </w:tcPr>
          <w:p w14:paraId="6B373AB6" w14:textId="77777777" w:rsidR="007B3016" w:rsidRPr="00D257D0" w:rsidRDefault="007F629E" w:rsidP="007F629E">
            <w:pPr>
              <w:spacing w:after="0" w:line="240" w:lineRule="auto"/>
              <w:rPr>
                <w:rFonts w:cs="Arial"/>
                <w:sz w:val="18"/>
                <w:szCs w:val="20"/>
              </w:rPr>
            </w:pPr>
            <w:r w:rsidRPr="00D257D0">
              <w:rPr>
                <w:rFonts w:cs="Arial"/>
                <w:sz w:val="18"/>
                <w:szCs w:val="20"/>
              </w:rPr>
              <w:t>NMS system shall perform all logging through a logging framework.</w:t>
            </w:r>
          </w:p>
          <w:p w14:paraId="40D4394D" w14:textId="77777777" w:rsidR="007B3016" w:rsidRPr="00D257D0" w:rsidRDefault="007B3016" w:rsidP="007F629E">
            <w:pPr>
              <w:spacing w:after="0" w:line="240" w:lineRule="auto"/>
              <w:rPr>
                <w:rFonts w:cs="Arial"/>
                <w:sz w:val="18"/>
                <w:szCs w:val="20"/>
              </w:rPr>
            </w:pPr>
          </w:p>
          <w:p w14:paraId="28A70914" w14:textId="77777777" w:rsidR="00C42485" w:rsidRPr="00D257D0" w:rsidRDefault="007B3016" w:rsidP="00C940CC">
            <w:pPr>
              <w:spacing w:after="0" w:line="240" w:lineRule="auto"/>
              <w:rPr>
                <w:rFonts w:cs="Arial"/>
                <w:sz w:val="18"/>
              </w:rPr>
            </w:pPr>
            <w:r w:rsidRPr="00D257D0">
              <w:rPr>
                <w:rFonts w:cs="Arial"/>
                <w:sz w:val="18"/>
                <w:szCs w:val="20"/>
              </w:rPr>
              <w:t xml:space="preserve">The log levels shall be </w:t>
            </w:r>
            <w:r w:rsidR="00545D2F" w:rsidRPr="00D257D0">
              <w:rPr>
                <w:rFonts w:cs="Arial"/>
                <w:sz w:val="18"/>
                <w:szCs w:val="20"/>
              </w:rPr>
              <w:t xml:space="preserve">runtime </w:t>
            </w:r>
            <w:r w:rsidRPr="00D257D0">
              <w:rPr>
                <w:rFonts w:cs="Arial"/>
                <w:sz w:val="18"/>
                <w:szCs w:val="20"/>
              </w:rPr>
              <w:t>configurable.</w:t>
            </w:r>
          </w:p>
        </w:tc>
        <w:tc>
          <w:tcPr>
            <w:tcW w:w="2551" w:type="dxa"/>
          </w:tcPr>
          <w:p w14:paraId="2B141065" w14:textId="77777777" w:rsidR="00C42485" w:rsidRPr="00D257D0" w:rsidRDefault="007F629E" w:rsidP="007B54EF">
            <w:pPr>
              <w:pStyle w:val="CommentText"/>
              <w:spacing w:before="60" w:after="60"/>
              <w:rPr>
                <w:rFonts w:cs="Arial"/>
                <w:sz w:val="18"/>
              </w:rPr>
            </w:pPr>
            <w:r w:rsidRPr="00D257D0">
              <w:rPr>
                <w:rFonts w:cs="Arial"/>
                <w:sz w:val="18"/>
              </w:rPr>
              <w:t xml:space="preserve">Printing to </w:t>
            </w:r>
            <w:proofErr w:type="spellStart"/>
            <w:r w:rsidRPr="00D257D0">
              <w:rPr>
                <w:rFonts w:cs="Arial"/>
                <w:sz w:val="18"/>
              </w:rPr>
              <w:t>stdout</w:t>
            </w:r>
            <w:proofErr w:type="spellEnd"/>
            <w:r w:rsidRPr="00D257D0">
              <w:rPr>
                <w:rFonts w:cs="Arial"/>
                <w:sz w:val="18"/>
              </w:rPr>
              <w:t xml:space="preserve"> should not remain in the production system.</w:t>
            </w:r>
          </w:p>
        </w:tc>
        <w:tc>
          <w:tcPr>
            <w:tcW w:w="1418" w:type="dxa"/>
          </w:tcPr>
          <w:p w14:paraId="3BC5BB26" w14:textId="77777777" w:rsidR="00C42485" w:rsidRPr="00D257D0" w:rsidRDefault="00C42485" w:rsidP="007B54EF">
            <w:pPr>
              <w:pStyle w:val="CommentText"/>
              <w:spacing w:before="60" w:after="60"/>
              <w:rPr>
                <w:rFonts w:cs="Arial"/>
                <w:sz w:val="18"/>
              </w:rPr>
            </w:pPr>
            <w:r w:rsidRPr="00D257D0">
              <w:rPr>
                <w:rFonts w:cs="Arial"/>
                <w:sz w:val="18"/>
              </w:rPr>
              <w:t>Draft</w:t>
            </w:r>
          </w:p>
        </w:tc>
      </w:tr>
      <w:tr w:rsidR="00C940CC" w:rsidRPr="00D257D0" w14:paraId="502F3D90" w14:textId="77777777" w:rsidTr="00A90474">
        <w:trPr>
          <w:trHeight w:val="350"/>
        </w:trPr>
        <w:tc>
          <w:tcPr>
            <w:tcW w:w="1809" w:type="dxa"/>
          </w:tcPr>
          <w:p w14:paraId="1DCA9506" w14:textId="77777777" w:rsidR="00C940CC" w:rsidRPr="00D257D0" w:rsidRDefault="00C940CC" w:rsidP="008134C3">
            <w:pPr>
              <w:pStyle w:val="CommentText"/>
              <w:spacing w:before="60" w:after="60"/>
              <w:rPr>
                <w:rFonts w:cs="Arial"/>
                <w:sz w:val="18"/>
              </w:rPr>
            </w:pPr>
            <w:r w:rsidRPr="00D257D0">
              <w:rPr>
                <w:rFonts w:cs="Arial"/>
                <w:sz w:val="18"/>
              </w:rPr>
              <w:t>NMS.GEN.LOG.00</w:t>
            </w:r>
            <w:r w:rsidR="0004449D" w:rsidRPr="00D257D0">
              <w:rPr>
                <w:rFonts w:cs="Arial"/>
                <w:sz w:val="18"/>
              </w:rPr>
              <w:t>2</w:t>
            </w:r>
          </w:p>
        </w:tc>
        <w:tc>
          <w:tcPr>
            <w:tcW w:w="3828" w:type="dxa"/>
          </w:tcPr>
          <w:p w14:paraId="7FC3CB36" w14:textId="77777777" w:rsidR="00C940CC" w:rsidRPr="00D257D0" w:rsidRDefault="00C940CC" w:rsidP="00130CB3">
            <w:pPr>
              <w:spacing w:after="0" w:line="240" w:lineRule="auto"/>
              <w:rPr>
                <w:rFonts w:cs="Arial"/>
                <w:sz w:val="18"/>
              </w:rPr>
            </w:pPr>
            <w:r w:rsidRPr="00D257D0">
              <w:rPr>
                <w:rFonts w:cs="Arial"/>
                <w:sz w:val="18"/>
                <w:szCs w:val="20"/>
              </w:rPr>
              <w:t xml:space="preserve">NMS system shall allow the log levels to be configurable. There shall be </w:t>
            </w:r>
            <w:r w:rsidR="00130CB3" w:rsidRPr="00D257D0">
              <w:rPr>
                <w:rFonts w:cs="Arial"/>
                <w:sz w:val="18"/>
                <w:szCs w:val="20"/>
              </w:rPr>
              <w:t xml:space="preserve">following </w:t>
            </w:r>
            <w:r w:rsidRPr="00D257D0">
              <w:rPr>
                <w:rFonts w:cs="Arial"/>
                <w:sz w:val="18"/>
                <w:szCs w:val="20"/>
              </w:rPr>
              <w:t xml:space="preserve">log levels: </w:t>
            </w:r>
            <w:r w:rsidR="00130CB3" w:rsidRPr="004F2D45">
              <w:rPr>
                <w:rFonts w:cs="Arial"/>
                <w:sz w:val="18"/>
                <w:szCs w:val="20"/>
              </w:rPr>
              <w:t>TRACE, DEBUG, INFO, WARN, ERROR, FATAL</w:t>
            </w:r>
          </w:p>
        </w:tc>
        <w:tc>
          <w:tcPr>
            <w:tcW w:w="2551" w:type="dxa"/>
          </w:tcPr>
          <w:p w14:paraId="1557D420" w14:textId="77777777" w:rsidR="00C940CC" w:rsidRPr="00D257D0" w:rsidRDefault="00C940CC" w:rsidP="008134C3">
            <w:pPr>
              <w:pStyle w:val="CommentText"/>
              <w:spacing w:before="60" w:after="60"/>
              <w:rPr>
                <w:rFonts w:cs="Arial"/>
                <w:sz w:val="18"/>
              </w:rPr>
            </w:pPr>
          </w:p>
        </w:tc>
        <w:tc>
          <w:tcPr>
            <w:tcW w:w="1418" w:type="dxa"/>
          </w:tcPr>
          <w:p w14:paraId="65718CB1" w14:textId="77777777" w:rsidR="00C940CC" w:rsidRPr="00D257D0" w:rsidRDefault="00C940CC" w:rsidP="008134C3">
            <w:pPr>
              <w:pStyle w:val="CommentText"/>
              <w:spacing w:before="60" w:after="60"/>
              <w:rPr>
                <w:rFonts w:cs="Arial"/>
                <w:sz w:val="18"/>
              </w:rPr>
            </w:pPr>
            <w:r w:rsidRPr="00D257D0">
              <w:rPr>
                <w:rFonts w:cs="Arial"/>
                <w:sz w:val="18"/>
              </w:rPr>
              <w:t>Draft</w:t>
            </w:r>
          </w:p>
        </w:tc>
      </w:tr>
      <w:tr w:rsidR="000869C6" w:rsidRPr="00D257D0" w14:paraId="2D52E96D" w14:textId="77777777" w:rsidTr="00A90474">
        <w:trPr>
          <w:trHeight w:val="350"/>
        </w:trPr>
        <w:tc>
          <w:tcPr>
            <w:tcW w:w="1809" w:type="dxa"/>
          </w:tcPr>
          <w:p w14:paraId="3F59A04B" w14:textId="77777777" w:rsidR="000869C6" w:rsidRPr="00D257D0" w:rsidRDefault="009678B7" w:rsidP="00AA5210">
            <w:pPr>
              <w:pStyle w:val="CommentText"/>
              <w:spacing w:before="60" w:after="60"/>
              <w:rPr>
                <w:rFonts w:cs="Arial"/>
                <w:sz w:val="18"/>
              </w:rPr>
            </w:pPr>
            <w:r w:rsidRPr="00D257D0">
              <w:rPr>
                <w:rFonts w:cs="Arial"/>
                <w:sz w:val="18"/>
              </w:rPr>
              <w:t>NMS.GEN.LOG.003</w:t>
            </w:r>
          </w:p>
        </w:tc>
        <w:tc>
          <w:tcPr>
            <w:tcW w:w="3828" w:type="dxa"/>
          </w:tcPr>
          <w:p w14:paraId="6C67350F" w14:textId="77777777" w:rsidR="000869C6" w:rsidRPr="00D257D0" w:rsidRDefault="000869C6" w:rsidP="000869C6">
            <w:pPr>
              <w:spacing w:after="0" w:line="240" w:lineRule="auto"/>
              <w:rPr>
                <w:rFonts w:cs="Arial"/>
                <w:sz w:val="18"/>
                <w:szCs w:val="20"/>
              </w:rPr>
            </w:pPr>
            <w:r w:rsidRPr="00D257D0">
              <w:rPr>
                <w:rFonts w:cs="Arial"/>
                <w:sz w:val="18"/>
                <w:szCs w:val="20"/>
              </w:rPr>
              <w:t xml:space="preserve">NMS system shall maintain history of all changes done in a given FLW record </w:t>
            </w:r>
          </w:p>
        </w:tc>
        <w:tc>
          <w:tcPr>
            <w:tcW w:w="2551" w:type="dxa"/>
          </w:tcPr>
          <w:p w14:paraId="4E6B7C28" w14:textId="77777777" w:rsidR="000869C6" w:rsidRPr="00D257D0" w:rsidRDefault="000869C6" w:rsidP="008134C3">
            <w:pPr>
              <w:pStyle w:val="CommentText"/>
              <w:spacing w:before="60" w:after="60"/>
              <w:rPr>
                <w:rFonts w:cs="Arial"/>
                <w:sz w:val="18"/>
              </w:rPr>
            </w:pPr>
          </w:p>
        </w:tc>
        <w:tc>
          <w:tcPr>
            <w:tcW w:w="1418" w:type="dxa"/>
          </w:tcPr>
          <w:p w14:paraId="0C86E02E" w14:textId="77777777" w:rsidR="000869C6" w:rsidRPr="00D257D0" w:rsidRDefault="009678B7" w:rsidP="008134C3">
            <w:pPr>
              <w:pStyle w:val="CommentText"/>
              <w:spacing w:before="60" w:after="60"/>
              <w:rPr>
                <w:rFonts w:cs="Arial"/>
                <w:sz w:val="18"/>
              </w:rPr>
            </w:pPr>
            <w:r w:rsidRPr="00D257D0">
              <w:rPr>
                <w:rFonts w:cs="Arial"/>
                <w:sz w:val="18"/>
              </w:rPr>
              <w:t>Draft</w:t>
            </w:r>
          </w:p>
        </w:tc>
      </w:tr>
      <w:tr w:rsidR="009678B7" w:rsidRPr="00D257D0" w14:paraId="6B605CBE" w14:textId="77777777" w:rsidTr="00A90474">
        <w:trPr>
          <w:trHeight w:val="350"/>
        </w:trPr>
        <w:tc>
          <w:tcPr>
            <w:tcW w:w="1809" w:type="dxa"/>
          </w:tcPr>
          <w:p w14:paraId="60D1D496" w14:textId="77777777" w:rsidR="009678B7" w:rsidRPr="00D257D0" w:rsidRDefault="009678B7" w:rsidP="009678B7">
            <w:pPr>
              <w:pStyle w:val="CommentText"/>
              <w:spacing w:before="60" w:after="60"/>
              <w:rPr>
                <w:rFonts w:cs="Arial"/>
                <w:sz w:val="18"/>
              </w:rPr>
            </w:pPr>
            <w:r w:rsidRPr="00D257D0">
              <w:rPr>
                <w:rFonts w:cs="Arial"/>
                <w:sz w:val="18"/>
              </w:rPr>
              <w:t>NMS.GEN.LOG.004</w:t>
            </w:r>
          </w:p>
        </w:tc>
        <w:tc>
          <w:tcPr>
            <w:tcW w:w="3828" w:type="dxa"/>
          </w:tcPr>
          <w:p w14:paraId="6CD55E19" w14:textId="77777777" w:rsidR="009678B7" w:rsidRPr="00D257D0" w:rsidRDefault="009678B7" w:rsidP="000869C6">
            <w:pPr>
              <w:spacing w:after="0" w:line="240" w:lineRule="auto"/>
              <w:rPr>
                <w:rFonts w:cs="Arial"/>
                <w:sz w:val="18"/>
                <w:szCs w:val="20"/>
              </w:rPr>
            </w:pPr>
            <w:r w:rsidRPr="00D257D0">
              <w:rPr>
                <w:rFonts w:cs="Arial"/>
                <w:sz w:val="18"/>
                <w:szCs w:val="20"/>
              </w:rPr>
              <w:t>NMS system shall maintain history of changes done in FLW information database including date-time stamp, number of records successfully uploaded, number of records failed to be uploaded, reason of error or error file name etc.</w:t>
            </w:r>
          </w:p>
        </w:tc>
        <w:tc>
          <w:tcPr>
            <w:tcW w:w="2551" w:type="dxa"/>
          </w:tcPr>
          <w:p w14:paraId="5087DC98" w14:textId="77777777" w:rsidR="009678B7" w:rsidRPr="00D257D0" w:rsidRDefault="009678B7" w:rsidP="008134C3">
            <w:pPr>
              <w:pStyle w:val="CommentText"/>
              <w:spacing w:before="60" w:after="60"/>
              <w:rPr>
                <w:rFonts w:cs="Arial"/>
                <w:sz w:val="18"/>
              </w:rPr>
            </w:pPr>
          </w:p>
        </w:tc>
        <w:tc>
          <w:tcPr>
            <w:tcW w:w="1418" w:type="dxa"/>
          </w:tcPr>
          <w:p w14:paraId="07268246" w14:textId="77777777" w:rsidR="009678B7" w:rsidRPr="00D257D0" w:rsidRDefault="009678B7" w:rsidP="008134C3">
            <w:pPr>
              <w:pStyle w:val="CommentText"/>
              <w:spacing w:before="60" w:after="60"/>
              <w:rPr>
                <w:rFonts w:cs="Arial"/>
                <w:sz w:val="18"/>
              </w:rPr>
            </w:pPr>
            <w:r w:rsidRPr="00D257D0">
              <w:rPr>
                <w:rFonts w:cs="Arial"/>
                <w:sz w:val="18"/>
              </w:rPr>
              <w:t>Draft</w:t>
            </w:r>
          </w:p>
        </w:tc>
      </w:tr>
      <w:tr w:rsidR="009678B7" w:rsidRPr="00D257D0" w14:paraId="23E4A290" w14:textId="77777777" w:rsidTr="00A90474">
        <w:trPr>
          <w:trHeight w:val="350"/>
        </w:trPr>
        <w:tc>
          <w:tcPr>
            <w:tcW w:w="1809" w:type="dxa"/>
          </w:tcPr>
          <w:p w14:paraId="6AD2D065" w14:textId="77777777" w:rsidR="009678B7" w:rsidRPr="00D257D0" w:rsidRDefault="009678B7" w:rsidP="00AA5210">
            <w:pPr>
              <w:pStyle w:val="CommentText"/>
              <w:spacing w:before="60" w:after="60"/>
              <w:rPr>
                <w:rFonts w:cs="Arial"/>
                <w:sz w:val="18"/>
              </w:rPr>
            </w:pPr>
            <w:r w:rsidRPr="00D257D0">
              <w:rPr>
                <w:rFonts w:cs="Arial"/>
                <w:sz w:val="18"/>
              </w:rPr>
              <w:t>NMS.GEN.LOG.00</w:t>
            </w:r>
            <w:r w:rsidR="007C3F39" w:rsidRPr="00D257D0">
              <w:rPr>
                <w:rFonts w:cs="Arial"/>
                <w:sz w:val="18"/>
              </w:rPr>
              <w:t>5</w:t>
            </w:r>
          </w:p>
        </w:tc>
        <w:tc>
          <w:tcPr>
            <w:tcW w:w="3828" w:type="dxa"/>
          </w:tcPr>
          <w:p w14:paraId="349197C5" w14:textId="1A0EFD99" w:rsidR="00977AD8"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 xml:space="preserve">history of all changes </w:t>
            </w:r>
            <w:r w:rsidR="00AD3294">
              <w:rPr>
                <w:rFonts w:cs="Arial"/>
                <w:sz w:val="18"/>
                <w:szCs w:val="20"/>
              </w:rPr>
              <w:t>made to</w:t>
            </w:r>
            <w:r w:rsidR="00A96D6E">
              <w:rPr>
                <w:rFonts w:cs="Arial"/>
                <w:sz w:val="18"/>
                <w:szCs w:val="20"/>
              </w:rPr>
              <w:t xml:space="preserve"> </w:t>
            </w:r>
            <w:r w:rsidR="00AD3294">
              <w:rPr>
                <w:rFonts w:cs="Arial"/>
                <w:sz w:val="18"/>
                <w:szCs w:val="20"/>
              </w:rPr>
              <w:t xml:space="preserve">FLW and MCTS-beneficiary </w:t>
            </w:r>
            <w:r w:rsidRPr="00D257D0">
              <w:rPr>
                <w:rFonts w:cs="Arial"/>
                <w:sz w:val="18"/>
                <w:szCs w:val="20"/>
              </w:rPr>
              <w:t>record</w:t>
            </w:r>
            <w:r w:rsidR="00AD3294">
              <w:rPr>
                <w:rFonts w:cs="Arial"/>
                <w:sz w:val="18"/>
                <w:szCs w:val="20"/>
              </w:rPr>
              <w:t>s regardless of the source of the modification.</w:t>
            </w:r>
            <w:r w:rsidR="00AD3294" w:rsidRPr="00D257D0" w:rsidDel="00AD3294">
              <w:rPr>
                <w:rFonts w:cs="Arial"/>
                <w:sz w:val="18"/>
                <w:szCs w:val="20"/>
              </w:rPr>
              <w:t xml:space="preserve"> </w:t>
            </w:r>
          </w:p>
        </w:tc>
        <w:tc>
          <w:tcPr>
            <w:tcW w:w="2551" w:type="dxa"/>
          </w:tcPr>
          <w:p w14:paraId="50783BC1" w14:textId="77777777" w:rsidR="009678B7" w:rsidRPr="00D257D0" w:rsidRDefault="009678B7" w:rsidP="008134C3">
            <w:pPr>
              <w:pStyle w:val="CommentText"/>
              <w:spacing w:before="60" w:after="60"/>
              <w:rPr>
                <w:rFonts w:cs="Arial"/>
                <w:sz w:val="18"/>
              </w:rPr>
            </w:pPr>
          </w:p>
        </w:tc>
        <w:tc>
          <w:tcPr>
            <w:tcW w:w="1418" w:type="dxa"/>
          </w:tcPr>
          <w:p w14:paraId="2F993720" w14:textId="77777777" w:rsidR="009678B7" w:rsidRPr="00D257D0" w:rsidRDefault="009678B7" w:rsidP="008134C3">
            <w:pPr>
              <w:pStyle w:val="CommentText"/>
              <w:spacing w:before="60" w:after="60"/>
              <w:rPr>
                <w:rFonts w:cs="Arial"/>
                <w:sz w:val="18"/>
              </w:rPr>
            </w:pPr>
            <w:r w:rsidRPr="00D257D0">
              <w:rPr>
                <w:rFonts w:cs="Arial"/>
                <w:sz w:val="18"/>
              </w:rPr>
              <w:t>Draft</w:t>
            </w:r>
          </w:p>
        </w:tc>
      </w:tr>
      <w:tr w:rsidR="009678B7" w:rsidRPr="00D257D0" w14:paraId="30ED388E" w14:textId="77777777" w:rsidTr="00A90474">
        <w:trPr>
          <w:trHeight w:val="350"/>
        </w:trPr>
        <w:tc>
          <w:tcPr>
            <w:tcW w:w="1809" w:type="dxa"/>
          </w:tcPr>
          <w:p w14:paraId="153D4349" w14:textId="77777777" w:rsidR="009678B7" w:rsidRPr="00D257D0" w:rsidRDefault="009678B7" w:rsidP="007C3F39">
            <w:pPr>
              <w:pStyle w:val="CommentText"/>
              <w:spacing w:before="60" w:after="60"/>
              <w:rPr>
                <w:rFonts w:cs="Arial"/>
                <w:sz w:val="18"/>
              </w:rPr>
            </w:pPr>
            <w:r w:rsidRPr="00D257D0">
              <w:rPr>
                <w:rFonts w:cs="Arial"/>
                <w:sz w:val="18"/>
              </w:rPr>
              <w:t>NMS.GEN.LOG.00</w:t>
            </w:r>
            <w:r w:rsidR="007C3F39" w:rsidRPr="00D257D0">
              <w:rPr>
                <w:rFonts w:cs="Arial"/>
                <w:sz w:val="18"/>
              </w:rPr>
              <w:t>6</w:t>
            </w:r>
          </w:p>
        </w:tc>
        <w:tc>
          <w:tcPr>
            <w:tcW w:w="3828" w:type="dxa"/>
          </w:tcPr>
          <w:p w14:paraId="6A4AFA3E" w14:textId="35C52CC9" w:rsidR="009678B7"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history of</w:t>
            </w:r>
            <w:r w:rsidR="00C26130">
              <w:rPr>
                <w:rFonts w:cs="Arial"/>
                <w:sz w:val="18"/>
                <w:szCs w:val="20"/>
              </w:rPr>
              <w:t xml:space="preserve"> all</w:t>
            </w:r>
            <w:r w:rsidRPr="00D257D0">
              <w:rPr>
                <w:rFonts w:cs="Arial"/>
                <w:sz w:val="18"/>
                <w:szCs w:val="20"/>
              </w:rPr>
              <w:t xml:space="preserve"> changes done </w:t>
            </w:r>
            <w:r w:rsidR="00A96D6E">
              <w:rPr>
                <w:rFonts w:cs="Arial"/>
                <w:sz w:val="18"/>
                <w:szCs w:val="20"/>
              </w:rPr>
              <w:t>during upload of</w:t>
            </w:r>
            <w:r w:rsidRPr="00D257D0">
              <w:rPr>
                <w:rFonts w:cs="Arial"/>
                <w:sz w:val="18"/>
                <w:szCs w:val="20"/>
              </w:rPr>
              <w:t xml:space="preserve"> </w:t>
            </w:r>
            <w:r w:rsidR="006278F9" w:rsidRPr="00D257D0">
              <w:rPr>
                <w:rFonts w:cs="Arial"/>
                <w:sz w:val="18"/>
                <w:szCs w:val="20"/>
              </w:rPr>
              <w:t xml:space="preserve">Beneficiary </w:t>
            </w:r>
            <w:r w:rsidRPr="00D257D0">
              <w:rPr>
                <w:rFonts w:cs="Arial"/>
                <w:sz w:val="18"/>
                <w:szCs w:val="20"/>
              </w:rPr>
              <w:t>information including date-time stamp, number of records successfully uploaded, number of records failed to be uploaded, reason of error or error file name etc.</w:t>
            </w:r>
          </w:p>
        </w:tc>
        <w:tc>
          <w:tcPr>
            <w:tcW w:w="2551" w:type="dxa"/>
          </w:tcPr>
          <w:p w14:paraId="596F1B9A" w14:textId="77777777" w:rsidR="009678B7" w:rsidRPr="00D257D0" w:rsidRDefault="009678B7" w:rsidP="008134C3">
            <w:pPr>
              <w:pStyle w:val="CommentText"/>
              <w:spacing w:before="60" w:after="60"/>
              <w:rPr>
                <w:rFonts w:cs="Arial"/>
                <w:sz w:val="18"/>
              </w:rPr>
            </w:pPr>
          </w:p>
        </w:tc>
        <w:tc>
          <w:tcPr>
            <w:tcW w:w="1418" w:type="dxa"/>
          </w:tcPr>
          <w:p w14:paraId="1682BF2F" w14:textId="77777777" w:rsidR="009678B7" w:rsidRPr="00D257D0" w:rsidRDefault="009678B7" w:rsidP="008134C3">
            <w:pPr>
              <w:pStyle w:val="CommentText"/>
              <w:spacing w:before="60" w:after="60"/>
              <w:rPr>
                <w:rFonts w:cs="Arial"/>
                <w:sz w:val="18"/>
              </w:rPr>
            </w:pPr>
            <w:r w:rsidRPr="00D257D0">
              <w:rPr>
                <w:rFonts w:cs="Arial"/>
                <w:sz w:val="18"/>
              </w:rPr>
              <w:t>Draft</w:t>
            </w:r>
          </w:p>
        </w:tc>
      </w:tr>
      <w:tr w:rsidR="009B7FC8" w:rsidRPr="00D257D0" w14:paraId="3AFFCCD1" w14:textId="77777777" w:rsidTr="00A90474">
        <w:trPr>
          <w:trHeight w:val="350"/>
        </w:trPr>
        <w:tc>
          <w:tcPr>
            <w:tcW w:w="1809" w:type="dxa"/>
          </w:tcPr>
          <w:p w14:paraId="179F6832"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7</w:t>
            </w:r>
          </w:p>
        </w:tc>
        <w:tc>
          <w:tcPr>
            <w:tcW w:w="3828" w:type="dxa"/>
          </w:tcPr>
          <w:p w14:paraId="596CFA03" w14:textId="77777777" w:rsidR="009B7FC8" w:rsidRPr="00D257D0" w:rsidRDefault="009B7FC8" w:rsidP="009B7FC8">
            <w:pPr>
              <w:spacing w:after="0" w:line="240" w:lineRule="auto"/>
              <w:rPr>
                <w:rFonts w:cs="Arial"/>
                <w:sz w:val="18"/>
                <w:szCs w:val="20"/>
              </w:rPr>
            </w:pPr>
            <w:r w:rsidRPr="00D257D0">
              <w:rPr>
                <w:rFonts w:cs="Arial"/>
                <w:sz w:val="18"/>
                <w:szCs w:val="20"/>
              </w:rPr>
              <w:t xml:space="preserve">NMS system shall maintain history of all changes done in a given Location record </w:t>
            </w:r>
          </w:p>
        </w:tc>
        <w:tc>
          <w:tcPr>
            <w:tcW w:w="2551" w:type="dxa"/>
          </w:tcPr>
          <w:p w14:paraId="44C0399A" w14:textId="77777777" w:rsidR="009B7FC8" w:rsidRPr="00D257D0" w:rsidRDefault="009B7FC8" w:rsidP="008134C3">
            <w:pPr>
              <w:pStyle w:val="CommentText"/>
              <w:spacing w:before="60" w:after="60"/>
              <w:rPr>
                <w:rFonts w:cs="Arial"/>
                <w:sz w:val="18"/>
              </w:rPr>
            </w:pPr>
          </w:p>
        </w:tc>
        <w:tc>
          <w:tcPr>
            <w:tcW w:w="1418" w:type="dxa"/>
          </w:tcPr>
          <w:p w14:paraId="1D6EB418" w14:textId="77777777" w:rsidR="009B7FC8" w:rsidRPr="00D257D0" w:rsidRDefault="009B7FC8" w:rsidP="008134C3">
            <w:pPr>
              <w:pStyle w:val="CommentText"/>
              <w:spacing w:before="60" w:after="60"/>
              <w:rPr>
                <w:rFonts w:cs="Arial"/>
                <w:sz w:val="18"/>
              </w:rPr>
            </w:pPr>
            <w:r w:rsidRPr="00D257D0">
              <w:rPr>
                <w:rFonts w:cs="Arial"/>
                <w:sz w:val="18"/>
              </w:rPr>
              <w:t>Draft</w:t>
            </w:r>
          </w:p>
        </w:tc>
      </w:tr>
      <w:tr w:rsidR="009B7FC8" w:rsidRPr="00D257D0" w14:paraId="417D19DA" w14:textId="77777777" w:rsidTr="00A90474">
        <w:trPr>
          <w:trHeight w:val="350"/>
        </w:trPr>
        <w:tc>
          <w:tcPr>
            <w:tcW w:w="1809" w:type="dxa"/>
          </w:tcPr>
          <w:p w14:paraId="02614E70"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8</w:t>
            </w:r>
          </w:p>
        </w:tc>
        <w:tc>
          <w:tcPr>
            <w:tcW w:w="3828" w:type="dxa"/>
          </w:tcPr>
          <w:p w14:paraId="6A0AD05D" w14:textId="76478037" w:rsidR="009B7FC8" w:rsidRPr="00D257D0" w:rsidRDefault="009B7FC8" w:rsidP="00A96D6E">
            <w:pPr>
              <w:spacing w:after="0" w:line="240" w:lineRule="auto"/>
              <w:rPr>
                <w:rFonts w:cs="Arial"/>
                <w:sz w:val="18"/>
                <w:szCs w:val="20"/>
              </w:rPr>
            </w:pPr>
            <w:r w:rsidRPr="00D257D0">
              <w:rPr>
                <w:rFonts w:cs="Arial"/>
                <w:sz w:val="18"/>
                <w:szCs w:val="20"/>
              </w:rPr>
              <w:t xml:space="preserve">NMS system shall maintain history of </w:t>
            </w:r>
            <w:r w:rsidR="00A96D6E">
              <w:rPr>
                <w:rFonts w:cs="Arial"/>
                <w:sz w:val="18"/>
                <w:szCs w:val="20"/>
              </w:rPr>
              <w:t xml:space="preserve">all </w:t>
            </w:r>
            <w:r w:rsidRPr="00D257D0">
              <w:rPr>
                <w:rFonts w:cs="Arial"/>
                <w:sz w:val="18"/>
                <w:szCs w:val="20"/>
              </w:rPr>
              <w:t xml:space="preserve">changes done </w:t>
            </w:r>
            <w:r w:rsidR="00A96D6E">
              <w:rPr>
                <w:rFonts w:cs="Arial"/>
                <w:sz w:val="18"/>
                <w:szCs w:val="20"/>
              </w:rPr>
              <w:t xml:space="preserve">during upload of </w:t>
            </w:r>
            <w:r w:rsidRPr="00D257D0">
              <w:rPr>
                <w:rFonts w:cs="Arial"/>
                <w:sz w:val="18"/>
                <w:szCs w:val="20"/>
              </w:rPr>
              <w:t>Location information including date-time stamp, number of records successfully uploaded, number of records failed to be uploaded, reason of error or error file name etc.</w:t>
            </w:r>
          </w:p>
        </w:tc>
        <w:tc>
          <w:tcPr>
            <w:tcW w:w="2551" w:type="dxa"/>
          </w:tcPr>
          <w:p w14:paraId="3BE86A09" w14:textId="77777777" w:rsidR="009B7FC8" w:rsidRPr="00D257D0" w:rsidRDefault="009B7FC8" w:rsidP="008134C3">
            <w:pPr>
              <w:pStyle w:val="CommentText"/>
              <w:spacing w:before="60" w:after="60"/>
              <w:rPr>
                <w:rFonts w:cs="Arial"/>
                <w:sz w:val="18"/>
              </w:rPr>
            </w:pPr>
          </w:p>
        </w:tc>
        <w:tc>
          <w:tcPr>
            <w:tcW w:w="1418" w:type="dxa"/>
          </w:tcPr>
          <w:p w14:paraId="5E38BB7A" w14:textId="77777777" w:rsidR="009B7FC8" w:rsidRPr="00D257D0" w:rsidRDefault="009B7FC8" w:rsidP="008134C3">
            <w:pPr>
              <w:pStyle w:val="CommentText"/>
              <w:spacing w:before="60" w:after="60"/>
              <w:rPr>
                <w:rFonts w:cs="Arial"/>
                <w:sz w:val="18"/>
              </w:rPr>
            </w:pPr>
            <w:r w:rsidRPr="00D257D0">
              <w:rPr>
                <w:rFonts w:cs="Arial"/>
                <w:sz w:val="18"/>
              </w:rPr>
              <w:t>Draft</w:t>
            </w:r>
          </w:p>
        </w:tc>
      </w:tr>
      <w:tr w:rsidR="009B7FC8" w:rsidRPr="00D257D0" w14:paraId="29249700" w14:textId="77777777" w:rsidTr="00A90474">
        <w:trPr>
          <w:trHeight w:val="350"/>
        </w:trPr>
        <w:tc>
          <w:tcPr>
            <w:tcW w:w="1809" w:type="dxa"/>
          </w:tcPr>
          <w:p w14:paraId="77559490"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9</w:t>
            </w:r>
          </w:p>
        </w:tc>
        <w:tc>
          <w:tcPr>
            <w:tcW w:w="3828" w:type="dxa"/>
          </w:tcPr>
          <w:p w14:paraId="29314662" w14:textId="77777777" w:rsidR="009B7FC8" w:rsidRPr="00D257D0" w:rsidRDefault="009B7FC8" w:rsidP="005D15F6">
            <w:pPr>
              <w:spacing w:after="0" w:line="240" w:lineRule="auto"/>
              <w:rPr>
                <w:rFonts w:cs="Arial"/>
                <w:sz w:val="18"/>
                <w:szCs w:val="20"/>
              </w:rPr>
            </w:pPr>
            <w:r w:rsidRPr="00D257D0">
              <w:rPr>
                <w:rFonts w:cs="Arial"/>
                <w:sz w:val="18"/>
                <w:szCs w:val="20"/>
              </w:rPr>
              <w:t>NMS system shall log all interactions with IVR including but not limited to the following:</w:t>
            </w:r>
          </w:p>
          <w:p w14:paraId="6265F0FF"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Incoming Call </w:t>
            </w:r>
          </w:p>
          <w:p w14:paraId="7BDB46D7"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Call </w:t>
            </w:r>
          </w:p>
          <w:p w14:paraId="2639AF00"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SMS </w:t>
            </w:r>
          </w:p>
          <w:p w14:paraId="0DFB6773"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Bookmark information</w:t>
            </w:r>
          </w:p>
          <w:p w14:paraId="00BC4F18"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Other Message Exchanges </w:t>
            </w:r>
          </w:p>
          <w:p w14:paraId="5332F48E" w14:textId="77777777" w:rsidR="009B7FC8" w:rsidRPr="00D257D0" w:rsidRDefault="009B7FC8" w:rsidP="005D15F6">
            <w:pPr>
              <w:spacing w:after="0" w:line="240" w:lineRule="auto"/>
              <w:rPr>
                <w:rFonts w:cs="Arial"/>
                <w:sz w:val="18"/>
                <w:szCs w:val="20"/>
              </w:rPr>
            </w:pPr>
          </w:p>
        </w:tc>
        <w:tc>
          <w:tcPr>
            <w:tcW w:w="2551" w:type="dxa"/>
          </w:tcPr>
          <w:p w14:paraId="64DCC533" w14:textId="77777777" w:rsidR="009B7FC8" w:rsidRPr="00D257D0" w:rsidRDefault="009B7FC8" w:rsidP="008134C3">
            <w:pPr>
              <w:pStyle w:val="CommentText"/>
              <w:spacing w:before="60" w:after="60"/>
              <w:rPr>
                <w:rFonts w:cs="Arial"/>
                <w:sz w:val="18"/>
              </w:rPr>
            </w:pPr>
            <w:r w:rsidRPr="00D257D0">
              <w:rPr>
                <w:rFonts w:cs="Arial"/>
                <w:sz w:val="18"/>
              </w:rPr>
              <w:t>Also refer NMS.GEN.REP.006.</w:t>
            </w:r>
          </w:p>
        </w:tc>
        <w:tc>
          <w:tcPr>
            <w:tcW w:w="1418" w:type="dxa"/>
          </w:tcPr>
          <w:p w14:paraId="04862420" w14:textId="77777777" w:rsidR="009B7FC8" w:rsidRPr="00D257D0" w:rsidRDefault="009B7FC8" w:rsidP="008134C3">
            <w:pPr>
              <w:pStyle w:val="CommentText"/>
              <w:spacing w:before="60" w:after="60"/>
              <w:rPr>
                <w:rFonts w:cs="Arial"/>
                <w:sz w:val="18"/>
              </w:rPr>
            </w:pPr>
            <w:r w:rsidRPr="00D257D0">
              <w:rPr>
                <w:rFonts w:cs="Arial"/>
                <w:sz w:val="18"/>
              </w:rPr>
              <w:t>Draft</w:t>
            </w:r>
          </w:p>
        </w:tc>
      </w:tr>
      <w:tr w:rsidR="009B7FC8" w:rsidRPr="00D257D0" w14:paraId="23331E22" w14:textId="77777777" w:rsidTr="00A90474">
        <w:trPr>
          <w:trHeight w:val="350"/>
        </w:trPr>
        <w:tc>
          <w:tcPr>
            <w:tcW w:w="1809" w:type="dxa"/>
          </w:tcPr>
          <w:p w14:paraId="7BC19764" w14:textId="77777777" w:rsidR="009B7FC8" w:rsidRPr="00D257D0" w:rsidRDefault="009B7FC8" w:rsidP="007C3F39">
            <w:pPr>
              <w:pStyle w:val="CommentText"/>
              <w:spacing w:before="60" w:after="60"/>
              <w:rPr>
                <w:rFonts w:cs="Arial"/>
                <w:sz w:val="18"/>
              </w:rPr>
            </w:pPr>
            <w:r w:rsidRPr="00D257D0">
              <w:rPr>
                <w:rFonts w:cs="Arial"/>
                <w:sz w:val="18"/>
              </w:rPr>
              <w:t>NMS.GEN.LOG.0</w:t>
            </w:r>
            <w:r w:rsidR="007C3F39" w:rsidRPr="00D257D0">
              <w:rPr>
                <w:rFonts w:cs="Arial"/>
                <w:sz w:val="18"/>
              </w:rPr>
              <w:t>1</w:t>
            </w:r>
            <w:r w:rsidRPr="00D257D0">
              <w:rPr>
                <w:rFonts w:cs="Arial"/>
                <w:sz w:val="18"/>
              </w:rPr>
              <w:t>0</w:t>
            </w:r>
          </w:p>
        </w:tc>
        <w:tc>
          <w:tcPr>
            <w:tcW w:w="3828" w:type="dxa"/>
          </w:tcPr>
          <w:p w14:paraId="4CD9C09A" w14:textId="77777777" w:rsidR="009B7FC8" w:rsidRPr="00D257D0" w:rsidRDefault="009B7FC8" w:rsidP="000C542A">
            <w:pPr>
              <w:spacing w:after="0" w:line="240" w:lineRule="auto"/>
              <w:rPr>
                <w:rFonts w:cs="Arial"/>
                <w:sz w:val="18"/>
                <w:szCs w:val="20"/>
              </w:rPr>
            </w:pPr>
            <w:r w:rsidRPr="00D257D0">
              <w:rPr>
                <w:rFonts w:cs="Arial"/>
                <w:sz w:val="18"/>
                <w:szCs w:val="20"/>
              </w:rPr>
              <w:t>NMS system shall have audit trail log</w:t>
            </w:r>
            <w:r w:rsidR="001D6FC3" w:rsidRPr="00D257D0">
              <w:rPr>
                <w:rFonts w:cs="Arial"/>
                <w:sz w:val="18"/>
                <w:szCs w:val="20"/>
              </w:rPr>
              <w:t>s</w:t>
            </w:r>
            <w:r w:rsidRPr="00D257D0">
              <w:rPr>
                <w:rFonts w:cs="Arial"/>
                <w:sz w:val="18"/>
                <w:szCs w:val="20"/>
              </w:rPr>
              <w:t xml:space="preserve"> that includes but not limited to the following:</w:t>
            </w:r>
          </w:p>
          <w:p w14:paraId="58BEB5BA" w14:textId="77777777" w:rsidR="00B32D22"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CSV upload </w:t>
            </w:r>
          </w:p>
          <w:p w14:paraId="274E7BFC" w14:textId="77777777" w:rsidR="009B7FC8" w:rsidRPr="00D257D0" w:rsidRDefault="00B32D22" w:rsidP="00563861">
            <w:pPr>
              <w:pStyle w:val="ListParagraph"/>
              <w:numPr>
                <w:ilvl w:val="0"/>
                <w:numId w:val="57"/>
              </w:numPr>
              <w:spacing w:after="0" w:line="240" w:lineRule="auto"/>
              <w:rPr>
                <w:rFonts w:cs="Arial"/>
                <w:sz w:val="18"/>
                <w:szCs w:val="20"/>
              </w:rPr>
            </w:pPr>
            <w:r>
              <w:rPr>
                <w:rFonts w:cs="Arial"/>
                <w:sz w:val="18"/>
                <w:szCs w:val="20"/>
              </w:rPr>
              <w:t xml:space="preserve">Any </w:t>
            </w:r>
            <w:r w:rsidR="009E4B9C">
              <w:rPr>
                <w:rFonts w:cs="Arial"/>
                <w:sz w:val="18"/>
                <w:szCs w:val="20"/>
              </w:rPr>
              <w:t>changes</w:t>
            </w:r>
            <w:r>
              <w:rPr>
                <w:rFonts w:cs="Arial"/>
                <w:sz w:val="18"/>
                <w:szCs w:val="20"/>
              </w:rPr>
              <w:t xml:space="preserve"> via MDS UI</w:t>
            </w:r>
          </w:p>
          <w:p w14:paraId="08F73D1B" w14:textId="77777777"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report access </w:t>
            </w:r>
          </w:p>
          <w:p w14:paraId="0FEFDE06" w14:textId="77777777"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configuration change</w:t>
            </w:r>
            <w:r w:rsidR="0065274A" w:rsidRPr="00D257D0">
              <w:rPr>
                <w:rFonts w:cs="Arial"/>
                <w:sz w:val="18"/>
                <w:szCs w:val="20"/>
              </w:rPr>
              <w:t xml:space="preserve"> related to business logic (refer </w:t>
            </w:r>
            <w:r w:rsidR="0065274A" w:rsidRPr="00D257D0">
              <w:rPr>
                <w:rFonts w:cs="Arial"/>
                <w:sz w:val="18"/>
              </w:rPr>
              <w:t>NMS.MA.CFG.001)</w:t>
            </w:r>
          </w:p>
          <w:p w14:paraId="00253BEA" w14:textId="77777777" w:rsidR="009B7FC8" w:rsidRPr="00D257D0" w:rsidRDefault="009B7FC8" w:rsidP="00755E8F">
            <w:pPr>
              <w:spacing w:after="0" w:line="240" w:lineRule="auto"/>
              <w:rPr>
                <w:rFonts w:cs="Arial"/>
                <w:sz w:val="18"/>
                <w:szCs w:val="20"/>
              </w:rPr>
            </w:pPr>
            <w:r w:rsidRPr="00D257D0">
              <w:rPr>
                <w:rFonts w:cs="Arial"/>
                <w:sz w:val="18"/>
                <w:szCs w:val="20"/>
              </w:rPr>
              <w:t>The</w:t>
            </w:r>
            <w:r w:rsidR="00376947" w:rsidRPr="00D257D0">
              <w:rPr>
                <w:rFonts w:cs="Arial"/>
                <w:sz w:val="18"/>
                <w:szCs w:val="20"/>
              </w:rPr>
              <w:t xml:space="preserve"> audit trail</w:t>
            </w:r>
            <w:r w:rsidRPr="00D257D0">
              <w:rPr>
                <w:rFonts w:cs="Arial"/>
                <w:sz w:val="18"/>
                <w:szCs w:val="20"/>
              </w:rPr>
              <w:t xml:space="preserve"> log shall include event details, date/time of event and user credential information among others.</w:t>
            </w:r>
          </w:p>
        </w:tc>
        <w:tc>
          <w:tcPr>
            <w:tcW w:w="2551" w:type="dxa"/>
          </w:tcPr>
          <w:p w14:paraId="2F78282C" w14:textId="77777777" w:rsidR="009B7FC8" w:rsidRPr="00D257D0" w:rsidRDefault="009B7FC8" w:rsidP="008134C3">
            <w:pPr>
              <w:pStyle w:val="CommentText"/>
              <w:spacing w:before="60" w:after="60"/>
              <w:rPr>
                <w:rFonts w:cs="Arial"/>
                <w:sz w:val="18"/>
              </w:rPr>
            </w:pPr>
          </w:p>
        </w:tc>
        <w:tc>
          <w:tcPr>
            <w:tcW w:w="1418" w:type="dxa"/>
          </w:tcPr>
          <w:p w14:paraId="2FA9E140" w14:textId="77777777" w:rsidR="009B7FC8" w:rsidRPr="00D257D0" w:rsidRDefault="009B7FC8" w:rsidP="008134C3">
            <w:pPr>
              <w:pStyle w:val="CommentText"/>
              <w:spacing w:before="60" w:after="60"/>
              <w:rPr>
                <w:rFonts w:cs="Arial"/>
                <w:sz w:val="18"/>
              </w:rPr>
            </w:pPr>
            <w:r w:rsidRPr="00D257D0">
              <w:rPr>
                <w:rFonts w:cs="Arial"/>
                <w:sz w:val="18"/>
              </w:rPr>
              <w:t>Draft</w:t>
            </w:r>
          </w:p>
        </w:tc>
      </w:tr>
    </w:tbl>
    <w:p w14:paraId="0EF45798" w14:textId="77777777" w:rsidR="006C7FA2" w:rsidRPr="00D257D0" w:rsidRDefault="006C7FA2" w:rsidP="007B54EF">
      <w:pPr>
        <w:pStyle w:val="Heading3"/>
      </w:pPr>
      <w:bookmarkStart w:id="65" w:name="_Toc411545780"/>
      <w:r w:rsidRPr="00D257D0">
        <w:t>Availability Requirements</w:t>
      </w:r>
      <w:bookmarkEnd w:id="6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6C7FA2" w:rsidRPr="00D257D0" w14:paraId="210ED919" w14:textId="77777777" w:rsidTr="00A90474">
        <w:tc>
          <w:tcPr>
            <w:tcW w:w="1809" w:type="dxa"/>
            <w:shd w:val="clear" w:color="auto" w:fill="D9D9D9" w:themeFill="background1" w:themeFillShade="D9"/>
          </w:tcPr>
          <w:p w14:paraId="4ED12DAC" w14:textId="77777777" w:rsidR="006C7FA2" w:rsidRPr="00D257D0" w:rsidRDefault="006C7FA2"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9D1F5F4" w14:textId="77777777" w:rsidR="006C7FA2" w:rsidRPr="00D257D0" w:rsidRDefault="006C7FA2"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16D55CA6" w14:textId="77777777" w:rsidR="006C7FA2" w:rsidRPr="00D257D0" w:rsidRDefault="006C7FA2"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24FF8F7" w14:textId="77777777" w:rsidR="006C7FA2" w:rsidRPr="00D257D0" w:rsidRDefault="006C7FA2" w:rsidP="007B54EF">
            <w:pPr>
              <w:pStyle w:val="CommentText"/>
              <w:spacing w:before="60" w:after="60"/>
              <w:rPr>
                <w:rFonts w:cs="Arial"/>
                <w:b/>
                <w:sz w:val="18"/>
              </w:rPr>
            </w:pPr>
            <w:r w:rsidRPr="00D257D0">
              <w:rPr>
                <w:rFonts w:cs="Arial"/>
                <w:b/>
                <w:sz w:val="18"/>
              </w:rPr>
              <w:t>Status</w:t>
            </w:r>
          </w:p>
        </w:tc>
      </w:tr>
      <w:tr w:rsidR="006C7FA2" w:rsidRPr="00D257D0" w14:paraId="77FD34B8" w14:textId="77777777" w:rsidTr="00A90474">
        <w:trPr>
          <w:trHeight w:val="350"/>
        </w:trPr>
        <w:tc>
          <w:tcPr>
            <w:tcW w:w="1809" w:type="dxa"/>
          </w:tcPr>
          <w:p w14:paraId="51AB64DB" w14:textId="77777777" w:rsidR="006C7FA2" w:rsidRPr="00D257D0" w:rsidRDefault="006C7FA2" w:rsidP="007B54EF">
            <w:pPr>
              <w:pStyle w:val="CommentText"/>
              <w:spacing w:before="60" w:after="60"/>
              <w:rPr>
                <w:rFonts w:cs="Arial"/>
                <w:sz w:val="18"/>
              </w:rPr>
            </w:pPr>
            <w:r w:rsidRPr="00D257D0">
              <w:rPr>
                <w:rFonts w:cs="Arial"/>
                <w:sz w:val="18"/>
              </w:rPr>
              <w:t>NMS.GEN.AVAIL.001</w:t>
            </w:r>
          </w:p>
        </w:tc>
        <w:tc>
          <w:tcPr>
            <w:tcW w:w="3828" w:type="dxa"/>
          </w:tcPr>
          <w:p w14:paraId="3748F80E" w14:textId="77777777" w:rsidR="006C7FA2" w:rsidRPr="00D257D0" w:rsidRDefault="00CD343B" w:rsidP="00A66AA3">
            <w:pPr>
              <w:pStyle w:val="CommentText"/>
              <w:spacing w:before="60" w:after="60"/>
              <w:rPr>
                <w:rFonts w:cs="Arial"/>
                <w:sz w:val="18"/>
              </w:rPr>
            </w:pPr>
            <w:r w:rsidRPr="00D257D0">
              <w:rPr>
                <w:rFonts w:cs="Arial"/>
                <w:sz w:val="18"/>
              </w:rPr>
              <w:t xml:space="preserve">NMS system shall have availability figure of </w:t>
            </w:r>
            <w:r w:rsidR="00766426" w:rsidRPr="00D257D0">
              <w:rPr>
                <w:rFonts w:cs="Arial"/>
                <w:sz w:val="18"/>
              </w:rPr>
              <w:t>99</w:t>
            </w:r>
            <w:r w:rsidRPr="00D257D0">
              <w:rPr>
                <w:rFonts w:cs="Arial"/>
                <w:sz w:val="18"/>
              </w:rPr>
              <w:t xml:space="preserve">% that translates into downtime of </w:t>
            </w:r>
            <w:r w:rsidR="00B173B2" w:rsidRPr="00D257D0">
              <w:rPr>
                <w:rFonts w:cs="Arial"/>
                <w:sz w:val="18"/>
              </w:rPr>
              <w:t xml:space="preserve">over </w:t>
            </w:r>
            <w:r w:rsidR="00A66AA3" w:rsidRPr="00D257D0">
              <w:rPr>
                <w:rFonts w:cs="Arial"/>
                <w:sz w:val="18"/>
              </w:rPr>
              <w:t xml:space="preserve">3.5 </w:t>
            </w:r>
            <w:r w:rsidRPr="00D257D0">
              <w:rPr>
                <w:rFonts w:cs="Arial"/>
                <w:sz w:val="18"/>
              </w:rPr>
              <w:t>days in a year.</w:t>
            </w:r>
          </w:p>
        </w:tc>
        <w:tc>
          <w:tcPr>
            <w:tcW w:w="2551" w:type="dxa"/>
          </w:tcPr>
          <w:p w14:paraId="05610A68" w14:textId="77777777" w:rsidR="006C7FA2" w:rsidRPr="00D257D0" w:rsidRDefault="00CD343B" w:rsidP="00CD343B">
            <w:pPr>
              <w:pStyle w:val="CommentText"/>
              <w:spacing w:before="60" w:after="60"/>
              <w:rPr>
                <w:rFonts w:cs="Arial"/>
                <w:sz w:val="18"/>
              </w:rPr>
            </w:pPr>
            <w:r w:rsidRPr="00D257D0">
              <w:rPr>
                <w:rFonts w:cs="Arial"/>
                <w:sz w:val="18"/>
              </w:rPr>
              <w:t>This figure excludes planned downtime for configuration changes, data upload and other planned changes.</w:t>
            </w:r>
          </w:p>
        </w:tc>
        <w:tc>
          <w:tcPr>
            <w:tcW w:w="1418" w:type="dxa"/>
          </w:tcPr>
          <w:p w14:paraId="76D8D8AC" w14:textId="77777777" w:rsidR="006C7FA2" w:rsidRPr="00D257D0" w:rsidRDefault="006C7FA2" w:rsidP="007B54EF">
            <w:pPr>
              <w:pStyle w:val="CommentText"/>
              <w:spacing w:before="60" w:after="60"/>
              <w:rPr>
                <w:rFonts w:cs="Arial"/>
                <w:sz w:val="18"/>
              </w:rPr>
            </w:pPr>
            <w:r w:rsidRPr="00D257D0">
              <w:rPr>
                <w:rFonts w:cs="Arial"/>
                <w:sz w:val="18"/>
              </w:rPr>
              <w:t>Draft</w:t>
            </w:r>
          </w:p>
        </w:tc>
      </w:tr>
    </w:tbl>
    <w:p w14:paraId="47DC68F6" w14:textId="77777777" w:rsidR="00A363B3" w:rsidRPr="00D257D0" w:rsidRDefault="00A363B3" w:rsidP="007B54EF">
      <w:pPr>
        <w:spacing w:after="0" w:line="240" w:lineRule="auto"/>
        <w:rPr>
          <w:rFonts w:ascii="Cambria" w:eastAsia="Times New Roman" w:hAnsi="Cambria"/>
          <w:b/>
          <w:bCs/>
          <w:color w:val="365F91"/>
          <w:sz w:val="28"/>
          <w:szCs w:val="28"/>
        </w:rPr>
      </w:pPr>
    </w:p>
    <w:p w14:paraId="6DB3716B" w14:textId="77777777" w:rsidR="0092395B" w:rsidRPr="00D257D0" w:rsidRDefault="0092395B">
      <w:pPr>
        <w:spacing w:after="0" w:line="240" w:lineRule="auto"/>
        <w:rPr>
          <w:rFonts w:ascii="Cambria" w:eastAsia="Times New Roman" w:hAnsi="Cambria"/>
          <w:b/>
          <w:bCs/>
          <w:color w:val="365F91"/>
          <w:sz w:val="28"/>
          <w:szCs w:val="28"/>
        </w:rPr>
      </w:pPr>
      <w:r w:rsidRPr="00D257D0">
        <w:br w:type="page"/>
      </w:r>
    </w:p>
    <w:p w14:paraId="1812FDB9" w14:textId="77777777" w:rsidR="003C78E7" w:rsidRPr="00D257D0" w:rsidRDefault="003C78E7" w:rsidP="00804305">
      <w:pPr>
        <w:pStyle w:val="Heading1"/>
      </w:pPr>
      <w:bookmarkStart w:id="66" w:name="_Toc411545781"/>
      <w:r w:rsidRPr="00D257D0">
        <w:t>Mobile Academy (MA)</w:t>
      </w:r>
      <w:r w:rsidR="007B54EF" w:rsidRPr="00D257D0">
        <w:t>: Overview and Requirements</w:t>
      </w:r>
      <w:bookmarkEnd w:id="66"/>
    </w:p>
    <w:p w14:paraId="2B9C72C2" w14:textId="77777777" w:rsidR="000811C1" w:rsidRPr="00D257D0" w:rsidRDefault="000811C1" w:rsidP="000811C1">
      <w:pPr>
        <w:pStyle w:val="Heading2"/>
      </w:pPr>
      <w:bookmarkStart w:id="67" w:name="_Toc411545782"/>
      <w:r w:rsidRPr="00D257D0">
        <w:t>Service Overview</w:t>
      </w:r>
      <w:bookmarkEnd w:id="67"/>
    </w:p>
    <w:p w14:paraId="2BEB3A12" w14:textId="77777777" w:rsidR="00AF2E3D" w:rsidRPr="00D257D0" w:rsidRDefault="00AF2E3D" w:rsidP="00AF2E3D">
      <w:pPr>
        <w:pStyle w:val="CommentText"/>
        <w:spacing w:before="60" w:after="60"/>
        <w:rPr>
          <w:rFonts w:cs="Arial"/>
        </w:rPr>
      </w:pPr>
      <w:r w:rsidRPr="00D257D0">
        <w:rPr>
          <w:rFonts w:cs="Arial"/>
        </w:rPr>
        <w:t xml:space="preserve">Mobile Academy (MA) is a </w:t>
      </w:r>
      <w:proofErr w:type="gramStart"/>
      <w:r w:rsidRPr="00D257D0">
        <w:rPr>
          <w:rFonts w:cs="Arial"/>
        </w:rPr>
        <w:t>mobile based</w:t>
      </w:r>
      <w:proofErr w:type="gramEnd"/>
      <w:r w:rsidRPr="00D257D0">
        <w:rPr>
          <w:rFonts w:cs="Arial"/>
        </w:rPr>
        <w:t xml:space="preserve"> certification course. It is characterized by the following: </w:t>
      </w:r>
    </w:p>
    <w:p w14:paraId="7A1F83DA"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Front Line Workers (FLW) to go through a health course on the mobile phone that is divided into 11 chapters and each chapter has 4 lessons. At the end of each chapter, there is a simple </w:t>
      </w:r>
      <w:proofErr w:type="gramStart"/>
      <w:r w:rsidRPr="00D257D0">
        <w:rPr>
          <w:rFonts w:cs="Arial"/>
        </w:rPr>
        <w:t>multiple choice</w:t>
      </w:r>
      <w:proofErr w:type="gramEnd"/>
      <w:r w:rsidRPr="00D257D0">
        <w:rPr>
          <w:rFonts w:cs="Arial"/>
        </w:rPr>
        <w:t xml:space="preserve"> quiz to assess the comprehension of the FLW of topics communicated in the chapter. </w:t>
      </w:r>
    </w:p>
    <w:p w14:paraId="26122EB2"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the FLW to start/stop the course anytime using bookmarking. When all chapters are finished, and the FLW obtains 50% or higher score, the FLW is eligible for a certificate from the government. </w:t>
      </w:r>
    </w:p>
    <w:p w14:paraId="229616BE" w14:textId="7B9A32F4" w:rsidR="00AF2E3D" w:rsidRPr="00D257D0" w:rsidRDefault="00AF2E3D" w:rsidP="00AF2E3D">
      <w:pPr>
        <w:pStyle w:val="CommentText"/>
        <w:numPr>
          <w:ilvl w:val="0"/>
          <w:numId w:val="10"/>
        </w:numPr>
        <w:spacing w:before="60" w:after="60"/>
        <w:rPr>
          <w:rFonts w:cs="Arial"/>
        </w:rPr>
      </w:pPr>
      <w:r w:rsidRPr="00D257D0">
        <w:rPr>
          <w:rFonts w:cs="Arial"/>
        </w:rPr>
        <w:t xml:space="preserve">MA service is open and </w:t>
      </w:r>
      <w:r w:rsidR="009605BB">
        <w:rPr>
          <w:rFonts w:cs="Arial"/>
        </w:rPr>
        <w:t xml:space="preserve">by default </w:t>
      </w:r>
      <w:r w:rsidRPr="00D257D0">
        <w:rPr>
          <w:rFonts w:cs="Arial"/>
        </w:rPr>
        <w:t>does not restrict access</w:t>
      </w:r>
      <w:r w:rsidR="009605BB">
        <w:rPr>
          <w:rFonts w:cs="Arial"/>
        </w:rPr>
        <w:t>;</w:t>
      </w:r>
      <w:r w:rsidRPr="00D257D0">
        <w:rPr>
          <w:rFonts w:cs="Arial"/>
        </w:rPr>
        <w:t xml:space="preserve"> though certification necessitates that the user is an Active FLW. </w:t>
      </w:r>
    </w:p>
    <w:p w14:paraId="72F333B6" w14:textId="77777777" w:rsidR="00AF2E3D" w:rsidRPr="00D257D0" w:rsidRDefault="00AF2E3D" w:rsidP="00AF2E3D">
      <w:pPr>
        <w:pStyle w:val="CommentText"/>
        <w:numPr>
          <w:ilvl w:val="0"/>
          <w:numId w:val="10"/>
        </w:numPr>
        <w:spacing w:before="60" w:after="60"/>
        <w:rPr>
          <w:rFonts w:cs="Arial"/>
        </w:rPr>
      </w:pPr>
      <w:r w:rsidRPr="00D257D0">
        <w:rPr>
          <w:rFonts w:cs="Arial"/>
        </w:rPr>
        <w:t>MA service is accessible via IVR. There are simple DTMF entry options for easy handling and navigation by FLWs.</w:t>
      </w:r>
    </w:p>
    <w:p w14:paraId="7713D243"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is a voice-only service (although one SMS is sent to the FLW at the end of the course) accessible via any basic feature </w:t>
      </w:r>
      <w:proofErr w:type="gramStart"/>
      <w:r w:rsidRPr="00D257D0">
        <w:rPr>
          <w:rFonts w:cs="Arial"/>
        </w:rPr>
        <w:t>mobile-phone</w:t>
      </w:r>
      <w:proofErr w:type="gramEnd"/>
      <w:r w:rsidRPr="00D257D0">
        <w:rPr>
          <w:rFonts w:cs="Arial"/>
        </w:rPr>
        <w:t xml:space="preserve"> and does not necessitate any smart-phone.</w:t>
      </w:r>
    </w:p>
    <w:p w14:paraId="4E764C00" w14:textId="77777777" w:rsidR="009327DA" w:rsidRPr="00D257D0" w:rsidRDefault="00AF2E3D" w:rsidP="00344D77">
      <w:pPr>
        <w:pStyle w:val="CommentText"/>
        <w:numPr>
          <w:ilvl w:val="0"/>
          <w:numId w:val="10"/>
        </w:numPr>
        <w:spacing w:before="60" w:after="60"/>
        <w:rPr>
          <w:rFonts w:cs="Arial"/>
        </w:rPr>
      </w:pPr>
      <w:r w:rsidRPr="0085205A">
        <w:rPr>
          <w:rFonts w:cs="Arial"/>
        </w:rPr>
        <w:t>MA service design is based on the premise that FLWs are primarily middle-aged rural women with education up to grade XII.</w:t>
      </w:r>
    </w:p>
    <w:p w14:paraId="2B4E78FD" w14:textId="77777777" w:rsidR="009426A4" w:rsidRPr="00D257D0" w:rsidRDefault="009426A4" w:rsidP="000B3888">
      <w:pPr>
        <w:pStyle w:val="Heading2"/>
      </w:pPr>
      <w:bookmarkStart w:id="68" w:name="_Toc411545783"/>
      <w:r w:rsidRPr="00D257D0">
        <w:t>Functional Requirements</w:t>
      </w:r>
      <w:bookmarkEnd w:id="68"/>
      <w:r w:rsidRPr="00D257D0">
        <w:t xml:space="preserve"> </w:t>
      </w:r>
    </w:p>
    <w:p w14:paraId="7C844558" w14:textId="77777777" w:rsidR="000B3888" w:rsidRPr="00D257D0" w:rsidRDefault="000B3888" w:rsidP="00852BAD">
      <w:pPr>
        <w:pStyle w:val="Heading3"/>
      </w:pPr>
      <w:bookmarkStart w:id="69" w:name="_Toc411545784"/>
      <w:r w:rsidRPr="00D257D0">
        <w:t>Service Access</w:t>
      </w:r>
      <w:bookmarkEnd w:id="69"/>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B3888" w:rsidRPr="00D257D0" w14:paraId="55E87AF9" w14:textId="77777777" w:rsidTr="000A02C6">
        <w:tc>
          <w:tcPr>
            <w:tcW w:w="1809" w:type="dxa"/>
            <w:shd w:val="clear" w:color="auto" w:fill="D9D9D9" w:themeFill="background1" w:themeFillShade="D9"/>
          </w:tcPr>
          <w:p w14:paraId="79652D16" w14:textId="77777777" w:rsidR="000B3888" w:rsidRPr="00D257D0" w:rsidRDefault="000A02C6" w:rsidP="009426A4">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397FA964" w14:textId="77777777" w:rsidR="000B3888" w:rsidRPr="00D257D0" w:rsidRDefault="000B3888"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19239AA" w14:textId="77777777" w:rsidR="000B3888" w:rsidRPr="00D257D0" w:rsidRDefault="00900252"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1BB34E2" w14:textId="77777777" w:rsidR="000B3888" w:rsidRPr="00D257D0" w:rsidRDefault="00900252" w:rsidP="009426A4">
            <w:pPr>
              <w:pStyle w:val="CommentText"/>
              <w:spacing w:before="60" w:after="60"/>
              <w:rPr>
                <w:rFonts w:cs="Arial"/>
                <w:b/>
                <w:sz w:val="18"/>
              </w:rPr>
            </w:pPr>
            <w:r w:rsidRPr="00D257D0">
              <w:rPr>
                <w:rFonts w:cs="Arial"/>
                <w:b/>
                <w:sz w:val="18"/>
              </w:rPr>
              <w:t>Status</w:t>
            </w:r>
          </w:p>
        </w:tc>
      </w:tr>
      <w:tr w:rsidR="000B3888" w:rsidRPr="00D257D0" w14:paraId="77445048" w14:textId="77777777" w:rsidTr="00900252">
        <w:trPr>
          <w:trHeight w:val="350"/>
        </w:trPr>
        <w:tc>
          <w:tcPr>
            <w:tcW w:w="1809" w:type="dxa"/>
          </w:tcPr>
          <w:p w14:paraId="52C27720" w14:textId="77777777" w:rsidR="000B3888" w:rsidRPr="00D257D0" w:rsidRDefault="000B3888" w:rsidP="009426A4">
            <w:pPr>
              <w:pStyle w:val="CommentText"/>
              <w:spacing w:before="60" w:after="60"/>
              <w:rPr>
                <w:rFonts w:cs="Arial"/>
                <w:sz w:val="18"/>
              </w:rPr>
            </w:pPr>
            <w:r w:rsidRPr="00D257D0">
              <w:rPr>
                <w:rFonts w:cs="Arial"/>
                <w:sz w:val="18"/>
              </w:rPr>
              <w:t>NMS.MA.ACCESS.001</w:t>
            </w:r>
          </w:p>
        </w:tc>
        <w:tc>
          <w:tcPr>
            <w:tcW w:w="3828" w:type="dxa"/>
          </w:tcPr>
          <w:p w14:paraId="0960EA35" w14:textId="77777777" w:rsidR="000B3888" w:rsidRPr="00D257D0" w:rsidRDefault="000B3888" w:rsidP="009426A4">
            <w:pPr>
              <w:pStyle w:val="CommentText"/>
              <w:spacing w:before="60" w:after="60"/>
              <w:rPr>
                <w:rFonts w:cs="Arial"/>
                <w:sz w:val="18"/>
              </w:rPr>
            </w:pPr>
            <w:r w:rsidRPr="00D257D0">
              <w:rPr>
                <w:rFonts w:cs="Arial"/>
                <w:sz w:val="18"/>
              </w:rPr>
              <w:t xml:space="preserve">MA </w:t>
            </w:r>
            <w:r w:rsidR="009C2810" w:rsidRPr="00D257D0">
              <w:rPr>
                <w:rFonts w:cs="Arial"/>
                <w:sz w:val="18"/>
              </w:rPr>
              <w:t>shall be</w:t>
            </w:r>
            <w:r w:rsidRPr="00D257D0">
              <w:rPr>
                <w:rFonts w:cs="Arial"/>
                <w:sz w:val="18"/>
              </w:rPr>
              <w:t xml:space="preserve"> accessible via a toll-free long code.</w:t>
            </w:r>
          </w:p>
        </w:tc>
        <w:tc>
          <w:tcPr>
            <w:tcW w:w="2551" w:type="dxa"/>
          </w:tcPr>
          <w:p w14:paraId="6605B617" w14:textId="77777777" w:rsidR="000B3888" w:rsidRPr="00D257D0" w:rsidRDefault="009C2810" w:rsidP="009426A4">
            <w:pPr>
              <w:pStyle w:val="CommentText"/>
              <w:spacing w:before="60" w:after="60"/>
              <w:rPr>
                <w:rFonts w:cs="Arial"/>
                <w:sz w:val="18"/>
              </w:rPr>
            </w:pPr>
            <w:r w:rsidRPr="00D257D0">
              <w:rPr>
                <w:rFonts w:cs="Arial"/>
                <w:sz w:val="18"/>
              </w:rPr>
              <w:t>E</w:t>
            </w:r>
            <w:r w:rsidR="005701C1" w:rsidRPr="00D257D0">
              <w:rPr>
                <w:rFonts w:cs="Arial"/>
                <w:sz w:val="18"/>
              </w:rPr>
              <w:t xml:space="preserve">xact long code shall be finalized during </w:t>
            </w:r>
            <w:r w:rsidRPr="00D257D0">
              <w:rPr>
                <w:rFonts w:cs="Arial"/>
                <w:sz w:val="18"/>
              </w:rPr>
              <w:t>deployment</w:t>
            </w:r>
            <w:r w:rsidR="005701C1" w:rsidRPr="00D257D0">
              <w:rPr>
                <w:rFonts w:cs="Arial"/>
                <w:sz w:val="18"/>
              </w:rPr>
              <w:t xml:space="preserve">. </w:t>
            </w:r>
          </w:p>
        </w:tc>
        <w:tc>
          <w:tcPr>
            <w:tcW w:w="1418" w:type="dxa"/>
          </w:tcPr>
          <w:p w14:paraId="04276B19" w14:textId="77777777" w:rsidR="000B3888" w:rsidRPr="00D257D0" w:rsidRDefault="00900252" w:rsidP="009426A4">
            <w:pPr>
              <w:pStyle w:val="CommentText"/>
              <w:spacing w:before="60" w:after="60"/>
              <w:rPr>
                <w:rFonts w:cs="Arial"/>
                <w:sz w:val="18"/>
              </w:rPr>
            </w:pPr>
            <w:r w:rsidRPr="00D257D0">
              <w:rPr>
                <w:rFonts w:cs="Arial"/>
                <w:sz w:val="18"/>
              </w:rPr>
              <w:t>Draft</w:t>
            </w:r>
          </w:p>
        </w:tc>
      </w:tr>
      <w:tr w:rsidR="00900252" w:rsidRPr="00D257D0" w14:paraId="014E43F5" w14:textId="77777777" w:rsidTr="00900252">
        <w:trPr>
          <w:trHeight w:val="350"/>
        </w:trPr>
        <w:tc>
          <w:tcPr>
            <w:tcW w:w="1809" w:type="dxa"/>
          </w:tcPr>
          <w:p w14:paraId="12C8CED3" w14:textId="77777777" w:rsidR="00900252" w:rsidRPr="00D257D0" w:rsidRDefault="00900252" w:rsidP="009426A4">
            <w:pPr>
              <w:pStyle w:val="CommentText"/>
              <w:spacing w:before="60" w:after="60"/>
              <w:rPr>
                <w:rFonts w:cs="Arial"/>
                <w:sz w:val="18"/>
              </w:rPr>
            </w:pPr>
            <w:r w:rsidRPr="00D257D0">
              <w:rPr>
                <w:rFonts w:cs="Arial"/>
                <w:sz w:val="18"/>
              </w:rPr>
              <w:t>NMS.MA.ACC</w:t>
            </w:r>
            <w:r w:rsidR="004F0110" w:rsidRPr="00D257D0">
              <w:rPr>
                <w:rFonts w:cs="Arial"/>
                <w:sz w:val="18"/>
              </w:rPr>
              <w:t>ESS.002</w:t>
            </w:r>
          </w:p>
        </w:tc>
        <w:tc>
          <w:tcPr>
            <w:tcW w:w="3828" w:type="dxa"/>
          </w:tcPr>
          <w:p w14:paraId="3F0917D1" w14:textId="7B03E0DD" w:rsidR="00900252" w:rsidRPr="00D257D0" w:rsidRDefault="004728A5" w:rsidP="009426A4">
            <w:pPr>
              <w:pStyle w:val="CommentText"/>
              <w:spacing w:before="60" w:after="60"/>
              <w:rPr>
                <w:rFonts w:cs="Arial"/>
                <w:sz w:val="18"/>
              </w:rPr>
            </w:pPr>
            <w:r w:rsidRPr="00D257D0">
              <w:rPr>
                <w:rFonts w:cs="Arial"/>
                <w:sz w:val="18"/>
              </w:rPr>
              <w:t>Same as NMS.MK.ACCESS.002</w:t>
            </w:r>
          </w:p>
        </w:tc>
        <w:tc>
          <w:tcPr>
            <w:tcW w:w="2551" w:type="dxa"/>
          </w:tcPr>
          <w:p w14:paraId="5AE38A0F" w14:textId="77777777" w:rsidR="00900252" w:rsidRPr="00D257D0" w:rsidRDefault="00900252" w:rsidP="009426A4">
            <w:pPr>
              <w:pStyle w:val="CommentText"/>
              <w:spacing w:before="60" w:after="60"/>
              <w:rPr>
                <w:rFonts w:cs="Arial"/>
                <w:sz w:val="18"/>
              </w:rPr>
            </w:pPr>
          </w:p>
        </w:tc>
        <w:tc>
          <w:tcPr>
            <w:tcW w:w="1418" w:type="dxa"/>
          </w:tcPr>
          <w:p w14:paraId="6634592F" w14:textId="77777777" w:rsidR="00900252" w:rsidRPr="00D257D0" w:rsidRDefault="000A02C6" w:rsidP="009426A4">
            <w:pPr>
              <w:pStyle w:val="CommentText"/>
              <w:spacing w:before="60" w:after="60"/>
              <w:rPr>
                <w:rFonts w:cs="Arial"/>
                <w:sz w:val="18"/>
              </w:rPr>
            </w:pPr>
            <w:r w:rsidRPr="00D257D0">
              <w:rPr>
                <w:rFonts w:cs="Arial"/>
                <w:sz w:val="18"/>
              </w:rPr>
              <w:t>Draft</w:t>
            </w:r>
          </w:p>
        </w:tc>
      </w:tr>
      <w:tr w:rsidR="00AE0DC9" w:rsidRPr="00D257D0" w14:paraId="1136EBDC" w14:textId="77777777" w:rsidTr="00900252">
        <w:trPr>
          <w:trHeight w:val="350"/>
        </w:trPr>
        <w:tc>
          <w:tcPr>
            <w:tcW w:w="1809" w:type="dxa"/>
          </w:tcPr>
          <w:p w14:paraId="3291C65A" w14:textId="77777777" w:rsidR="00AE0DC9" w:rsidRPr="00D257D0" w:rsidRDefault="00AE0DC9" w:rsidP="009426A4">
            <w:pPr>
              <w:pStyle w:val="CommentText"/>
              <w:spacing w:before="60" w:after="60"/>
              <w:rPr>
                <w:rFonts w:cs="Arial"/>
                <w:sz w:val="18"/>
              </w:rPr>
            </w:pPr>
            <w:r w:rsidRPr="00D257D0">
              <w:rPr>
                <w:rFonts w:cs="Arial"/>
                <w:sz w:val="18"/>
              </w:rPr>
              <w:t>NMS.MA.ACCESS.003</w:t>
            </w:r>
          </w:p>
        </w:tc>
        <w:tc>
          <w:tcPr>
            <w:tcW w:w="3828" w:type="dxa"/>
          </w:tcPr>
          <w:p w14:paraId="67C333D7" w14:textId="45EEF398" w:rsidR="00AE0DC9" w:rsidRPr="00D257D0" w:rsidRDefault="00491ED3" w:rsidP="009426A4">
            <w:pPr>
              <w:pStyle w:val="CommentText"/>
              <w:spacing w:before="60" w:after="60"/>
              <w:rPr>
                <w:rFonts w:cs="Arial"/>
                <w:sz w:val="18"/>
              </w:rPr>
            </w:pPr>
            <w:r w:rsidRPr="00D257D0">
              <w:rPr>
                <w:rFonts w:cs="Arial"/>
                <w:sz w:val="18"/>
              </w:rPr>
              <w:t>Same as NMS.MK.ACCESS.003</w:t>
            </w:r>
          </w:p>
        </w:tc>
        <w:tc>
          <w:tcPr>
            <w:tcW w:w="2551" w:type="dxa"/>
          </w:tcPr>
          <w:p w14:paraId="46A8B455" w14:textId="77777777" w:rsidR="00AE0DC9" w:rsidRPr="00D257D0" w:rsidRDefault="00AE0DC9" w:rsidP="009426A4">
            <w:pPr>
              <w:pStyle w:val="CommentText"/>
              <w:spacing w:before="60" w:after="60"/>
              <w:rPr>
                <w:rFonts w:cs="Arial"/>
                <w:sz w:val="18"/>
              </w:rPr>
            </w:pPr>
          </w:p>
        </w:tc>
        <w:tc>
          <w:tcPr>
            <w:tcW w:w="1418" w:type="dxa"/>
          </w:tcPr>
          <w:p w14:paraId="511AEE5B" w14:textId="77777777" w:rsidR="00AE0DC9" w:rsidRPr="00D257D0" w:rsidRDefault="000A02C6" w:rsidP="009426A4">
            <w:pPr>
              <w:pStyle w:val="CommentText"/>
              <w:spacing w:before="60" w:after="60"/>
              <w:rPr>
                <w:rFonts w:cs="Arial"/>
                <w:sz w:val="18"/>
              </w:rPr>
            </w:pPr>
            <w:r w:rsidRPr="00D257D0">
              <w:rPr>
                <w:rFonts w:cs="Arial"/>
                <w:sz w:val="18"/>
              </w:rPr>
              <w:t>Draft</w:t>
            </w:r>
          </w:p>
        </w:tc>
      </w:tr>
      <w:tr w:rsidR="00E349A2" w:rsidRPr="00D257D0" w14:paraId="05DC0EA0" w14:textId="77777777" w:rsidTr="00900252">
        <w:trPr>
          <w:trHeight w:val="350"/>
        </w:trPr>
        <w:tc>
          <w:tcPr>
            <w:tcW w:w="1809" w:type="dxa"/>
          </w:tcPr>
          <w:p w14:paraId="0302FF63" w14:textId="77777777" w:rsidR="00E349A2" w:rsidRPr="00D257D0" w:rsidRDefault="00E349A2" w:rsidP="009426A4">
            <w:pPr>
              <w:pStyle w:val="CommentText"/>
              <w:spacing w:before="60" w:after="60"/>
              <w:rPr>
                <w:rFonts w:cs="Arial"/>
                <w:sz w:val="18"/>
              </w:rPr>
            </w:pPr>
            <w:r w:rsidRPr="00D257D0">
              <w:rPr>
                <w:rFonts w:cs="Arial"/>
                <w:sz w:val="18"/>
              </w:rPr>
              <w:t>NMS.MA.ACCESS.004</w:t>
            </w:r>
          </w:p>
        </w:tc>
        <w:tc>
          <w:tcPr>
            <w:tcW w:w="3828" w:type="dxa"/>
          </w:tcPr>
          <w:p w14:paraId="5F903708" w14:textId="39607ED8" w:rsidR="00E349A2" w:rsidRPr="00D257D0" w:rsidRDefault="00491ED3" w:rsidP="009426A4">
            <w:pPr>
              <w:pStyle w:val="CommentText"/>
              <w:spacing w:before="60" w:after="60"/>
              <w:rPr>
                <w:rFonts w:cs="Arial"/>
                <w:sz w:val="18"/>
              </w:rPr>
            </w:pPr>
            <w:r w:rsidRPr="00D257D0">
              <w:rPr>
                <w:rFonts w:cs="Arial"/>
                <w:sz w:val="18"/>
              </w:rPr>
              <w:t>Same as NMS.MK.ACCESS.004</w:t>
            </w:r>
          </w:p>
        </w:tc>
        <w:tc>
          <w:tcPr>
            <w:tcW w:w="2551" w:type="dxa"/>
          </w:tcPr>
          <w:p w14:paraId="3A9C28CA" w14:textId="77777777" w:rsidR="00346191" w:rsidRPr="00D257D0" w:rsidRDefault="00346191" w:rsidP="009426A4">
            <w:pPr>
              <w:pStyle w:val="CommentText"/>
              <w:spacing w:before="60" w:after="60"/>
              <w:rPr>
                <w:rFonts w:cs="Arial"/>
                <w:sz w:val="18"/>
              </w:rPr>
            </w:pPr>
          </w:p>
        </w:tc>
        <w:tc>
          <w:tcPr>
            <w:tcW w:w="1418" w:type="dxa"/>
          </w:tcPr>
          <w:p w14:paraId="13D5A307" w14:textId="77777777" w:rsidR="00E349A2" w:rsidRPr="00D257D0" w:rsidRDefault="00E349A2" w:rsidP="009426A4">
            <w:pPr>
              <w:pStyle w:val="CommentText"/>
              <w:spacing w:before="60" w:after="60"/>
              <w:rPr>
                <w:rFonts w:cs="Arial"/>
                <w:sz w:val="18"/>
              </w:rPr>
            </w:pPr>
            <w:r w:rsidRPr="00D257D0">
              <w:rPr>
                <w:rFonts w:cs="Arial"/>
                <w:sz w:val="18"/>
              </w:rPr>
              <w:t>Draft</w:t>
            </w:r>
          </w:p>
        </w:tc>
      </w:tr>
      <w:tr w:rsidR="009C71F9" w:rsidRPr="00D257D0" w14:paraId="296A126E" w14:textId="77777777" w:rsidTr="00900252">
        <w:trPr>
          <w:trHeight w:val="350"/>
        </w:trPr>
        <w:tc>
          <w:tcPr>
            <w:tcW w:w="1809" w:type="dxa"/>
          </w:tcPr>
          <w:p w14:paraId="6629C3C0" w14:textId="77777777" w:rsidR="009C71F9" w:rsidRPr="00D257D0" w:rsidRDefault="009C71F9" w:rsidP="009C71F9">
            <w:pPr>
              <w:pStyle w:val="CommentText"/>
              <w:spacing w:before="60" w:after="60"/>
              <w:rPr>
                <w:rFonts w:cs="Arial"/>
                <w:color w:val="FF0000"/>
                <w:sz w:val="18"/>
              </w:rPr>
            </w:pPr>
            <w:r w:rsidRPr="00D257D0">
              <w:rPr>
                <w:rFonts w:cs="Arial"/>
                <w:sz w:val="18"/>
              </w:rPr>
              <w:t>NMS.MA.ACCESS.006</w:t>
            </w:r>
          </w:p>
        </w:tc>
        <w:tc>
          <w:tcPr>
            <w:tcW w:w="3828" w:type="dxa"/>
          </w:tcPr>
          <w:p w14:paraId="307AA692" w14:textId="68CDC737" w:rsidR="009C71F9" w:rsidRPr="00D257D0" w:rsidRDefault="009E318D" w:rsidP="00F7250B">
            <w:pPr>
              <w:pStyle w:val="CommentText"/>
              <w:spacing w:before="60" w:after="60"/>
              <w:rPr>
                <w:rFonts w:cs="Arial"/>
                <w:color w:val="FF0000"/>
                <w:sz w:val="18"/>
              </w:rPr>
            </w:pPr>
            <w:r w:rsidRPr="00D257D0">
              <w:rPr>
                <w:rFonts w:cs="Arial"/>
                <w:sz w:val="18"/>
              </w:rPr>
              <w:t>Same as NMS.MK.ACCESS.006</w:t>
            </w:r>
          </w:p>
        </w:tc>
        <w:tc>
          <w:tcPr>
            <w:tcW w:w="2551" w:type="dxa"/>
          </w:tcPr>
          <w:p w14:paraId="6C54FE16" w14:textId="77777777" w:rsidR="009C71F9" w:rsidRPr="00D257D0" w:rsidRDefault="009C71F9" w:rsidP="00E544FE">
            <w:pPr>
              <w:pStyle w:val="CommentText"/>
              <w:spacing w:before="60" w:after="60"/>
              <w:rPr>
                <w:rFonts w:cs="Arial"/>
                <w:b/>
                <w:color w:val="FF0000"/>
                <w:sz w:val="18"/>
                <w:u w:val="single"/>
              </w:rPr>
            </w:pPr>
          </w:p>
        </w:tc>
        <w:tc>
          <w:tcPr>
            <w:tcW w:w="1418" w:type="dxa"/>
          </w:tcPr>
          <w:p w14:paraId="13A48409" w14:textId="77777777" w:rsidR="009C71F9" w:rsidRPr="00D257D0" w:rsidRDefault="009C71F9" w:rsidP="009426A4">
            <w:pPr>
              <w:pStyle w:val="CommentText"/>
              <w:spacing w:before="60" w:after="60"/>
              <w:rPr>
                <w:rFonts w:cs="Arial"/>
                <w:color w:val="FF0000"/>
                <w:sz w:val="18"/>
              </w:rPr>
            </w:pPr>
            <w:r w:rsidRPr="00D257D0">
              <w:rPr>
                <w:rFonts w:cs="Arial"/>
                <w:sz w:val="18"/>
              </w:rPr>
              <w:t>Draft</w:t>
            </w:r>
          </w:p>
        </w:tc>
      </w:tr>
      <w:tr w:rsidR="009605BB" w:rsidRPr="00D257D0" w14:paraId="3D827C48" w14:textId="77777777" w:rsidTr="00900252">
        <w:trPr>
          <w:trHeight w:val="350"/>
        </w:trPr>
        <w:tc>
          <w:tcPr>
            <w:tcW w:w="1809" w:type="dxa"/>
          </w:tcPr>
          <w:p w14:paraId="5E7431BC" w14:textId="285809C4" w:rsidR="009605BB" w:rsidRPr="00D257D0" w:rsidRDefault="009605BB" w:rsidP="009C71F9">
            <w:pPr>
              <w:pStyle w:val="CommentText"/>
              <w:spacing w:before="60" w:after="60"/>
              <w:rPr>
                <w:rFonts w:cs="Arial"/>
                <w:sz w:val="18"/>
              </w:rPr>
            </w:pPr>
            <w:r>
              <w:rPr>
                <w:rFonts w:cs="Arial"/>
                <w:sz w:val="18"/>
              </w:rPr>
              <w:t>NMS.MA.ACCESS.007</w:t>
            </w:r>
          </w:p>
        </w:tc>
        <w:tc>
          <w:tcPr>
            <w:tcW w:w="3828" w:type="dxa"/>
          </w:tcPr>
          <w:p w14:paraId="2AA4EE1D" w14:textId="3077A4F8" w:rsidR="009605BB" w:rsidRPr="00D257D0" w:rsidRDefault="009605BB" w:rsidP="009E318D">
            <w:pPr>
              <w:pStyle w:val="CommentText"/>
              <w:spacing w:before="60" w:after="60"/>
              <w:rPr>
                <w:rFonts w:cs="Arial"/>
                <w:sz w:val="18"/>
              </w:rPr>
            </w:pPr>
            <w:r>
              <w:rPr>
                <w:rFonts w:cs="Arial"/>
                <w:sz w:val="18"/>
              </w:rPr>
              <w:t>Same as NMS.MK.ACCESS.007</w:t>
            </w:r>
          </w:p>
        </w:tc>
        <w:tc>
          <w:tcPr>
            <w:tcW w:w="2551" w:type="dxa"/>
          </w:tcPr>
          <w:p w14:paraId="144F88D5" w14:textId="77777777" w:rsidR="009605BB" w:rsidRPr="00D257D0" w:rsidRDefault="009605BB" w:rsidP="00E544FE">
            <w:pPr>
              <w:pStyle w:val="CommentText"/>
              <w:spacing w:before="60" w:after="60"/>
              <w:rPr>
                <w:rFonts w:cs="Arial"/>
                <w:b/>
                <w:color w:val="FF0000"/>
                <w:sz w:val="18"/>
                <w:u w:val="single"/>
              </w:rPr>
            </w:pPr>
          </w:p>
        </w:tc>
        <w:tc>
          <w:tcPr>
            <w:tcW w:w="1418" w:type="dxa"/>
          </w:tcPr>
          <w:p w14:paraId="4A4112FE" w14:textId="790099A7" w:rsidR="009605BB" w:rsidRPr="00D257D0" w:rsidRDefault="009605BB" w:rsidP="009426A4">
            <w:pPr>
              <w:pStyle w:val="CommentText"/>
              <w:spacing w:before="60" w:after="60"/>
              <w:rPr>
                <w:rFonts w:cs="Arial"/>
                <w:sz w:val="18"/>
              </w:rPr>
            </w:pPr>
            <w:r>
              <w:rPr>
                <w:rFonts w:cs="Arial"/>
                <w:sz w:val="18"/>
              </w:rPr>
              <w:t>Draft</w:t>
            </w:r>
          </w:p>
        </w:tc>
      </w:tr>
    </w:tbl>
    <w:p w14:paraId="6551D289" w14:textId="77777777" w:rsidR="000B3888" w:rsidRPr="00D257D0" w:rsidRDefault="000B3888" w:rsidP="00852BAD">
      <w:pPr>
        <w:pStyle w:val="Heading3"/>
      </w:pPr>
      <w:bookmarkStart w:id="70" w:name="_Ref406577034"/>
      <w:bookmarkStart w:id="71" w:name="_Toc411545785"/>
      <w:r w:rsidRPr="00D257D0">
        <w:t>Course Structure</w:t>
      </w:r>
      <w:r w:rsidR="000A02C6" w:rsidRPr="00D257D0">
        <w:t xml:space="preserve"> &amp; Certification</w:t>
      </w:r>
      <w:bookmarkEnd w:id="70"/>
      <w:bookmarkEnd w:id="7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A02C6" w:rsidRPr="00D257D0" w14:paraId="66246F59" w14:textId="77777777" w:rsidTr="000A02C6">
        <w:tc>
          <w:tcPr>
            <w:tcW w:w="1951" w:type="dxa"/>
            <w:shd w:val="clear" w:color="auto" w:fill="D9D9D9" w:themeFill="background1" w:themeFillShade="D9"/>
          </w:tcPr>
          <w:p w14:paraId="0F06C40A" w14:textId="77777777" w:rsidR="000A02C6" w:rsidRPr="00D257D0" w:rsidRDefault="000A02C6"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119B6730" w14:textId="77777777" w:rsidR="000A02C6" w:rsidRPr="00D257D0" w:rsidRDefault="000A02C6"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11D24EB8" w14:textId="77777777" w:rsidR="000A02C6" w:rsidRPr="00D257D0" w:rsidRDefault="000A02C6"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C2297C0" w14:textId="77777777" w:rsidR="000A02C6" w:rsidRPr="00D257D0" w:rsidRDefault="000A02C6" w:rsidP="009426A4">
            <w:pPr>
              <w:pStyle w:val="CommentText"/>
              <w:spacing w:before="60" w:after="60"/>
              <w:rPr>
                <w:rFonts w:cs="Arial"/>
                <w:b/>
                <w:sz w:val="18"/>
              </w:rPr>
            </w:pPr>
            <w:r w:rsidRPr="00D257D0">
              <w:rPr>
                <w:rFonts w:cs="Arial"/>
                <w:b/>
                <w:sz w:val="18"/>
              </w:rPr>
              <w:t>Status</w:t>
            </w:r>
          </w:p>
        </w:tc>
      </w:tr>
      <w:tr w:rsidR="000A02C6" w:rsidRPr="00D257D0" w14:paraId="1088D5E3" w14:textId="77777777" w:rsidTr="000A02C6">
        <w:trPr>
          <w:trHeight w:val="350"/>
        </w:trPr>
        <w:tc>
          <w:tcPr>
            <w:tcW w:w="1951" w:type="dxa"/>
          </w:tcPr>
          <w:p w14:paraId="1ED097EE" w14:textId="77777777" w:rsidR="000A02C6" w:rsidRPr="00D257D0" w:rsidRDefault="000A02C6" w:rsidP="009426A4">
            <w:pPr>
              <w:pStyle w:val="CommentText"/>
              <w:spacing w:before="60" w:after="60"/>
              <w:rPr>
                <w:rFonts w:cs="Arial"/>
                <w:sz w:val="18"/>
              </w:rPr>
            </w:pPr>
            <w:r w:rsidRPr="00D257D0">
              <w:rPr>
                <w:rFonts w:cs="Arial"/>
                <w:sz w:val="18"/>
              </w:rPr>
              <w:t>NMS.MA.COURSE.001</w:t>
            </w:r>
          </w:p>
        </w:tc>
        <w:tc>
          <w:tcPr>
            <w:tcW w:w="3686" w:type="dxa"/>
          </w:tcPr>
          <w:p w14:paraId="43613CD5" w14:textId="77777777" w:rsidR="000A02C6" w:rsidRPr="00D257D0" w:rsidRDefault="000A02C6" w:rsidP="009426A4">
            <w:pPr>
              <w:pStyle w:val="CommentText"/>
              <w:spacing w:before="60" w:after="60"/>
              <w:rPr>
                <w:rFonts w:cs="Arial"/>
                <w:sz w:val="18"/>
              </w:rPr>
            </w:pPr>
            <w:r w:rsidRPr="00D257D0">
              <w:rPr>
                <w:rFonts w:cs="Arial"/>
                <w:sz w:val="18"/>
              </w:rPr>
              <w:t xml:space="preserve">MA course shall have </w:t>
            </w:r>
            <w:r w:rsidR="00A5558A" w:rsidRPr="00D257D0">
              <w:rPr>
                <w:rFonts w:cs="Arial"/>
                <w:sz w:val="18"/>
              </w:rPr>
              <w:t xml:space="preserve">many </w:t>
            </w:r>
            <w:r w:rsidRPr="00D257D0">
              <w:rPr>
                <w:rFonts w:cs="Arial"/>
                <w:sz w:val="18"/>
              </w:rPr>
              <w:t>chapters</w:t>
            </w:r>
            <w:r w:rsidR="00A5558A" w:rsidRPr="00D257D0">
              <w:rPr>
                <w:rFonts w:cs="Arial"/>
                <w:sz w:val="18"/>
              </w:rPr>
              <w:t xml:space="preserve"> each divided into set of lessons</w:t>
            </w:r>
            <w:r w:rsidRPr="00D257D0">
              <w:rPr>
                <w:rFonts w:cs="Arial"/>
                <w:sz w:val="18"/>
              </w:rPr>
              <w:t xml:space="preserve">. </w:t>
            </w:r>
          </w:p>
          <w:p w14:paraId="04679A23" w14:textId="77777777" w:rsidR="00A5558A" w:rsidRPr="00D257D0" w:rsidRDefault="00A5558A" w:rsidP="009426A4">
            <w:pPr>
              <w:pStyle w:val="CommentText"/>
              <w:numPr>
                <w:ilvl w:val="0"/>
                <w:numId w:val="7"/>
              </w:numPr>
              <w:spacing w:before="60" w:after="60"/>
              <w:rPr>
                <w:rFonts w:cs="Arial"/>
                <w:sz w:val="18"/>
              </w:rPr>
            </w:pPr>
            <w:r w:rsidRPr="00D257D0">
              <w:rPr>
                <w:rFonts w:cs="Arial"/>
                <w:sz w:val="18"/>
              </w:rPr>
              <w:t>The course shall have 11 chapters.</w:t>
            </w:r>
          </w:p>
          <w:p w14:paraId="1590F3A1" w14:textId="77777777" w:rsidR="000A02C6" w:rsidRPr="00D257D0" w:rsidRDefault="000A02C6" w:rsidP="009426A4">
            <w:pPr>
              <w:pStyle w:val="CommentText"/>
              <w:numPr>
                <w:ilvl w:val="0"/>
                <w:numId w:val="7"/>
              </w:numPr>
              <w:spacing w:before="60" w:after="60"/>
              <w:rPr>
                <w:rFonts w:cs="Arial"/>
                <w:sz w:val="18"/>
              </w:rPr>
            </w:pPr>
            <w:r w:rsidRPr="00D257D0">
              <w:rPr>
                <w:rFonts w:cs="Arial"/>
                <w:sz w:val="18"/>
              </w:rPr>
              <w:t>Each chapter shall have 4 lessons</w:t>
            </w:r>
            <w:r w:rsidR="00A5558A" w:rsidRPr="00D257D0">
              <w:rPr>
                <w:rFonts w:cs="Arial"/>
                <w:sz w:val="18"/>
              </w:rPr>
              <w:t>. One lesson is conveyed to the FLW via single message.</w:t>
            </w:r>
          </w:p>
          <w:p w14:paraId="74DF22D4" w14:textId="77777777" w:rsidR="000A02C6" w:rsidRPr="0085205A" w:rsidRDefault="000A02C6" w:rsidP="009426A4">
            <w:pPr>
              <w:pStyle w:val="CommentText"/>
              <w:numPr>
                <w:ilvl w:val="0"/>
                <w:numId w:val="7"/>
              </w:numPr>
              <w:spacing w:before="60" w:after="60"/>
              <w:rPr>
                <w:rFonts w:cs="Arial"/>
                <w:sz w:val="18"/>
              </w:rPr>
            </w:pPr>
            <w:r w:rsidRPr="00D257D0">
              <w:rPr>
                <w:rFonts w:cs="Arial"/>
                <w:sz w:val="18"/>
              </w:rPr>
              <w:t xml:space="preserve">Each chapter shall have a quiz with </w:t>
            </w:r>
            <w:r w:rsidR="00C3028F" w:rsidRPr="00D257D0">
              <w:rPr>
                <w:rFonts w:cs="Arial"/>
                <w:sz w:val="18"/>
              </w:rPr>
              <w:t xml:space="preserve">fixed set of </w:t>
            </w:r>
            <w:r w:rsidRPr="00D257D0">
              <w:rPr>
                <w:rFonts w:cs="Arial"/>
                <w:sz w:val="18"/>
              </w:rPr>
              <w:t>4 questions at the end of the chapter.</w:t>
            </w:r>
          </w:p>
        </w:tc>
        <w:tc>
          <w:tcPr>
            <w:tcW w:w="2551" w:type="dxa"/>
          </w:tcPr>
          <w:p w14:paraId="2F4819D3" w14:textId="77777777" w:rsidR="00E67992" w:rsidRPr="00D257D0" w:rsidRDefault="007D37B4" w:rsidP="009426A4">
            <w:pPr>
              <w:pStyle w:val="CommentText"/>
              <w:spacing w:before="60" w:after="60"/>
              <w:rPr>
                <w:rFonts w:cs="Arial"/>
                <w:sz w:val="18"/>
              </w:rPr>
            </w:pPr>
            <w:r w:rsidRPr="00D257D0">
              <w:rPr>
                <w:rFonts w:cs="Arial"/>
                <w:sz w:val="18"/>
              </w:rPr>
              <w:t>Each lesson is approximately 2.5 minutes long</w:t>
            </w:r>
          </w:p>
          <w:p w14:paraId="7C138266" w14:textId="77777777" w:rsidR="00E67992" w:rsidRPr="00D257D0" w:rsidRDefault="007D37B4" w:rsidP="009426A4">
            <w:pPr>
              <w:pStyle w:val="CommentText"/>
              <w:spacing w:before="60" w:after="60"/>
              <w:rPr>
                <w:rFonts w:cs="Arial"/>
                <w:sz w:val="18"/>
              </w:rPr>
            </w:pPr>
            <w:r w:rsidRPr="00D257D0">
              <w:rPr>
                <w:rFonts w:cs="Arial"/>
                <w:sz w:val="18"/>
              </w:rPr>
              <w:t>Each quiz is approximately 6 minutes in length</w:t>
            </w:r>
          </w:p>
          <w:p w14:paraId="137E7F97" w14:textId="77777777" w:rsidR="00115801" w:rsidRPr="00D257D0" w:rsidRDefault="007D37B4" w:rsidP="009426A4">
            <w:pPr>
              <w:pStyle w:val="CommentText"/>
              <w:spacing w:before="60" w:after="60"/>
              <w:rPr>
                <w:rFonts w:cs="Arial"/>
                <w:sz w:val="18"/>
                <w:lang w:val="en-IN"/>
              </w:rPr>
            </w:pPr>
            <w:r w:rsidRPr="00D257D0">
              <w:rPr>
                <w:rFonts w:cs="Arial"/>
                <w:sz w:val="18"/>
              </w:rPr>
              <w:t>The whole course is approximately 240 minutes in length, including prompts</w:t>
            </w:r>
            <w:r w:rsidR="00115801" w:rsidRPr="00D257D0">
              <w:rPr>
                <w:rFonts w:cs="Arial"/>
                <w:sz w:val="18"/>
                <w:lang w:val="en-IN"/>
              </w:rPr>
              <w:t>.</w:t>
            </w:r>
          </w:p>
          <w:p w14:paraId="76F17322" w14:textId="77777777" w:rsidR="004F3985" w:rsidRPr="00D257D0" w:rsidRDefault="004F3985" w:rsidP="009426A4">
            <w:pPr>
              <w:pStyle w:val="CommentText"/>
              <w:spacing w:before="60" w:after="60"/>
              <w:rPr>
                <w:rFonts w:cs="Arial"/>
                <w:sz w:val="18"/>
                <w:lang w:val="en-IN"/>
              </w:rPr>
            </w:pPr>
          </w:p>
        </w:tc>
        <w:tc>
          <w:tcPr>
            <w:tcW w:w="1418" w:type="dxa"/>
          </w:tcPr>
          <w:p w14:paraId="27DAD0CB" w14:textId="77777777" w:rsidR="000A02C6" w:rsidRPr="00D257D0" w:rsidRDefault="000A02C6" w:rsidP="009426A4">
            <w:pPr>
              <w:pStyle w:val="CommentText"/>
              <w:spacing w:before="60" w:after="60"/>
              <w:rPr>
                <w:rFonts w:cs="Arial"/>
                <w:sz w:val="18"/>
              </w:rPr>
            </w:pPr>
            <w:r w:rsidRPr="00D257D0">
              <w:rPr>
                <w:rFonts w:cs="Arial"/>
                <w:sz w:val="18"/>
              </w:rPr>
              <w:t>Draft</w:t>
            </w:r>
          </w:p>
        </w:tc>
      </w:tr>
      <w:tr w:rsidR="0037270E" w:rsidRPr="00D257D0" w14:paraId="2AC274E8" w14:textId="77777777" w:rsidTr="000A02C6">
        <w:trPr>
          <w:trHeight w:val="350"/>
        </w:trPr>
        <w:tc>
          <w:tcPr>
            <w:tcW w:w="1951" w:type="dxa"/>
          </w:tcPr>
          <w:p w14:paraId="6C822CA5" w14:textId="77777777" w:rsidR="0037270E" w:rsidRPr="00D257D0" w:rsidRDefault="0037270E" w:rsidP="009426A4">
            <w:pPr>
              <w:pStyle w:val="CommentText"/>
              <w:spacing w:before="60" w:after="60"/>
              <w:rPr>
                <w:rFonts w:cs="Arial"/>
                <w:sz w:val="18"/>
              </w:rPr>
            </w:pPr>
            <w:r w:rsidRPr="00D257D0">
              <w:rPr>
                <w:rFonts w:cs="Arial"/>
                <w:sz w:val="18"/>
              </w:rPr>
              <w:t>NMS.MA.COURSE.002</w:t>
            </w:r>
          </w:p>
        </w:tc>
        <w:tc>
          <w:tcPr>
            <w:tcW w:w="3686" w:type="dxa"/>
          </w:tcPr>
          <w:p w14:paraId="58F7A535" w14:textId="77777777" w:rsidR="0037270E" w:rsidRPr="00D257D0" w:rsidRDefault="0037270E" w:rsidP="009426A4">
            <w:pPr>
              <w:pStyle w:val="CommentText"/>
              <w:spacing w:before="60" w:after="60"/>
              <w:rPr>
                <w:rFonts w:cs="Arial"/>
                <w:sz w:val="18"/>
              </w:rPr>
            </w:pPr>
            <w:r w:rsidRPr="00D257D0">
              <w:rPr>
                <w:rFonts w:cs="Arial"/>
                <w:sz w:val="18"/>
              </w:rPr>
              <w:t xml:space="preserve">An MA course </w:t>
            </w:r>
            <w:r w:rsidR="00F27B40" w:rsidRPr="00D257D0">
              <w:rPr>
                <w:rFonts w:cs="Arial"/>
                <w:sz w:val="18"/>
              </w:rPr>
              <w:t xml:space="preserve">shall be considered to have </w:t>
            </w:r>
            <w:r w:rsidRPr="00D257D0">
              <w:rPr>
                <w:rFonts w:cs="Arial"/>
                <w:sz w:val="18"/>
              </w:rPr>
              <w:t xml:space="preserve">successfully </w:t>
            </w:r>
            <w:r w:rsidR="00F27B40" w:rsidRPr="00D257D0">
              <w:rPr>
                <w:rFonts w:cs="Arial"/>
                <w:sz w:val="18"/>
              </w:rPr>
              <w:t xml:space="preserve">finished </w:t>
            </w:r>
            <w:r w:rsidRPr="00D257D0">
              <w:rPr>
                <w:rFonts w:cs="Arial"/>
                <w:sz w:val="18"/>
              </w:rPr>
              <w:t>if:</w:t>
            </w:r>
          </w:p>
          <w:p w14:paraId="2F89D86B" w14:textId="77777777"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FLW</w:t>
            </w:r>
            <w:r w:rsidRPr="00D257D0">
              <w:rPr>
                <w:rFonts w:cs="Arial"/>
                <w:sz w:val="18"/>
              </w:rPr>
              <w:t xml:space="preserve"> has finished listening to all the lessons of all the chapters.</w:t>
            </w:r>
          </w:p>
          <w:p w14:paraId="56404581" w14:textId="77777777" w:rsidR="00CD2F4A" w:rsidRPr="00D257D0" w:rsidRDefault="00CD2F4A"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taken all the quizzes of all the chapters.</w:t>
            </w:r>
          </w:p>
          <w:p w14:paraId="7AB74E63" w14:textId="77777777"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attained at least 50% marks in the quiz (22 or greater marks out of 44).</w:t>
            </w:r>
          </w:p>
          <w:p w14:paraId="654714B6" w14:textId="77777777" w:rsidR="00572C68" w:rsidRPr="00D257D0" w:rsidRDefault="00572C68" w:rsidP="000D1B51">
            <w:pPr>
              <w:pStyle w:val="CommentText"/>
              <w:spacing w:before="60" w:after="60"/>
              <w:rPr>
                <w:rFonts w:cs="Arial"/>
                <w:sz w:val="18"/>
              </w:rPr>
            </w:pPr>
            <w:r w:rsidRPr="00D257D0">
              <w:rPr>
                <w:rFonts w:cs="Arial"/>
                <w:sz w:val="18"/>
              </w:rPr>
              <w:t xml:space="preserve">Once course is completed, the </w:t>
            </w:r>
            <w:r w:rsidR="008A45FC" w:rsidRPr="00D257D0">
              <w:rPr>
                <w:rFonts w:cs="Arial"/>
                <w:sz w:val="18"/>
              </w:rPr>
              <w:t xml:space="preserve">call shall be disconnected and the bookmarks are reset. When the </w:t>
            </w:r>
            <w:r w:rsidRPr="00D257D0">
              <w:rPr>
                <w:rFonts w:cs="Arial"/>
                <w:sz w:val="18"/>
              </w:rPr>
              <w:t>user dials next time</w:t>
            </w:r>
            <w:r w:rsidR="008A45FC" w:rsidRPr="00D257D0">
              <w:rPr>
                <w:rFonts w:cs="Arial"/>
                <w:sz w:val="18"/>
              </w:rPr>
              <w:t xml:space="preserve">, </w:t>
            </w:r>
            <w:r w:rsidR="000D1B51" w:rsidRPr="00D257D0">
              <w:rPr>
                <w:rFonts w:cs="Arial"/>
                <w:sz w:val="18"/>
              </w:rPr>
              <w:t xml:space="preserve">the </w:t>
            </w:r>
            <w:r w:rsidR="008A45FC" w:rsidRPr="00D257D0">
              <w:rPr>
                <w:rFonts w:cs="Arial"/>
                <w:sz w:val="18"/>
              </w:rPr>
              <w:t>use</w:t>
            </w:r>
            <w:r w:rsidR="000D1B51" w:rsidRPr="00D257D0">
              <w:rPr>
                <w:rFonts w:cs="Arial"/>
                <w:sz w:val="18"/>
              </w:rPr>
              <w:t>r</w:t>
            </w:r>
            <w:r w:rsidR="008A45FC" w:rsidRPr="00D257D0">
              <w:rPr>
                <w:rFonts w:cs="Arial"/>
                <w:sz w:val="18"/>
              </w:rPr>
              <w:t xml:space="preserve"> is automatically taken to welcome message</w:t>
            </w:r>
            <w:r w:rsidRPr="00D257D0">
              <w:rPr>
                <w:rFonts w:cs="Arial"/>
                <w:sz w:val="18"/>
              </w:rPr>
              <w:t>.</w:t>
            </w:r>
          </w:p>
        </w:tc>
        <w:tc>
          <w:tcPr>
            <w:tcW w:w="2551" w:type="dxa"/>
          </w:tcPr>
          <w:p w14:paraId="72F287EB" w14:textId="77777777" w:rsidR="0037270E" w:rsidRPr="00D257D0" w:rsidRDefault="0037270E" w:rsidP="009426A4">
            <w:pPr>
              <w:pStyle w:val="CommentText"/>
              <w:spacing w:before="60" w:after="60"/>
              <w:rPr>
                <w:rFonts w:cs="Arial"/>
                <w:sz w:val="18"/>
              </w:rPr>
            </w:pPr>
          </w:p>
        </w:tc>
        <w:tc>
          <w:tcPr>
            <w:tcW w:w="1418" w:type="dxa"/>
          </w:tcPr>
          <w:p w14:paraId="5D554199" w14:textId="77777777" w:rsidR="0037270E" w:rsidRPr="00D257D0" w:rsidRDefault="0037270E" w:rsidP="009426A4">
            <w:pPr>
              <w:pStyle w:val="CommentText"/>
              <w:spacing w:before="60" w:after="60"/>
              <w:rPr>
                <w:rFonts w:cs="Arial"/>
                <w:sz w:val="18"/>
              </w:rPr>
            </w:pPr>
            <w:r w:rsidRPr="00D257D0">
              <w:rPr>
                <w:rFonts w:cs="Arial"/>
                <w:sz w:val="18"/>
              </w:rPr>
              <w:t>Draft</w:t>
            </w:r>
          </w:p>
        </w:tc>
      </w:tr>
      <w:tr w:rsidR="0037270E" w:rsidRPr="00D257D0" w14:paraId="7F58541D" w14:textId="77777777" w:rsidTr="000A02C6">
        <w:trPr>
          <w:trHeight w:val="350"/>
        </w:trPr>
        <w:tc>
          <w:tcPr>
            <w:tcW w:w="1951" w:type="dxa"/>
          </w:tcPr>
          <w:p w14:paraId="010BB875" w14:textId="77777777" w:rsidR="0037270E" w:rsidRPr="00D257D0" w:rsidRDefault="0037270E" w:rsidP="009426A4">
            <w:pPr>
              <w:pStyle w:val="CommentText"/>
              <w:spacing w:before="60" w:after="60"/>
              <w:rPr>
                <w:rFonts w:cs="Arial"/>
                <w:sz w:val="18"/>
              </w:rPr>
            </w:pPr>
            <w:r w:rsidRPr="00D257D0">
              <w:rPr>
                <w:rFonts w:cs="Arial"/>
                <w:sz w:val="18"/>
              </w:rPr>
              <w:t>NMS.MA.COURSE.003</w:t>
            </w:r>
          </w:p>
        </w:tc>
        <w:tc>
          <w:tcPr>
            <w:tcW w:w="3686" w:type="dxa"/>
          </w:tcPr>
          <w:p w14:paraId="39B0219E" w14:textId="77777777" w:rsidR="0037270E" w:rsidRPr="00D257D0" w:rsidRDefault="0037270E" w:rsidP="009426A4">
            <w:pPr>
              <w:pStyle w:val="CommentText"/>
              <w:spacing w:before="60" w:after="60"/>
              <w:rPr>
                <w:rFonts w:cs="Arial"/>
                <w:sz w:val="18"/>
              </w:rPr>
            </w:pPr>
            <w:r w:rsidRPr="00D257D0">
              <w:rPr>
                <w:rFonts w:cs="Arial"/>
                <w:sz w:val="18"/>
              </w:rPr>
              <w:t xml:space="preserve">If FLW completes MA course successfully </w:t>
            </w:r>
            <w:r w:rsidR="00DD313A" w:rsidRPr="00D257D0">
              <w:rPr>
                <w:rFonts w:cs="Arial"/>
                <w:sz w:val="18"/>
              </w:rPr>
              <w:t xml:space="preserve">(either first time or during re-attempt) </w:t>
            </w:r>
            <w:r w:rsidRPr="00D257D0">
              <w:rPr>
                <w:rFonts w:cs="Arial"/>
                <w:sz w:val="18"/>
              </w:rPr>
              <w:t xml:space="preserve">then </w:t>
            </w:r>
            <w:r w:rsidR="00735C6C" w:rsidRPr="00D257D0">
              <w:rPr>
                <w:rFonts w:cs="Arial"/>
                <w:sz w:val="18"/>
              </w:rPr>
              <w:t xml:space="preserve">MA service shall </w:t>
            </w:r>
            <w:r w:rsidRPr="00D257D0">
              <w:rPr>
                <w:rFonts w:cs="Arial"/>
                <w:sz w:val="18"/>
              </w:rPr>
              <w:t>sen</w:t>
            </w:r>
            <w:r w:rsidR="00735C6C" w:rsidRPr="00D257D0">
              <w:rPr>
                <w:rFonts w:cs="Arial"/>
                <w:sz w:val="18"/>
              </w:rPr>
              <w:t>d</w:t>
            </w:r>
            <w:r w:rsidRPr="00D257D0">
              <w:rPr>
                <w:rFonts w:cs="Arial"/>
                <w:sz w:val="18"/>
              </w:rPr>
              <w:t xml:space="preserve"> an SMS </w:t>
            </w:r>
            <w:r w:rsidR="00735C6C" w:rsidRPr="00D257D0">
              <w:rPr>
                <w:rFonts w:cs="Arial"/>
                <w:sz w:val="18"/>
              </w:rPr>
              <w:t xml:space="preserve">to the FLW </w:t>
            </w:r>
            <w:r w:rsidRPr="00D257D0">
              <w:rPr>
                <w:rFonts w:cs="Arial"/>
                <w:sz w:val="18"/>
              </w:rPr>
              <w:t>with a reference number.</w:t>
            </w:r>
            <w:r w:rsidR="00CD2F4A" w:rsidRPr="00D257D0">
              <w:rPr>
                <w:rFonts w:cs="Arial"/>
                <w:sz w:val="18"/>
              </w:rPr>
              <w:t xml:space="preserve"> </w:t>
            </w:r>
          </w:p>
          <w:p w14:paraId="35067E52" w14:textId="77777777" w:rsidR="00735C6C" w:rsidRPr="00D257D0" w:rsidRDefault="00735C6C" w:rsidP="00072B77">
            <w:pPr>
              <w:pStyle w:val="CommentText"/>
              <w:spacing w:before="60" w:after="60"/>
              <w:rPr>
                <w:rFonts w:cs="Arial"/>
                <w:sz w:val="18"/>
              </w:rPr>
            </w:pPr>
            <w:r w:rsidRPr="00D257D0">
              <w:rPr>
                <w:rFonts w:cs="Arial"/>
                <w:sz w:val="18"/>
              </w:rPr>
              <w:t xml:space="preserve">The SMS sent to user shall be in native language </w:t>
            </w:r>
            <w:r w:rsidR="00072B77" w:rsidRPr="00D257D0">
              <w:rPr>
                <w:rFonts w:cs="Arial"/>
                <w:sz w:val="18"/>
              </w:rPr>
              <w:t xml:space="preserve">in </w:t>
            </w:r>
            <w:r w:rsidR="00F72B8E" w:rsidRPr="00D257D0">
              <w:rPr>
                <w:rFonts w:cs="Arial"/>
                <w:sz w:val="18"/>
              </w:rPr>
              <w:t xml:space="preserve">Roman </w:t>
            </w:r>
            <w:r w:rsidRPr="00D257D0">
              <w:rPr>
                <w:rFonts w:cs="Arial"/>
                <w:sz w:val="18"/>
              </w:rPr>
              <w:t>Characters.</w:t>
            </w:r>
          </w:p>
          <w:p w14:paraId="5528DF83" w14:textId="77777777" w:rsidR="00900623" w:rsidRPr="00D257D0" w:rsidRDefault="00900623" w:rsidP="001E04CA">
            <w:pPr>
              <w:pStyle w:val="CommentText"/>
              <w:spacing w:before="60" w:after="60"/>
              <w:rPr>
                <w:rFonts w:cs="Arial"/>
                <w:sz w:val="18"/>
              </w:rPr>
            </w:pPr>
            <w:r w:rsidRPr="00D257D0">
              <w:rPr>
                <w:rFonts w:cs="Arial"/>
                <w:sz w:val="18"/>
              </w:rPr>
              <w:t>The NMS system shall track delivery notification of the SMS</w:t>
            </w:r>
            <w:r w:rsidR="00CE6E6B" w:rsidRPr="00D257D0">
              <w:rPr>
                <w:rFonts w:cs="Arial"/>
                <w:sz w:val="18"/>
              </w:rPr>
              <w:t xml:space="preserve"> </w:t>
            </w:r>
            <w:r w:rsidR="001E04CA" w:rsidRPr="00D257D0">
              <w:rPr>
                <w:rFonts w:cs="Arial"/>
                <w:sz w:val="18"/>
              </w:rPr>
              <w:t>and continue retry of SMS once every day till successful delivery for configurable number days</w:t>
            </w:r>
            <w:r w:rsidRPr="00D257D0">
              <w:rPr>
                <w:rFonts w:cs="Arial"/>
                <w:sz w:val="18"/>
              </w:rPr>
              <w:t>.</w:t>
            </w:r>
          </w:p>
        </w:tc>
        <w:tc>
          <w:tcPr>
            <w:tcW w:w="2551" w:type="dxa"/>
          </w:tcPr>
          <w:p w14:paraId="1C13889F" w14:textId="77777777" w:rsidR="00CE355D" w:rsidRPr="00D257D0" w:rsidRDefault="00CE355D" w:rsidP="00CE355D">
            <w:pPr>
              <w:pStyle w:val="CommentText"/>
              <w:spacing w:before="60" w:after="60"/>
              <w:rPr>
                <w:rFonts w:cs="Arial"/>
                <w:sz w:val="18"/>
              </w:rPr>
            </w:pPr>
            <w:r w:rsidRPr="00D257D0">
              <w:rPr>
                <w:rFonts w:cs="Arial"/>
                <w:sz w:val="18"/>
              </w:rPr>
              <w:t xml:space="preserve">The reference number is concatenation of MSISDN, Location Id and </w:t>
            </w:r>
            <w:r w:rsidR="00F7032B">
              <w:rPr>
                <w:rFonts w:cs="Arial"/>
                <w:sz w:val="18"/>
              </w:rPr>
              <w:t>Course-</w:t>
            </w:r>
            <w:r w:rsidRPr="00D257D0">
              <w:rPr>
                <w:rFonts w:cs="Arial"/>
                <w:sz w:val="18"/>
              </w:rPr>
              <w:t>Repeat attempt.</w:t>
            </w:r>
          </w:p>
          <w:p w14:paraId="346D020C" w14:textId="77777777" w:rsidR="00F72B8E" w:rsidRPr="00D257D0" w:rsidRDefault="00F72B8E" w:rsidP="00F72B8E">
            <w:pPr>
              <w:pStyle w:val="CommentText"/>
              <w:spacing w:before="60" w:after="60"/>
              <w:rPr>
                <w:rFonts w:cs="Arial"/>
                <w:sz w:val="18"/>
              </w:rPr>
            </w:pPr>
            <w:r w:rsidRPr="00D257D0">
              <w:rPr>
                <w:rFonts w:cs="Arial"/>
                <w:sz w:val="18"/>
              </w:rPr>
              <w:t xml:space="preserve">An FLW currently takes the SMS to their ASHA Divas meeting at the Block Level, where the certificates are handed out. </w:t>
            </w:r>
            <w:proofErr w:type="spellStart"/>
            <w:r w:rsidRPr="00D257D0">
              <w:rPr>
                <w:rFonts w:cs="Arial"/>
                <w:sz w:val="18"/>
              </w:rPr>
              <w:t>MoHFW</w:t>
            </w:r>
            <w:proofErr w:type="spellEnd"/>
            <w:r w:rsidRPr="00D257D0">
              <w:rPr>
                <w:rFonts w:cs="Arial"/>
                <w:sz w:val="18"/>
              </w:rPr>
              <w:t xml:space="preserve"> may devise a different process for handing out certificates in the future.</w:t>
            </w:r>
          </w:p>
          <w:p w14:paraId="54F4485F" w14:textId="77777777" w:rsidR="00F72B8E" w:rsidRPr="00D257D0" w:rsidRDefault="00F72B8E" w:rsidP="00F72B8E">
            <w:pPr>
              <w:pStyle w:val="CommentText"/>
              <w:spacing w:before="60" w:after="60"/>
              <w:rPr>
                <w:rFonts w:cs="Arial"/>
                <w:sz w:val="18"/>
              </w:rPr>
            </w:pPr>
            <w:r w:rsidRPr="00D257D0">
              <w:rPr>
                <w:rFonts w:cs="Arial"/>
                <w:sz w:val="18"/>
              </w:rPr>
              <w:t>The certificates are given to FLWs who are identified as being genuine by the local health authority.  It is outside the scope of this document if certificates are re-issued if the FLW successfully completes the course and gets a certificate but for some reason decides to do the course again. From SW point of view, the handling of first successful attempt and re-attempt shall be same.</w:t>
            </w:r>
          </w:p>
          <w:p w14:paraId="3A893F53" w14:textId="48694886" w:rsidR="00723C2A" w:rsidRPr="00D257D0" w:rsidRDefault="00F72B8E" w:rsidP="00986B73">
            <w:pPr>
              <w:pStyle w:val="CommentText"/>
              <w:spacing w:before="60" w:after="60"/>
              <w:rPr>
                <w:rFonts w:cs="Arial"/>
                <w:sz w:val="18"/>
                <w:lang w:val="en-IN"/>
              </w:rPr>
            </w:pPr>
            <w:r w:rsidRPr="00D257D0">
              <w:rPr>
                <w:rFonts w:cs="Arial"/>
                <w:sz w:val="18"/>
              </w:rPr>
              <w:t>Location Id is a unique identifier for a particular record of location data.</w:t>
            </w:r>
            <w:r w:rsidR="00131240">
              <w:rPr>
                <w:rFonts w:cs="Arial"/>
                <w:sz w:val="18"/>
              </w:rPr>
              <w:t xml:space="preserve">  </w:t>
            </w:r>
            <w:r w:rsidR="00CE355D" w:rsidRPr="00D257D0">
              <w:rPr>
                <w:rFonts w:cs="Arial"/>
                <w:sz w:val="18"/>
              </w:rPr>
              <w:t xml:space="preserve">For an </w:t>
            </w:r>
            <w:r w:rsidR="00986B73" w:rsidRPr="00D257D0">
              <w:rPr>
                <w:rFonts w:cs="Arial"/>
                <w:sz w:val="18"/>
              </w:rPr>
              <w:t>anonymous</w:t>
            </w:r>
            <w:r w:rsidR="00CE355D" w:rsidRPr="00D257D0">
              <w:rPr>
                <w:rFonts w:cs="Arial"/>
                <w:sz w:val="18"/>
              </w:rPr>
              <w:t xml:space="preserve"> user, location Id is set to default value</w:t>
            </w:r>
            <w:r w:rsidR="00153CA3" w:rsidRPr="00D257D0">
              <w:rPr>
                <w:rFonts w:cs="Arial"/>
                <w:sz w:val="18"/>
              </w:rPr>
              <w:t xml:space="preserve"> (refer </w:t>
            </w:r>
            <w:r w:rsidR="00153CA3" w:rsidRPr="00D257D0">
              <w:rPr>
                <w:rFonts w:cs="Arial"/>
                <w:sz w:val="18"/>
                <w:szCs w:val="18"/>
              </w:rPr>
              <w:t xml:space="preserve">section </w:t>
            </w:r>
            <w:r w:rsidR="00153CA3" w:rsidRPr="00D257D0">
              <w:rPr>
                <w:rFonts w:cs="Arial"/>
                <w:sz w:val="18"/>
                <w:szCs w:val="18"/>
              </w:rPr>
              <w:fldChar w:fldCharType="begin"/>
            </w:r>
            <w:r w:rsidR="00153CA3" w:rsidRPr="00D257D0">
              <w:rPr>
                <w:rFonts w:cs="Arial"/>
                <w:sz w:val="18"/>
                <w:szCs w:val="18"/>
              </w:rPr>
              <w:instrText xml:space="preserve"> REF _Ref409446326 \h  \* MERGEFORMAT </w:instrText>
            </w:r>
            <w:r w:rsidR="00153CA3" w:rsidRPr="00D257D0">
              <w:rPr>
                <w:rFonts w:cs="Arial"/>
                <w:sz w:val="18"/>
                <w:szCs w:val="18"/>
              </w:rPr>
            </w:r>
            <w:r w:rsidR="00153CA3" w:rsidRPr="00D257D0">
              <w:rPr>
                <w:rFonts w:cs="Arial"/>
                <w:sz w:val="18"/>
                <w:szCs w:val="18"/>
              </w:rPr>
              <w:fldChar w:fldCharType="separate"/>
            </w:r>
            <w:r w:rsidR="00153CA3" w:rsidRPr="00D257D0">
              <w:rPr>
                <w:sz w:val="18"/>
                <w:szCs w:val="18"/>
              </w:rPr>
              <w:t>Configuration Parameters</w:t>
            </w:r>
            <w:r w:rsidR="00153CA3" w:rsidRPr="00D257D0">
              <w:rPr>
                <w:rFonts w:cs="Arial"/>
                <w:sz w:val="18"/>
                <w:szCs w:val="18"/>
              </w:rPr>
              <w:fldChar w:fldCharType="end"/>
            </w:r>
            <w:r w:rsidR="00153CA3" w:rsidRPr="00D257D0">
              <w:rPr>
                <w:rFonts w:cs="Arial"/>
                <w:sz w:val="18"/>
                <w:szCs w:val="18"/>
              </w:rPr>
              <w:t>)</w:t>
            </w:r>
            <w:r w:rsidR="00CE355D" w:rsidRPr="00D257D0">
              <w:rPr>
                <w:rFonts w:cs="Arial"/>
                <w:sz w:val="18"/>
                <w:szCs w:val="18"/>
              </w:rPr>
              <w:t>.</w:t>
            </w:r>
          </w:p>
        </w:tc>
        <w:tc>
          <w:tcPr>
            <w:tcW w:w="1418" w:type="dxa"/>
          </w:tcPr>
          <w:p w14:paraId="3E4F32B0" w14:textId="77777777" w:rsidR="0037270E" w:rsidRPr="00D257D0" w:rsidRDefault="0037270E" w:rsidP="009426A4">
            <w:pPr>
              <w:pStyle w:val="CommentText"/>
              <w:spacing w:before="60" w:after="60"/>
              <w:rPr>
                <w:rFonts w:cs="Arial"/>
                <w:sz w:val="18"/>
              </w:rPr>
            </w:pPr>
            <w:r w:rsidRPr="00D257D0">
              <w:rPr>
                <w:rFonts w:cs="Arial"/>
                <w:sz w:val="18"/>
              </w:rPr>
              <w:t>Draft</w:t>
            </w:r>
          </w:p>
        </w:tc>
      </w:tr>
      <w:tr w:rsidR="007C6188" w:rsidRPr="00D257D0" w14:paraId="59CE92E2" w14:textId="77777777" w:rsidTr="000A02C6">
        <w:trPr>
          <w:trHeight w:val="350"/>
        </w:trPr>
        <w:tc>
          <w:tcPr>
            <w:tcW w:w="1951" w:type="dxa"/>
          </w:tcPr>
          <w:p w14:paraId="7A9FD5FE" w14:textId="77777777" w:rsidR="007C6188" w:rsidRPr="00D257D0" w:rsidRDefault="007C6188" w:rsidP="009426A4">
            <w:pPr>
              <w:pStyle w:val="CommentText"/>
              <w:spacing w:before="60" w:after="60"/>
              <w:rPr>
                <w:rFonts w:cs="Arial"/>
                <w:sz w:val="18"/>
              </w:rPr>
            </w:pPr>
            <w:r w:rsidRPr="00D257D0">
              <w:rPr>
                <w:rFonts w:cs="Arial"/>
                <w:sz w:val="18"/>
              </w:rPr>
              <w:t>NMS.MA.COURSE.004</w:t>
            </w:r>
          </w:p>
        </w:tc>
        <w:tc>
          <w:tcPr>
            <w:tcW w:w="3686" w:type="dxa"/>
          </w:tcPr>
          <w:p w14:paraId="60E15C0B" w14:textId="77777777" w:rsidR="007C6188" w:rsidRPr="00D257D0" w:rsidRDefault="0085687A" w:rsidP="009426A4">
            <w:pPr>
              <w:pStyle w:val="CommentText"/>
              <w:spacing w:before="60" w:after="60"/>
              <w:rPr>
                <w:rFonts w:cs="Arial"/>
                <w:sz w:val="18"/>
              </w:rPr>
            </w:pPr>
            <w:r w:rsidRPr="00D257D0">
              <w:rPr>
                <w:rFonts w:cs="Arial"/>
                <w:sz w:val="18"/>
              </w:rPr>
              <w:t xml:space="preserve">MA service shall </w:t>
            </w:r>
            <w:r w:rsidR="00442673" w:rsidRPr="00D257D0">
              <w:rPr>
                <w:rFonts w:cs="Arial"/>
                <w:sz w:val="18"/>
              </w:rPr>
              <w:t xml:space="preserve">maintain count of number of times the course is attempted and also </w:t>
            </w:r>
            <w:r w:rsidRPr="00D257D0">
              <w:rPr>
                <w:rFonts w:cs="Arial"/>
                <w:sz w:val="18"/>
              </w:rPr>
              <w:t>allow the user to reattempt the chapter or</w:t>
            </w:r>
            <w:r w:rsidR="00D437C4" w:rsidRPr="00D257D0">
              <w:rPr>
                <w:rFonts w:cs="Arial"/>
                <w:sz w:val="18"/>
              </w:rPr>
              <w:t xml:space="preserve"> restart</w:t>
            </w:r>
            <w:r w:rsidRPr="00D257D0">
              <w:rPr>
                <w:rFonts w:cs="Arial"/>
                <w:sz w:val="18"/>
              </w:rPr>
              <w:t xml:space="preserve"> the whole course</w:t>
            </w:r>
            <w:r w:rsidR="00547290" w:rsidRPr="00D257D0">
              <w:rPr>
                <w:rFonts w:cs="Arial"/>
                <w:sz w:val="18"/>
              </w:rPr>
              <w:t xml:space="preserve"> from beginning</w:t>
            </w:r>
            <w:r w:rsidRPr="00D257D0">
              <w:rPr>
                <w:rFonts w:cs="Arial"/>
                <w:sz w:val="18"/>
              </w:rPr>
              <w:t>.</w:t>
            </w:r>
          </w:p>
        </w:tc>
        <w:tc>
          <w:tcPr>
            <w:tcW w:w="2551" w:type="dxa"/>
          </w:tcPr>
          <w:p w14:paraId="40950C0E" w14:textId="77777777" w:rsidR="007C6188" w:rsidRPr="00D257D0" w:rsidRDefault="0085687A" w:rsidP="009426A4">
            <w:pPr>
              <w:pStyle w:val="CommentText"/>
              <w:spacing w:before="60" w:after="60"/>
              <w:rPr>
                <w:rFonts w:cs="Arial"/>
                <w:sz w:val="18"/>
                <w:lang w:val="en-IN"/>
              </w:rPr>
            </w:pPr>
            <w:r w:rsidRPr="00D257D0">
              <w:rPr>
                <w:rFonts w:cs="Arial"/>
                <w:sz w:val="18"/>
                <w:lang w:val="en-IN"/>
              </w:rPr>
              <w:t>There shall be no limitation on number of re-attempts.</w:t>
            </w:r>
          </w:p>
        </w:tc>
        <w:tc>
          <w:tcPr>
            <w:tcW w:w="1418" w:type="dxa"/>
          </w:tcPr>
          <w:p w14:paraId="30FC4ACE" w14:textId="77777777" w:rsidR="007C6188" w:rsidRPr="00D257D0" w:rsidRDefault="0085687A" w:rsidP="009426A4">
            <w:pPr>
              <w:pStyle w:val="CommentText"/>
              <w:spacing w:before="60" w:after="60"/>
              <w:rPr>
                <w:rFonts w:cs="Arial"/>
                <w:sz w:val="18"/>
              </w:rPr>
            </w:pPr>
            <w:r w:rsidRPr="00D257D0">
              <w:rPr>
                <w:rFonts w:cs="Arial"/>
                <w:sz w:val="18"/>
              </w:rPr>
              <w:t>Draft</w:t>
            </w:r>
          </w:p>
        </w:tc>
      </w:tr>
      <w:tr w:rsidR="0085687A" w:rsidRPr="00D257D0" w14:paraId="604304E5" w14:textId="77777777" w:rsidTr="000A02C6">
        <w:trPr>
          <w:trHeight w:val="350"/>
        </w:trPr>
        <w:tc>
          <w:tcPr>
            <w:tcW w:w="1951" w:type="dxa"/>
          </w:tcPr>
          <w:p w14:paraId="64E5BDF8" w14:textId="77777777" w:rsidR="0085687A" w:rsidRPr="00D257D0" w:rsidRDefault="00FE25F7" w:rsidP="009426A4">
            <w:pPr>
              <w:pStyle w:val="CommentText"/>
              <w:spacing w:before="60" w:after="60"/>
              <w:rPr>
                <w:rFonts w:cs="Arial"/>
                <w:sz w:val="18"/>
              </w:rPr>
            </w:pPr>
            <w:r w:rsidRPr="00D257D0">
              <w:rPr>
                <w:rFonts w:cs="Arial"/>
                <w:sz w:val="18"/>
              </w:rPr>
              <w:t>NMS.MA.COURSE.005</w:t>
            </w:r>
          </w:p>
        </w:tc>
        <w:tc>
          <w:tcPr>
            <w:tcW w:w="3686" w:type="dxa"/>
          </w:tcPr>
          <w:p w14:paraId="5CB5B313" w14:textId="77777777" w:rsidR="00DD313A" w:rsidRPr="00D257D0" w:rsidRDefault="0085687A" w:rsidP="009426A4">
            <w:pPr>
              <w:pStyle w:val="CommentText"/>
              <w:spacing w:before="60" w:after="60"/>
              <w:rPr>
                <w:rFonts w:cs="Arial"/>
                <w:sz w:val="18"/>
              </w:rPr>
            </w:pPr>
            <w:r w:rsidRPr="00D257D0">
              <w:rPr>
                <w:rFonts w:cs="Arial"/>
                <w:sz w:val="18"/>
              </w:rPr>
              <w:t>The MA service shall save the last quiz score of a given chapter. Re-attempt of quiz shall lead to overwriting of the score of the re-attempted chapter with new score without any other consideration.</w:t>
            </w:r>
          </w:p>
        </w:tc>
        <w:tc>
          <w:tcPr>
            <w:tcW w:w="2551" w:type="dxa"/>
          </w:tcPr>
          <w:p w14:paraId="41A3D3E4" w14:textId="77777777" w:rsidR="0085687A" w:rsidRPr="00D257D0" w:rsidRDefault="0085687A" w:rsidP="009426A4">
            <w:pPr>
              <w:pStyle w:val="CommentText"/>
              <w:spacing w:before="60" w:after="60"/>
              <w:rPr>
                <w:rFonts w:cs="Arial"/>
                <w:sz w:val="18"/>
                <w:lang w:val="en-IN"/>
              </w:rPr>
            </w:pPr>
            <w:r w:rsidRPr="00D257D0">
              <w:rPr>
                <w:rFonts w:cs="Arial"/>
                <w:sz w:val="18"/>
                <w:lang w:val="en-IN"/>
              </w:rPr>
              <w:t xml:space="preserve">MA service shall not check if the score has increased or decreased. </w:t>
            </w:r>
          </w:p>
        </w:tc>
        <w:tc>
          <w:tcPr>
            <w:tcW w:w="1418" w:type="dxa"/>
          </w:tcPr>
          <w:p w14:paraId="4504B290" w14:textId="77777777" w:rsidR="0085687A" w:rsidRPr="00D257D0" w:rsidRDefault="0085687A" w:rsidP="009426A4">
            <w:pPr>
              <w:pStyle w:val="CommentText"/>
              <w:spacing w:before="60" w:after="60"/>
              <w:rPr>
                <w:rFonts w:cs="Arial"/>
                <w:sz w:val="18"/>
              </w:rPr>
            </w:pPr>
            <w:r w:rsidRPr="00D257D0">
              <w:rPr>
                <w:rFonts w:cs="Arial"/>
                <w:sz w:val="18"/>
              </w:rPr>
              <w:t>Draft</w:t>
            </w:r>
          </w:p>
        </w:tc>
      </w:tr>
      <w:tr w:rsidR="008E2B69" w:rsidRPr="00D257D0" w14:paraId="6BA8985D" w14:textId="77777777" w:rsidTr="00C26130">
        <w:trPr>
          <w:trHeight w:val="350"/>
        </w:trPr>
        <w:tc>
          <w:tcPr>
            <w:tcW w:w="1951" w:type="dxa"/>
            <w:shd w:val="clear" w:color="auto" w:fill="auto"/>
          </w:tcPr>
          <w:p w14:paraId="061FA315" w14:textId="77777777" w:rsidR="008E2B69" w:rsidRPr="00D257D0" w:rsidRDefault="008E2B69" w:rsidP="009426A4">
            <w:pPr>
              <w:pStyle w:val="CommentText"/>
              <w:spacing w:before="60" w:after="60"/>
              <w:rPr>
                <w:rFonts w:cs="Arial"/>
                <w:sz w:val="18"/>
              </w:rPr>
            </w:pPr>
            <w:r w:rsidRPr="00D257D0">
              <w:rPr>
                <w:rFonts w:cs="Arial"/>
                <w:sz w:val="18"/>
              </w:rPr>
              <w:t>NMS.MA.COURSE.006</w:t>
            </w:r>
          </w:p>
        </w:tc>
        <w:tc>
          <w:tcPr>
            <w:tcW w:w="3686" w:type="dxa"/>
            <w:shd w:val="clear" w:color="auto" w:fill="auto"/>
          </w:tcPr>
          <w:p w14:paraId="06C00099" w14:textId="77777777" w:rsidR="008E2B69" w:rsidRPr="00D257D0" w:rsidRDefault="008E2B69" w:rsidP="008E2B69">
            <w:pPr>
              <w:pStyle w:val="CommentText"/>
              <w:spacing w:before="60" w:after="60"/>
            </w:pPr>
            <w:r w:rsidRPr="00D257D0">
              <w:rPr>
                <w:rFonts w:cs="Arial"/>
                <w:sz w:val="18"/>
              </w:rPr>
              <w:t>The MA service shall provide means to manually trigger Course Completion SMS (NMS.MA.COURSE.003</w:t>
            </w:r>
            <w:r w:rsidRPr="00D257D0">
              <w:t>)</w:t>
            </w:r>
          </w:p>
        </w:tc>
        <w:tc>
          <w:tcPr>
            <w:tcW w:w="2551" w:type="dxa"/>
            <w:shd w:val="clear" w:color="auto" w:fill="auto"/>
          </w:tcPr>
          <w:p w14:paraId="0EE3A841" w14:textId="77777777" w:rsidR="008E2B69" w:rsidRPr="00D257D0" w:rsidRDefault="008E2B69" w:rsidP="009426A4">
            <w:pPr>
              <w:pStyle w:val="CommentText"/>
              <w:spacing w:before="60" w:after="60"/>
              <w:rPr>
                <w:rFonts w:cs="Arial"/>
                <w:sz w:val="18"/>
                <w:lang w:val="en-IN"/>
              </w:rPr>
            </w:pPr>
            <w:r w:rsidRPr="00D257D0">
              <w:rPr>
                <w:rFonts w:cs="Arial"/>
                <w:sz w:val="18"/>
                <w:lang w:val="en-IN"/>
              </w:rPr>
              <w:t>This is needed in case FLW has accidentally deleted the SMS.</w:t>
            </w:r>
          </w:p>
          <w:p w14:paraId="4EBA81B5" w14:textId="77777777" w:rsidR="008E2B69" w:rsidRDefault="008E2B69" w:rsidP="009426A4">
            <w:pPr>
              <w:pStyle w:val="CommentText"/>
              <w:spacing w:before="60" w:after="60"/>
              <w:rPr>
                <w:rFonts w:cs="Arial"/>
                <w:sz w:val="18"/>
                <w:lang w:val="en-IN"/>
              </w:rPr>
            </w:pPr>
            <w:r w:rsidRPr="00D257D0">
              <w:rPr>
                <w:rFonts w:cs="Arial"/>
                <w:sz w:val="18"/>
                <w:lang w:val="en-IN"/>
              </w:rPr>
              <w:t>Exact mechanism for manual trigger is to be studied.</w:t>
            </w:r>
          </w:p>
          <w:p w14:paraId="640ECA27" w14:textId="77777777" w:rsidR="00F7032B" w:rsidRPr="00D257D0" w:rsidRDefault="00F7032B" w:rsidP="009426A4">
            <w:pPr>
              <w:pStyle w:val="CommentText"/>
              <w:spacing w:before="60" w:after="60"/>
              <w:rPr>
                <w:rFonts w:cs="Arial"/>
                <w:sz w:val="18"/>
                <w:lang w:val="en-IN"/>
              </w:rPr>
            </w:pPr>
            <w:r>
              <w:rPr>
                <w:rFonts w:cs="Arial"/>
                <w:sz w:val="18"/>
                <w:lang w:val="en-IN"/>
              </w:rPr>
              <w:t>The SMS module of MOTECH allows manual sending of SMS.</w:t>
            </w:r>
          </w:p>
        </w:tc>
        <w:tc>
          <w:tcPr>
            <w:tcW w:w="1418" w:type="dxa"/>
            <w:shd w:val="clear" w:color="auto" w:fill="auto"/>
          </w:tcPr>
          <w:p w14:paraId="266E2C5C" w14:textId="0539FE2F" w:rsidR="008E2B69" w:rsidRPr="00D257D0" w:rsidRDefault="00F7032B" w:rsidP="009426A4">
            <w:pPr>
              <w:pStyle w:val="CommentText"/>
              <w:spacing w:before="60" w:after="60"/>
              <w:rPr>
                <w:rFonts w:cs="Arial"/>
                <w:sz w:val="18"/>
              </w:rPr>
            </w:pPr>
            <w:r w:rsidRPr="00D257D0">
              <w:rPr>
                <w:rFonts w:cs="Arial"/>
                <w:sz w:val="18"/>
              </w:rPr>
              <w:t>Draft</w:t>
            </w:r>
          </w:p>
        </w:tc>
      </w:tr>
    </w:tbl>
    <w:p w14:paraId="3DEA2AE9" w14:textId="77777777" w:rsidR="00C3028F" w:rsidRPr="00D257D0" w:rsidRDefault="00C3028F" w:rsidP="00852BAD">
      <w:pPr>
        <w:pStyle w:val="Heading3"/>
      </w:pPr>
      <w:bookmarkStart w:id="72" w:name="_Toc411545786"/>
      <w:r w:rsidRPr="00D257D0">
        <w:t>IVR Handling</w:t>
      </w:r>
      <w:bookmarkEnd w:id="72"/>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C3028F" w:rsidRPr="00D257D0" w14:paraId="244CA652" w14:textId="77777777" w:rsidTr="00E81F89">
        <w:tc>
          <w:tcPr>
            <w:tcW w:w="1951" w:type="dxa"/>
            <w:shd w:val="clear" w:color="auto" w:fill="D9D9D9" w:themeFill="background1" w:themeFillShade="D9"/>
          </w:tcPr>
          <w:p w14:paraId="5B7D01B0" w14:textId="77777777" w:rsidR="00C3028F" w:rsidRPr="00D257D0" w:rsidRDefault="00C3028F"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65B69CFE" w14:textId="77777777" w:rsidR="00C3028F" w:rsidRPr="00D257D0" w:rsidRDefault="00C3028F"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9B1B73C" w14:textId="77777777" w:rsidR="00C3028F" w:rsidRPr="00D257D0" w:rsidRDefault="00C3028F"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1CF2F0C" w14:textId="77777777" w:rsidR="00C3028F" w:rsidRPr="00D257D0" w:rsidRDefault="00C3028F" w:rsidP="009426A4">
            <w:pPr>
              <w:pStyle w:val="CommentText"/>
              <w:spacing w:before="60" w:after="60"/>
              <w:rPr>
                <w:rFonts w:cs="Arial"/>
                <w:b/>
                <w:sz w:val="18"/>
              </w:rPr>
            </w:pPr>
            <w:r w:rsidRPr="00D257D0">
              <w:rPr>
                <w:rFonts w:cs="Arial"/>
                <w:b/>
                <w:sz w:val="18"/>
              </w:rPr>
              <w:t>Status</w:t>
            </w:r>
          </w:p>
        </w:tc>
      </w:tr>
      <w:tr w:rsidR="00C3028F" w:rsidRPr="00D257D0" w14:paraId="40DC674E" w14:textId="77777777" w:rsidTr="00E81F89">
        <w:trPr>
          <w:trHeight w:val="350"/>
        </w:trPr>
        <w:tc>
          <w:tcPr>
            <w:tcW w:w="1951" w:type="dxa"/>
          </w:tcPr>
          <w:p w14:paraId="2B954BCA" w14:textId="77777777" w:rsidR="00C3028F" w:rsidRPr="00D257D0" w:rsidRDefault="00C3028F" w:rsidP="009426A4">
            <w:pPr>
              <w:pStyle w:val="CommentText"/>
              <w:spacing w:before="60" w:after="60"/>
              <w:rPr>
                <w:rFonts w:cs="Arial"/>
                <w:sz w:val="18"/>
              </w:rPr>
            </w:pPr>
            <w:r w:rsidRPr="00D257D0">
              <w:rPr>
                <w:rFonts w:cs="Arial"/>
                <w:sz w:val="18"/>
              </w:rPr>
              <w:t>NMS.MA.IVR.001</w:t>
            </w:r>
          </w:p>
        </w:tc>
        <w:tc>
          <w:tcPr>
            <w:tcW w:w="3686" w:type="dxa"/>
          </w:tcPr>
          <w:p w14:paraId="19896079" w14:textId="77777777" w:rsidR="00C3028F" w:rsidRPr="00D257D0" w:rsidRDefault="00C3028F" w:rsidP="00F72B8E">
            <w:pPr>
              <w:pStyle w:val="CommentText"/>
              <w:spacing w:before="60" w:after="60"/>
              <w:rPr>
                <w:rFonts w:cs="Arial"/>
                <w:sz w:val="18"/>
              </w:rPr>
            </w:pPr>
            <w:r w:rsidRPr="00D257D0">
              <w:rPr>
                <w:rFonts w:cs="Arial"/>
                <w:sz w:val="18"/>
              </w:rPr>
              <w:t xml:space="preserve">MA course shall have simple </w:t>
            </w:r>
            <w:r w:rsidR="00F72B8E" w:rsidRPr="00D257D0">
              <w:rPr>
                <w:rFonts w:cs="Arial"/>
                <w:sz w:val="18"/>
              </w:rPr>
              <w:t>DTMF options</w:t>
            </w:r>
            <w:r w:rsidRPr="00D257D0">
              <w:rPr>
                <w:rFonts w:cs="Arial"/>
                <w:sz w:val="18"/>
              </w:rPr>
              <w:t xml:space="preserve"> for easy handling and navigation of </w:t>
            </w:r>
            <w:r w:rsidR="00E51CF9" w:rsidRPr="00D257D0">
              <w:rPr>
                <w:rFonts w:cs="Arial"/>
                <w:sz w:val="18"/>
              </w:rPr>
              <w:t>F</w:t>
            </w:r>
            <w:r w:rsidRPr="00D257D0">
              <w:rPr>
                <w:rFonts w:cs="Arial"/>
                <w:sz w:val="18"/>
              </w:rPr>
              <w:t>LW.</w:t>
            </w:r>
          </w:p>
        </w:tc>
        <w:tc>
          <w:tcPr>
            <w:tcW w:w="2551" w:type="dxa"/>
          </w:tcPr>
          <w:p w14:paraId="4646BE80" w14:textId="77777777" w:rsidR="00C3028F" w:rsidRPr="00D257D0" w:rsidRDefault="00E51CF9" w:rsidP="009426A4">
            <w:pPr>
              <w:pStyle w:val="CommentText"/>
              <w:spacing w:before="60" w:after="60"/>
              <w:rPr>
                <w:rFonts w:cs="Arial"/>
                <w:sz w:val="18"/>
              </w:rPr>
            </w:pPr>
            <w:r w:rsidRPr="00D257D0">
              <w:rPr>
                <w:rFonts w:cs="Arial"/>
                <w:sz w:val="18"/>
              </w:rPr>
              <w:t>This is based on the premise that the FLW are</w:t>
            </w:r>
            <w:r w:rsidR="009B01FC" w:rsidRPr="00D257D0">
              <w:rPr>
                <w:rFonts w:cs="Arial"/>
                <w:sz w:val="18"/>
              </w:rPr>
              <w:t xml:space="preserve"> typically</w:t>
            </w:r>
            <w:r w:rsidRPr="00D257D0">
              <w:rPr>
                <w:rFonts w:cs="Arial"/>
                <w:sz w:val="18"/>
              </w:rPr>
              <w:t xml:space="preserve"> middle-aged</w:t>
            </w:r>
            <w:r w:rsidR="009B01FC" w:rsidRPr="00D257D0">
              <w:rPr>
                <w:rFonts w:cs="Arial"/>
                <w:sz w:val="18"/>
              </w:rPr>
              <w:t xml:space="preserve"> </w:t>
            </w:r>
            <w:r w:rsidR="00F72B8E" w:rsidRPr="00D257D0">
              <w:rPr>
                <w:rFonts w:cs="Arial"/>
                <w:sz w:val="18"/>
              </w:rPr>
              <w:t xml:space="preserve">rural women </w:t>
            </w:r>
            <w:r w:rsidRPr="00D257D0">
              <w:rPr>
                <w:rFonts w:cs="Arial"/>
                <w:sz w:val="18"/>
              </w:rPr>
              <w:t>with education up</w:t>
            </w:r>
            <w:r w:rsidR="006F7C09" w:rsidRPr="00D257D0">
              <w:rPr>
                <w:rFonts w:cs="Arial"/>
                <w:sz w:val="18"/>
              </w:rPr>
              <w:t xml:space="preserve"> </w:t>
            </w:r>
            <w:r w:rsidRPr="00D257D0">
              <w:rPr>
                <w:rFonts w:cs="Arial"/>
                <w:sz w:val="18"/>
              </w:rPr>
              <w:t>to grade XII.</w:t>
            </w:r>
          </w:p>
          <w:p w14:paraId="2307055A" w14:textId="77777777" w:rsidR="00AC1865" w:rsidRPr="00D257D0" w:rsidRDefault="00AC1865" w:rsidP="009426A4">
            <w:pPr>
              <w:pStyle w:val="CommentText"/>
              <w:spacing w:before="60" w:after="60"/>
              <w:rPr>
                <w:rFonts w:cs="Arial"/>
                <w:sz w:val="18"/>
                <w:lang w:val="en-IN"/>
              </w:rPr>
            </w:pPr>
            <w:r w:rsidRPr="00D257D0">
              <w:rPr>
                <w:rFonts w:cs="Arial"/>
                <w:sz w:val="18"/>
              </w:rPr>
              <w:t xml:space="preserve">Typical IVR menu shall have two </w:t>
            </w:r>
            <w:r w:rsidR="004A6334" w:rsidRPr="00D257D0">
              <w:rPr>
                <w:rFonts w:cs="Arial"/>
                <w:sz w:val="18"/>
              </w:rPr>
              <w:t xml:space="preserve">DTMF </w:t>
            </w:r>
            <w:r w:rsidRPr="00D257D0">
              <w:rPr>
                <w:rFonts w:cs="Arial"/>
                <w:sz w:val="18"/>
              </w:rPr>
              <w:t>options</w:t>
            </w:r>
            <w:r w:rsidR="004A6334" w:rsidRPr="00D257D0">
              <w:rPr>
                <w:rFonts w:cs="Arial"/>
                <w:sz w:val="18"/>
              </w:rPr>
              <w:t xml:space="preserve"> to take user inputs</w:t>
            </w:r>
            <w:r w:rsidRPr="00D257D0">
              <w:rPr>
                <w:rFonts w:cs="Arial"/>
                <w:sz w:val="18"/>
              </w:rPr>
              <w:t>.</w:t>
            </w:r>
          </w:p>
        </w:tc>
        <w:tc>
          <w:tcPr>
            <w:tcW w:w="1418" w:type="dxa"/>
          </w:tcPr>
          <w:p w14:paraId="5F6500CB" w14:textId="77777777" w:rsidR="00C3028F" w:rsidRPr="00D257D0" w:rsidRDefault="00C3028F" w:rsidP="009426A4">
            <w:pPr>
              <w:pStyle w:val="CommentText"/>
              <w:spacing w:before="60" w:after="60"/>
              <w:rPr>
                <w:rFonts w:cs="Arial"/>
                <w:sz w:val="18"/>
              </w:rPr>
            </w:pPr>
            <w:r w:rsidRPr="00D257D0">
              <w:rPr>
                <w:rFonts w:cs="Arial"/>
                <w:sz w:val="18"/>
              </w:rPr>
              <w:t>Draft</w:t>
            </w:r>
          </w:p>
        </w:tc>
      </w:tr>
      <w:tr w:rsidR="008F5FBF" w:rsidRPr="00D257D0" w14:paraId="521824C5" w14:textId="77777777" w:rsidTr="00E81F89">
        <w:trPr>
          <w:trHeight w:val="350"/>
        </w:trPr>
        <w:tc>
          <w:tcPr>
            <w:tcW w:w="1951" w:type="dxa"/>
          </w:tcPr>
          <w:p w14:paraId="6273E2F7" w14:textId="77777777" w:rsidR="008F5FBF" w:rsidRPr="00D257D0" w:rsidRDefault="008F5FBF" w:rsidP="009426A4">
            <w:pPr>
              <w:pStyle w:val="CommentText"/>
              <w:spacing w:before="60" w:after="60"/>
              <w:rPr>
                <w:rFonts w:cs="Arial"/>
                <w:sz w:val="18"/>
              </w:rPr>
            </w:pPr>
            <w:r w:rsidRPr="00D257D0">
              <w:rPr>
                <w:rFonts w:cs="Arial"/>
                <w:sz w:val="18"/>
              </w:rPr>
              <w:t>NMS.MA.IVR</w:t>
            </w:r>
            <w:r w:rsidR="009B01FC" w:rsidRPr="00D257D0">
              <w:rPr>
                <w:rFonts w:cs="Arial"/>
                <w:sz w:val="18"/>
              </w:rPr>
              <w:t>.002</w:t>
            </w:r>
          </w:p>
        </w:tc>
        <w:tc>
          <w:tcPr>
            <w:tcW w:w="3686" w:type="dxa"/>
          </w:tcPr>
          <w:p w14:paraId="12D71073" w14:textId="77777777" w:rsidR="008F5FBF" w:rsidRPr="00D257D0" w:rsidRDefault="00DA3F63" w:rsidP="003B63C3">
            <w:pPr>
              <w:pStyle w:val="CommentText"/>
              <w:spacing w:before="60" w:after="60"/>
              <w:rPr>
                <w:rFonts w:cs="Arial"/>
                <w:sz w:val="18"/>
              </w:rPr>
            </w:pPr>
            <w:r w:rsidRPr="00D257D0">
              <w:rPr>
                <w:rFonts w:cs="Arial"/>
                <w:sz w:val="18"/>
              </w:rPr>
              <w:t>T</w:t>
            </w:r>
            <w:r w:rsidR="00F80A7A" w:rsidRPr="00D257D0">
              <w:rPr>
                <w:rFonts w:cs="Arial"/>
                <w:sz w:val="18"/>
              </w:rPr>
              <w:t xml:space="preserve">he IVR menu of MA service </w:t>
            </w:r>
            <w:r w:rsidRPr="00D257D0">
              <w:rPr>
                <w:rFonts w:cs="Arial"/>
                <w:sz w:val="18"/>
              </w:rPr>
              <w:t>shall move ahead if the user does not provide any input twice</w:t>
            </w:r>
            <w:r w:rsidR="00CA7EF6" w:rsidRPr="00D257D0">
              <w:rPr>
                <w:rFonts w:cs="Arial"/>
                <w:sz w:val="18"/>
              </w:rPr>
              <w:t xml:space="preserve"> or if the user provides any wrong input</w:t>
            </w:r>
            <w:r w:rsidRPr="00D257D0">
              <w:rPr>
                <w:rFonts w:cs="Arial"/>
                <w:sz w:val="18"/>
              </w:rPr>
              <w:t>.</w:t>
            </w:r>
          </w:p>
        </w:tc>
        <w:tc>
          <w:tcPr>
            <w:tcW w:w="2551" w:type="dxa"/>
          </w:tcPr>
          <w:p w14:paraId="5F9EC2C6" w14:textId="77777777" w:rsidR="008F5FBF" w:rsidRPr="00D257D0" w:rsidRDefault="00F93EBB" w:rsidP="00523EAD">
            <w:pPr>
              <w:pStyle w:val="CommentText"/>
              <w:spacing w:before="60" w:after="60"/>
              <w:rPr>
                <w:rFonts w:cs="Arial"/>
                <w:sz w:val="18"/>
                <w:lang w:val="en-IN"/>
              </w:rPr>
            </w:pPr>
            <w:r w:rsidRPr="00D257D0">
              <w:rPr>
                <w:rFonts w:cs="Arial"/>
                <w:sz w:val="18"/>
                <w:lang w:val="en-IN"/>
              </w:rPr>
              <w:t xml:space="preserve">Consequently, after expiry of two loops of </w:t>
            </w:r>
            <w:r w:rsidR="00523EAD" w:rsidRPr="00D257D0">
              <w:rPr>
                <w:rFonts w:cs="Arial"/>
                <w:sz w:val="18"/>
                <w:lang w:val="en-IN"/>
              </w:rPr>
              <w:t xml:space="preserve">12 </w:t>
            </w:r>
            <w:r w:rsidRPr="00D257D0">
              <w:rPr>
                <w:rFonts w:cs="Arial"/>
                <w:sz w:val="18"/>
                <w:lang w:val="en-IN"/>
              </w:rPr>
              <w:t>seconds, the IVR shall deem to have got inputs to proceed.</w:t>
            </w:r>
          </w:p>
        </w:tc>
        <w:tc>
          <w:tcPr>
            <w:tcW w:w="1418" w:type="dxa"/>
          </w:tcPr>
          <w:p w14:paraId="68A30C34" w14:textId="77777777" w:rsidR="008F5FBF" w:rsidRPr="00D257D0" w:rsidRDefault="008F5FBF" w:rsidP="009426A4">
            <w:pPr>
              <w:pStyle w:val="CommentText"/>
              <w:spacing w:before="60" w:after="60"/>
              <w:rPr>
                <w:rFonts w:cs="Arial"/>
                <w:sz w:val="18"/>
              </w:rPr>
            </w:pPr>
            <w:r w:rsidRPr="00D257D0">
              <w:rPr>
                <w:rFonts w:cs="Arial"/>
                <w:sz w:val="18"/>
              </w:rPr>
              <w:t>Draft</w:t>
            </w:r>
          </w:p>
        </w:tc>
      </w:tr>
      <w:tr w:rsidR="000F07FB" w:rsidRPr="00D257D0" w14:paraId="03CE246D" w14:textId="77777777" w:rsidTr="00E81F89">
        <w:trPr>
          <w:trHeight w:val="350"/>
        </w:trPr>
        <w:tc>
          <w:tcPr>
            <w:tcW w:w="1951" w:type="dxa"/>
          </w:tcPr>
          <w:p w14:paraId="03477967" w14:textId="77777777" w:rsidR="000F07FB" w:rsidRPr="00D257D0" w:rsidRDefault="000F07FB" w:rsidP="009426A4">
            <w:pPr>
              <w:pStyle w:val="CommentText"/>
              <w:spacing w:before="60" w:after="60"/>
              <w:rPr>
                <w:rFonts w:cs="Arial"/>
                <w:sz w:val="18"/>
              </w:rPr>
            </w:pPr>
            <w:r w:rsidRPr="00D257D0">
              <w:rPr>
                <w:rFonts w:cs="Arial"/>
                <w:sz w:val="18"/>
              </w:rPr>
              <w:t>NMS.MA.IVR.003</w:t>
            </w:r>
          </w:p>
        </w:tc>
        <w:tc>
          <w:tcPr>
            <w:tcW w:w="3686" w:type="dxa"/>
          </w:tcPr>
          <w:p w14:paraId="6809241B" w14:textId="77777777"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A63707" w:rsidRPr="00D257D0">
              <w:rPr>
                <w:rFonts w:cs="Arial"/>
                <w:sz w:val="18"/>
              </w:rPr>
              <w:fldChar w:fldCharType="begin"/>
            </w:r>
            <w:r w:rsidRPr="00D257D0">
              <w:rPr>
                <w:rFonts w:cs="Arial"/>
                <w:sz w:val="18"/>
              </w:rPr>
              <w:instrText xml:space="preserve"> REF _Ref405292583 \h </w:instrText>
            </w:r>
            <w:r w:rsidR="00B96C23" w:rsidRPr="00D257D0">
              <w:rPr>
                <w:rFonts w:cs="Arial"/>
                <w:sz w:val="18"/>
              </w:rPr>
              <w:instrText xml:space="preserve"> \* MERGEFORMAT </w:instrText>
            </w:r>
            <w:r w:rsidR="00A63707" w:rsidRPr="00D257D0">
              <w:rPr>
                <w:rFonts w:cs="Arial"/>
                <w:sz w:val="18"/>
              </w:rPr>
            </w:r>
            <w:r w:rsidR="00A63707" w:rsidRPr="00D257D0">
              <w:rPr>
                <w:rFonts w:cs="Arial"/>
                <w:sz w:val="18"/>
              </w:rPr>
              <w:fldChar w:fldCharType="separate"/>
            </w:r>
            <w:r w:rsidRPr="00D257D0">
              <w:rPr>
                <w:rFonts w:cs="Arial"/>
                <w:sz w:val="18"/>
              </w:rPr>
              <w:t>Welcome Message and First Time Access Call Flow</w:t>
            </w:r>
            <w:r w:rsidR="00A63707"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14:paraId="41BB08C9"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3F4CE3DB" w14:textId="77777777" w:rsidR="000F07FB" w:rsidRPr="00D257D0" w:rsidRDefault="000F07FB" w:rsidP="009426A4">
            <w:pPr>
              <w:pStyle w:val="CommentText"/>
              <w:spacing w:before="60" w:after="60"/>
              <w:rPr>
                <w:rFonts w:cs="Arial"/>
                <w:sz w:val="18"/>
              </w:rPr>
            </w:pPr>
            <w:r w:rsidRPr="00D257D0">
              <w:rPr>
                <w:rFonts w:cs="Arial"/>
                <w:sz w:val="18"/>
              </w:rPr>
              <w:t>Draft</w:t>
            </w:r>
          </w:p>
        </w:tc>
      </w:tr>
      <w:tr w:rsidR="000F07FB" w:rsidRPr="00D257D0" w14:paraId="2E91C40F" w14:textId="77777777" w:rsidTr="00E81F89">
        <w:trPr>
          <w:trHeight w:val="350"/>
        </w:trPr>
        <w:tc>
          <w:tcPr>
            <w:tcW w:w="1951" w:type="dxa"/>
          </w:tcPr>
          <w:p w14:paraId="1658113D" w14:textId="77777777" w:rsidR="000F07FB" w:rsidRPr="00D257D0" w:rsidRDefault="000F07FB" w:rsidP="009426A4">
            <w:pPr>
              <w:pStyle w:val="CommentText"/>
              <w:spacing w:before="60" w:after="60"/>
              <w:rPr>
                <w:rFonts w:cs="Arial"/>
                <w:sz w:val="18"/>
              </w:rPr>
            </w:pPr>
            <w:r w:rsidRPr="00D257D0">
              <w:rPr>
                <w:rFonts w:cs="Arial"/>
                <w:sz w:val="18"/>
              </w:rPr>
              <w:t>NMS.MA.IVR.004</w:t>
            </w:r>
          </w:p>
        </w:tc>
        <w:tc>
          <w:tcPr>
            <w:tcW w:w="3686" w:type="dxa"/>
          </w:tcPr>
          <w:p w14:paraId="4B9A0802" w14:textId="77777777"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A63707" w:rsidRPr="00D257D0">
              <w:rPr>
                <w:rFonts w:cs="Arial"/>
                <w:sz w:val="18"/>
              </w:rPr>
              <w:fldChar w:fldCharType="begin"/>
            </w:r>
            <w:r w:rsidRPr="00D257D0">
              <w:rPr>
                <w:rFonts w:cs="Arial"/>
                <w:sz w:val="18"/>
              </w:rPr>
              <w:instrText xml:space="preserve"> REF _Ref405292643 \h </w:instrText>
            </w:r>
            <w:r w:rsidR="00B96C23" w:rsidRPr="00D257D0">
              <w:rPr>
                <w:rFonts w:cs="Arial"/>
                <w:sz w:val="18"/>
              </w:rPr>
              <w:instrText xml:space="preserve"> \* MERGEFORMAT </w:instrText>
            </w:r>
            <w:r w:rsidR="00A63707" w:rsidRPr="00D257D0">
              <w:rPr>
                <w:rFonts w:cs="Arial"/>
                <w:sz w:val="18"/>
              </w:rPr>
            </w:r>
            <w:r w:rsidR="00A63707" w:rsidRPr="00D257D0">
              <w:rPr>
                <w:rFonts w:cs="Arial"/>
                <w:sz w:val="18"/>
              </w:rPr>
              <w:fldChar w:fldCharType="separate"/>
            </w:r>
            <w:r w:rsidRPr="00D257D0">
              <w:rPr>
                <w:rFonts w:cs="Arial"/>
                <w:sz w:val="18"/>
              </w:rPr>
              <w:t>Course and Bookmark Call Flow</w:t>
            </w:r>
            <w:r w:rsidR="00A63707"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14:paraId="6F320D11"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6E2C24EF" w14:textId="77777777" w:rsidR="000F07FB" w:rsidRPr="00D257D0" w:rsidRDefault="000F07FB" w:rsidP="009426A4">
            <w:pPr>
              <w:pStyle w:val="CommentText"/>
              <w:spacing w:before="60" w:after="60"/>
              <w:rPr>
                <w:rFonts w:cs="Arial"/>
                <w:sz w:val="18"/>
              </w:rPr>
            </w:pPr>
            <w:r w:rsidRPr="00D257D0">
              <w:rPr>
                <w:rFonts w:cs="Arial"/>
                <w:sz w:val="18"/>
              </w:rPr>
              <w:t>Draft</w:t>
            </w:r>
          </w:p>
        </w:tc>
      </w:tr>
      <w:tr w:rsidR="000F07FB" w:rsidRPr="00D257D0" w14:paraId="273DF906" w14:textId="77777777" w:rsidTr="00E81F89">
        <w:trPr>
          <w:trHeight w:val="350"/>
        </w:trPr>
        <w:tc>
          <w:tcPr>
            <w:tcW w:w="1951" w:type="dxa"/>
          </w:tcPr>
          <w:p w14:paraId="291B4832" w14:textId="77777777" w:rsidR="000F07FB" w:rsidRPr="00D257D0" w:rsidRDefault="000F07FB" w:rsidP="009426A4">
            <w:pPr>
              <w:pStyle w:val="CommentText"/>
              <w:spacing w:before="60" w:after="60"/>
              <w:rPr>
                <w:rFonts w:cs="Arial"/>
                <w:sz w:val="18"/>
              </w:rPr>
            </w:pPr>
            <w:r w:rsidRPr="00D257D0">
              <w:rPr>
                <w:rFonts w:cs="Arial"/>
                <w:sz w:val="18"/>
              </w:rPr>
              <w:t>NMS.MA.IVR.005</w:t>
            </w:r>
          </w:p>
        </w:tc>
        <w:tc>
          <w:tcPr>
            <w:tcW w:w="3686" w:type="dxa"/>
          </w:tcPr>
          <w:p w14:paraId="16AD6A5A" w14:textId="77777777" w:rsidR="000F07FB" w:rsidRPr="00D257D0" w:rsidRDefault="000F07FB" w:rsidP="00804357">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804357" w:rsidRPr="00D257D0">
              <w:rPr>
                <w:rFonts w:cs="Arial"/>
                <w:sz w:val="18"/>
              </w:rPr>
              <w:fldChar w:fldCharType="begin"/>
            </w:r>
            <w:r w:rsidR="00804357" w:rsidRPr="00D257D0">
              <w:rPr>
                <w:rFonts w:cs="Arial"/>
                <w:sz w:val="18"/>
              </w:rPr>
              <w:instrText xml:space="preserve"> REF _Ref408565277 \h </w:instrText>
            </w:r>
            <w:r w:rsidR="00D257D0">
              <w:rPr>
                <w:rFonts w:cs="Arial"/>
                <w:sz w:val="18"/>
              </w:rPr>
              <w:instrText xml:space="preserve"> \* MERGEFORMAT </w:instrText>
            </w:r>
            <w:r w:rsidR="00804357" w:rsidRPr="00D257D0">
              <w:rPr>
                <w:rFonts w:cs="Arial"/>
                <w:sz w:val="18"/>
              </w:rPr>
            </w:r>
            <w:r w:rsidR="00804357" w:rsidRPr="00D257D0">
              <w:rPr>
                <w:rFonts w:cs="Arial"/>
                <w:sz w:val="18"/>
              </w:rPr>
              <w:fldChar w:fldCharType="separate"/>
            </w:r>
            <w:r w:rsidR="00804357" w:rsidRPr="00D257D0">
              <w:rPr>
                <w:szCs w:val="18"/>
              </w:rPr>
              <w:t>Course Completion and Certification Call Flow</w:t>
            </w:r>
            <w:r w:rsidR="00804357"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14:paraId="15D5BD6A"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43D04042" w14:textId="77777777" w:rsidR="000F07FB" w:rsidRPr="00D257D0" w:rsidRDefault="000F07FB" w:rsidP="009426A4">
            <w:pPr>
              <w:pStyle w:val="CommentText"/>
              <w:spacing w:before="60" w:after="60"/>
              <w:rPr>
                <w:rFonts w:cs="Arial"/>
                <w:sz w:val="18"/>
              </w:rPr>
            </w:pPr>
            <w:r w:rsidRPr="00D257D0">
              <w:rPr>
                <w:rFonts w:cs="Arial"/>
                <w:sz w:val="18"/>
              </w:rPr>
              <w:t>Draft</w:t>
            </w:r>
          </w:p>
        </w:tc>
      </w:tr>
      <w:tr w:rsidR="00FB6E1A" w:rsidRPr="00D257D0" w14:paraId="33A2B17B" w14:textId="77777777" w:rsidTr="00E81F89">
        <w:trPr>
          <w:trHeight w:val="350"/>
        </w:trPr>
        <w:tc>
          <w:tcPr>
            <w:tcW w:w="1951" w:type="dxa"/>
          </w:tcPr>
          <w:p w14:paraId="0F8714E1" w14:textId="77777777" w:rsidR="00FB6E1A" w:rsidRPr="00D257D0" w:rsidRDefault="00FB6E1A" w:rsidP="00A90474">
            <w:pPr>
              <w:pStyle w:val="CommentText"/>
              <w:spacing w:before="60" w:after="60"/>
              <w:rPr>
                <w:rFonts w:cs="Arial"/>
                <w:sz w:val="18"/>
              </w:rPr>
            </w:pPr>
            <w:r w:rsidRPr="00D257D0">
              <w:rPr>
                <w:rFonts w:cs="Arial"/>
                <w:sz w:val="18"/>
              </w:rPr>
              <w:t>NMS.MA.IVR.006</w:t>
            </w:r>
          </w:p>
        </w:tc>
        <w:tc>
          <w:tcPr>
            <w:tcW w:w="3686" w:type="dxa"/>
          </w:tcPr>
          <w:p w14:paraId="4C38A9F8" w14:textId="77777777" w:rsidR="00FB6E1A" w:rsidRPr="00D257D0" w:rsidRDefault="005403E0" w:rsidP="005403E0">
            <w:pPr>
              <w:pStyle w:val="CommentText"/>
              <w:spacing w:before="60" w:after="60"/>
              <w:rPr>
                <w:rFonts w:cs="Arial"/>
                <w:sz w:val="18"/>
              </w:rPr>
            </w:pPr>
            <w:r w:rsidRPr="00D257D0">
              <w:rPr>
                <w:rFonts w:cs="Arial"/>
                <w:sz w:val="18"/>
              </w:rPr>
              <w:t>If there is service capping, t</w:t>
            </w:r>
            <w:r w:rsidR="00FB6E1A" w:rsidRPr="00D257D0">
              <w:rPr>
                <w:rFonts w:cs="Arial"/>
                <w:sz w:val="18"/>
              </w:rPr>
              <w:t>he MA IVR menu tree shall play “end of usage” message if the usage for month is exhausted. If the message has already been played twice in a month, then the message shall not be played again and the call shall be disconnected.</w:t>
            </w:r>
          </w:p>
        </w:tc>
        <w:tc>
          <w:tcPr>
            <w:tcW w:w="2551" w:type="dxa"/>
          </w:tcPr>
          <w:p w14:paraId="34DD6BB5" w14:textId="77777777" w:rsidR="00FB6E1A" w:rsidRPr="00D257D0" w:rsidRDefault="00FB6E1A" w:rsidP="00A90474">
            <w:pPr>
              <w:pStyle w:val="CommentText"/>
              <w:spacing w:before="60" w:after="60"/>
              <w:rPr>
                <w:rFonts w:cs="Arial"/>
                <w:sz w:val="18"/>
                <w:lang w:val="en-IN"/>
              </w:rPr>
            </w:pPr>
          </w:p>
        </w:tc>
        <w:tc>
          <w:tcPr>
            <w:tcW w:w="1418" w:type="dxa"/>
          </w:tcPr>
          <w:p w14:paraId="2D79C5B6" w14:textId="77777777" w:rsidR="00FB6E1A" w:rsidRPr="00D257D0" w:rsidRDefault="00FB6E1A" w:rsidP="00A90474">
            <w:pPr>
              <w:pStyle w:val="CommentText"/>
              <w:spacing w:before="60" w:after="60"/>
              <w:rPr>
                <w:rFonts w:cs="Arial"/>
                <w:sz w:val="18"/>
              </w:rPr>
            </w:pPr>
            <w:r w:rsidRPr="00D257D0">
              <w:rPr>
                <w:rFonts w:cs="Arial"/>
                <w:sz w:val="18"/>
              </w:rPr>
              <w:t>Draft</w:t>
            </w:r>
          </w:p>
        </w:tc>
      </w:tr>
    </w:tbl>
    <w:p w14:paraId="037F97C6" w14:textId="77777777" w:rsidR="000B3888" w:rsidRPr="00D257D0" w:rsidRDefault="000B3888" w:rsidP="00852BAD">
      <w:pPr>
        <w:pStyle w:val="Heading3"/>
      </w:pPr>
      <w:bookmarkStart w:id="73" w:name="_Toc411545787"/>
      <w:r w:rsidRPr="00D257D0">
        <w:t>Bookmark Handling</w:t>
      </w:r>
      <w:bookmarkEnd w:id="7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54289A" w:rsidRPr="00D257D0" w14:paraId="6F57A153" w14:textId="77777777" w:rsidTr="003A7443">
        <w:tc>
          <w:tcPr>
            <w:tcW w:w="1951" w:type="dxa"/>
            <w:shd w:val="clear" w:color="auto" w:fill="D9D9D9" w:themeFill="background1" w:themeFillShade="D9"/>
          </w:tcPr>
          <w:p w14:paraId="50EE4379" w14:textId="77777777" w:rsidR="0054289A" w:rsidRPr="00D257D0" w:rsidRDefault="0054289A"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5F9F49CE" w14:textId="77777777" w:rsidR="0054289A" w:rsidRPr="00D257D0" w:rsidRDefault="0054289A"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CDF3D4C" w14:textId="77777777" w:rsidR="0054289A" w:rsidRPr="00D257D0" w:rsidRDefault="0054289A"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B3F882B" w14:textId="77777777" w:rsidR="0054289A" w:rsidRPr="00D257D0" w:rsidRDefault="0054289A" w:rsidP="009426A4">
            <w:pPr>
              <w:pStyle w:val="CommentText"/>
              <w:spacing w:before="60" w:after="60"/>
              <w:rPr>
                <w:rFonts w:cs="Arial"/>
                <w:b/>
                <w:sz w:val="18"/>
              </w:rPr>
            </w:pPr>
            <w:r w:rsidRPr="00D257D0">
              <w:rPr>
                <w:rFonts w:cs="Arial"/>
                <w:b/>
                <w:sz w:val="18"/>
              </w:rPr>
              <w:t>Status</w:t>
            </w:r>
          </w:p>
        </w:tc>
      </w:tr>
      <w:tr w:rsidR="0054289A" w:rsidRPr="00D257D0" w14:paraId="58E641A1" w14:textId="77777777" w:rsidTr="003A7443">
        <w:trPr>
          <w:trHeight w:val="350"/>
        </w:trPr>
        <w:tc>
          <w:tcPr>
            <w:tcW w:w="1951" w:type="dxa"/>
          </w:tcPr>
          <w:p w14:paraId="0FD4E6D7" w14:textId="77777777" w:rsidR="0054289A" w:rsidRPr="00D257D0" w:rsidRDefault="0054289A" w:rsidP="009426A4">
            <w:pPr>
              <w:pStyle w:val="CommentText"/>
              <w:spacing w:before="60" w:after="60"/>
              <w:rPr>
                <w:rFonts w:cs="Arial"/>
                <w:sz w:val="18"/>
              </w:rPr>
            </w:pPr>
            <w:r w:rsidRPr="00D257D0">
              <w:rPr>
                <w:rFonts w:cs="Arial"/>
                <w:sz w:val="18"/>
              </w:rPr>
              <w:t>NMS.MA.</w:t>
            </w:r>
            <w:r w:rsidR="00C3463A" w:rsidRPr="00D257D0">
              <w:rPr>
                <w:rFonts w:cs="Arial"/>
                <w:sz w:val="18"/>
              </w:rPr>
              <w:t>BKMK</w:t>
            </w:r>
            <w:r w:rsidRPr="00D257D0">
              <w:rPr>
                <w:rFonts w:cs="Arial"/>
                <w:sz w:val="18"/>
              </w:rPr>
              <w:t>.001</w:t>
            </w:r>
          </w:p>
        </w:tc>
        <w:tc>
          <w:tcPr>
            <w:tcW w:w="3686" w:type="dxa"/>
          </w:tcPr>
          <w:p w14:paraId="75A878FB" w14:textId="77777777" w:rsidR="0054289A" w:rsidRPr="00D257D0" w:rsidRDefault="0054289A" w:rsidP="009426A4">
            <w:pPr>
              <w:pStyle w:val="CommentText"/>
              <w:spacing w:before="60" w:after="60"/>
              <w:rPr>
                <w:rFonts w:cs="Arial"/>
                <w:sz w:val="18"/>
              </w:rPr>
            </w:pPr>
            <w:r w:rsidRPr="00D257D0">
              <w:rPr>
                <w:rFonts w:cs="Arial"/>
                <w:sz w:val="18"/>
              </w:rPr>
              <w:t xml:space="preserve">MA </w:t>
            </w:r>
            <w:r w:rsidR="00E10241" w:rsidRPr="00D257D0">
              <w:rPr>
                <w:rFonts w:cs="Arial"/>
                <w:sz w:val="18"/>
              </w:rPr>
              <w:t>service shall support course bookmarking whereby user can start or stop the course anytime without having to repeat the previously completed parts (as per last bookmarked position).</w:t>
            </w:r>
          </w:p>
        </w:tc>
        <w:tc>
          <w:tcPr>
            <w:tcW w:w="2551" w:type="dxa"/>
          </w:tcPr>
          <w:p w14:paraId="5B361BD6" w14:textId="77777777" w:rsidR="0054289A" w:rsidRPr="00D257D0" w:rsidRDefault="0054289A" w:rsidP="009426A4">
            <w:pPr>
              <w:pStyle w:val="CommentText"/>
              <w:spacing w:before="60" w:after="60"/>
              <w:rPr>
                <w:rFonts w:cs="Arial"/>
                <w:sz w:val="18"/>
                <w:lang w:val="en-IN"/>
              </w:rPr>
            </w:pPr>
          </w:p>
        </w:tc>
        <w:tc>
          <w:tcPr>
            <w:tcW w:w="1418" w:type="dxa"/>
          </w:tcPr>
          <w:p w14:paraId="45D6B4E3" w14:textId="77777777" w:rsidR="0054289A" w:rsidRPr="00D257D0" w:rsidRDefault="0054289A" w:rsidP="009426A4">
            <w:pPr>
              <w:pStyle w:val="CommentText"/>
              <w:spacing w:before="60" w:after="60"/>
              <w:rPr>
                <w:rFonts w:cs="Arial"/>
                <w:sz w:val="18"/>
              </w:rPr>
            </w:pPr>
            <w:r w:rsidRPr="00D257D0">
              <w:rPr>
                <w:rFonts w:cs="Arial"/>
                <w:sz w:val="18"/>
              </w:rPr>
              <w:t>Draft</w:t>
            </w:r>
          </w:p>
        </w:tc>
      </w:tr>
      <w:tr w:rsidR="0054289A" w:rsidRPr="00D257D0" w14:paraId="36FA2079" w14:textId="77777777" w:rsidTr="003A7443">
        <w:trPr>
          <w:trHeight w:val="350"/>
        </w:trPr>
        <w:tc>
          <w:tcPr>
            <w:tcW w:w="1951" w:type="dxa"/>
          </w:tcPr>
          <w:p w14:paraId="14709D2D" w14:textId="77777777" w:rsidR="0054289A" w:rsidRPr="00D257D0" w:rsidRDefault="0054289A" w:rsidP="009426A4">
            <w:pPr>
              <w:pStyle w:val="CommentText"/>
              <w:spacing w:before="60" w:after="60"/>
              <w:rPr>
                <w:rFonts w:cs="Arial"/>
                <w:sz w:val="18"/>
              </w:rPr>
            </w:pPr>
            <w:r w:rsidRPr="00D257D0">
              <w:rPr>
                <w:rFonts w:cs="Arial"/>
                <w:sz w:val="18"/>
              </w:rPr>
              <w:t>NMS.MA.</w:t>
            </w:r>
            <w:r w:rsidR="00C154A1" w:rsidRPr="00D257D0">
              <w:rPr>
                <w:rFonts w:cs="Arial"/>
                <w:sz w:val="18"/>
              </w:rPr>
              <w:t>BKMK</w:t>
            </w:r>
            <w:r w:rsidRPr="00D257D0">
              <w:rPr>
                <w:rFonts w:cs="Arial"/>
                <w:sz w:val="18"/>
              </w:rPr>
              <w:t>.002</w:t>
            </w:r>
          </w:p>
        </w:tc>
        <w:tc>
          <w:tcPr>
            <w:tcW w:w="3686" w:type="dxa"/>
          </w:tcPr>
          <w:p w14:paraId="3F4A791A" w14:textId="77777777" w:rsidR="00C154A1" w:rsidRDefault="00C154A1" w:rsidP="009426A4">
            <w:pPr>
              <w:pStyle w:val="CommentText"/>
              <w:spacing w:before="60" w:after="60"/>
              <w:rPr>
                <w:rFonts w:cs="Arial"/>
                <w:sz w:val="18"/>
              </w:rPr>
            </w:pPr>
            <w:r w:rsidRPr="00D257D0">
              <w:rPr>
                <w:rFonts w:cs="Arial"/>
                <w:sz w:val="18"/>
              </w:rPr>
              <w:t>The realization of bookmarking in MA service shall be realized whereby if the call drops</w:t>
            </w:r>
            <w:r w:rsidR="00D93C8F">
              <w:rPr>
                <w:rFonts w:cs="Arial"/>
                <w:sz w:val="18"/>
              </w:rPr>
              <w:t xml:space="preserve"> during the call</w:t>
            </w:r>
            <w:r w:rsidRPr="00D257D0">
              <w:rPr>
                <w:rFonts w:cs="Arial"/>
                <w:sz w:val="18"/>
              </w:rPr>
              <w:t>,</w:t>
            </w:r>
            <w:r w:rsidR="00D93C8F">
              <w:rPr>
                <w:rFonts w:cs="Arial"/>
                <w:sz w:val="18"/>
              </w:rPr>
              <w:t xml:space="preserve"> the call is restarted from nearest bookmark location.</w:t>
            </w:r>
            <w:r w:rsidRPr="00D257D0">
              <w:rPr>
                <w:rFonts w:cs="Arial"/>
                <w:sz w:val="18"/>
              </w:rPr>
              <w:t xml:space="preserve">  </w:t>
            </w:r>
          </w:p>
          <w:p w14:paraId="2714A54D" w14:textId="77777777" w:rsidR="00D93C8F" w:rsidRPr="00D257D0" w:rsidRDefault="00D93C8F">
            <w:pPr>
              <w:pStyle w:val="CommentText"/>
              <w:spacing w:before="60" w:after="60"/>
              <w:rPr>
                <w:rFonts w:cs="Arial"/>
                <w:sz w:val="18"/>
              </w:rPr>
            </w:pPr>
            <w:r>
              <w:rPr>
                <w:rFonts w:cs="Arial"/>
                <w:sz w:val="18"/>
              </w:rPr>
              <w:t>Exact bookmarking points shall be specified in the MOTECH-IVR interface document.</w:t>
            </w:r>
          </w:p>
        </w:tc>
        <w:tc>
          <w:tcPr>
            <w:tcW w:w="2551" w:type="dxa"/>
          </w:tcPr>
          <w:p w14:paraId="5E16400E" w14:textId="77777777" w:rsidR="0054289A" w:rsidRPr="00D257D0" w:rsidRDefault="0054289A" w:rsidP="009426A4">
            <w:pPr>
              <w:pStyle w:val="CommentText"/>
              <w:spacing w:before="60" w:after="60"/>
              <w:rPr>
                <w:rFonts w:cs="Arial"/>
                <w:sz w:val="18"/>
                <w:lang w:val="en-IN"/>
              </w:rPr>
            </w:pPr>
          </w:p>
        </w:tc>
        <w:tc>
          <w:tcPr>
            <w:tcW w:w="1418" w:type="dxa"/>
          </w:tcPr>
          <w:p w14:paraId="16A4450F" w14:textId="77777777" w:rsidR="0054289A" w:rsidRPr="00D257D0" w:rsidRDefault="0054289A" w:rsidP="009426A4">
            <w:pPr>
              <w:pStyle w:val="CommentText"/>
              <w:spacing w:before="60" w:after="60"/>
              <w:rPr>
                <w:rFonts w:cs="Arial"/>
                <w:sz w:val="18"/>
              </w:rPr>
            </w:pPr>
            <w:r w:rsidRPr="00D257D0">
              <w:rPr>
                <w:rFonts w:cs="Arial"/>
                <w:sz w:val="18"/>
              </w:rPr>
              <w:t>Draft</w:t>
            </w:r>
          </w:p>
        </w:tc>
      </w:tr>
    </w:tbl>
    <w:p w14:paraId="34BC9B7F" w14:textId="77777777" w:rsidR="00AD5483" w:rsidRPr="00D257D0" w:rsidRDefault="000B3888" w:rsidP="00852BAD">
      <w:pPr>
        <w:pStyle w:val="Heading3"/>
      </w:pPr>
      <w:bookmarkStart w:id="74" w:name="_Toc411545788"/>
      <w:r w:rsidRPr="00D257D0">
        <w:t>Reporting</w:t>
      </w:r>
      <w:bookmarkEnd w:id="74"/>
      <w:r w:rsidRPr="00D257D0">
        <w:t xml:space="preserve"> </w:t>
      </w:r>
      <w:r w:rsidR="00AD548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35029" w:rsidRPr="00D257D0" w14:paraId="4170F53D" w14:textId="77777777" w:rsidTr="003A7443">
        <w:tc>
          <w:tcPr>
            <w:tcW w:w="1951" w:type="dxa"/>
            <w:shd w:val="clear" w:color="auto" w:fill="D9D9D9" w:themeFill="background1" w:themeFillShade="D9"/>
          </w:tcPr>
          <w:p w14:paraId="42A6334C" w14:textId="77777777" w:rsidR="00035029" w:rsidRPr="00D257D0" w:rsidRDefault="00035029" w:rsidP="003A7443">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7D0AD47B" w14:textId="77777777" w:rsidR="00035029" w:rsidRPr="00D257D0" w:rsidRDefault="00035029" w:rsidP="003A7443">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38665C7" w14:textId="77777777" w:rsidR="00035029" w:rsidRPr="00D257D0" w:rsidRDefault="00035029" w:rsidP="003A7443">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5FB36C4" w14:textId="77777777" w:rsidR="00035029" w:rsidRPr="00D257D0" w:rsidRDefault="00035029" w:rsidP="003A7443">
            <w:pPr>
              <w:pStyle w:val="CommentText"/>
              <w:spacing w:before="60" w:after="60"/>
              <w:rPr>
                <w:rFonts w:cs="Arial"/>
                <w:b/>
                <w:sz w:val="18"/>
              </w:rPr>
            </w:pPr>
            <w:r w:rsidRPr="00D257D0">
              <w:rPr>
                <w:rFonts w:cs="Arial"/>
                <w:b/>
                <w:sz w:val="18"/>
              </w:rPr>
              <w:t>Status</w:t>
            </w:r>
          </w:p>
        </w:tc>
      </w:tr>
      <w:tr w:rsidR="00B96C23" w:rsidRPr="00D257D0" w14:paraId="4B762039" w14:textId="77777777" w:rsidTr="003A7443">
        <w:trPr>
          <w:trHeight w:val="350"/>
        </w:trPr>
        <w:tc>
          <w:tcPr>
            <w:tcW w:w="1951" w:type="dxa"/>
          </w:tcPr>
          <w:p w14:paraId="257CFEB4" w14:textId="77777777" w:rsidR="00B96C23" w:rsidRPr="00D257D0" w:rsidRDefault="00B96C23" w:rsidP="00527BB8">
            <w:pPr>
              <w:pStyle w:val="CommentText"/>
              <w:spacing w:before="60" w:after="60"/>
              <w:rPr>
                <w:rFonts w:cs="Arial"/>
                <w:sz w:val="18"/>
              </w:rPr>
            </w:pPr>
            <w:r w:rsidRPr="00D257D0">
              <w:rPr>
                <w:rFonts w:cs="Arial"/>
                <w:sz w:val="18"/>
              </w:rPr>
              <w:t>NMS.MA.REP.001</w:t>
            </w:r>
          </w:p>
        </w:tc>
        <w:tc>
          <w:tcPr>
            <w:tcW w:w="3686" w:type="dxa"/>
          </w:tcPr>
          <w:p w14:paraId="4743F530" w14:textId="77777777"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usage report”. The details of the report are specified in Appendix B.</w:t>
            </w:r>
          </w:p>
        </w:tc>
        <w:tc>
          <w:tcPr>
            <w:tcW w:w="2551" w:type="dxa"/>
          </w:tcPr>
          <w:p w14:paraId="15221C50" w14:textId="77777777" w:rsidR="00B96C23" w:rsidRPr="00D257D0" w:rsidRDefault="00B96C23" w:rsidP="00527BB8">
            <w:pPr>
              <w:pStyle w:val="CommentText"/>
              <w:spacing w:before="60" w:after="60"/>
              <w:rPr>
                <w:rFonts w:cs="Arial"/>
                <w:sz w:val="18"/>
                <w:lang w:val="en-IN"/>
              </w:rPr>
            </w:pPr>
          </w:p>
        </w:tc>
        <w:tc>
          <w:tcPr>
            <w:tcW w:w="1418" w:type="dxa"/>
          </w:tcPr>
          <w:p w14:paraId="58A4F5CA"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B96C23" w:rsidRPr="00D257D0" w14:paraId="591FA5C6" w14:textId="77777777" w:rsidTr="003A7443">
        <w:trPr>
          <w:trHeight w:val="350"/>
        </w:trPr>
        <w:tc>
          <w:tcPr>
            <w:tcW w:w="1951" w:type="dxa"/>
          </w:tcPr>
          <w:p w14:paraId="0DBEFC62" w14:textId="77777777" w:rsidR="00B96C23" w:rsidRPr="00D257D0" w:rsidRDefault="00B96C23" w:rsidP="00527BB8">
            <w:pPr>
              <w:pStyle w:val="CommentText"/>
              <w:spacing w:before="60" w:after="60"/>
              <w:rPr>
                <w:rFonts w:cs="Arial"/>
                <w:sz w:val="18"/>
              </w:rPr>
            </w:pPr>
            <w:r w:rsidRPr="00D257D0">
              <w:rPr>
                <w:rFonts w:cs="Arial"/>
                <w:sz w:val="18"/>
              </w:rPr>
              <w:t>NMS.MA.REP.002</w:t>
            </w:r>
          </w:p>
        </w:tc>
        <w:tc>
          <w:tcPr>
            <w:tcW w:w="3686" w:type="dxa"/>
          </w:tcPr>
          <w:p w14:paraId="72E4EEA0" w14:textId="77777777"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repeat visit report”. The details of the report are specified in Appendix B.</w:t>
            </w:r>
          </w:p>
        </w:tc>
        <w:tc>
          <w:tcPr>
            <w:tcW w:w="2551" w:type="dxa"/>
          </w:tcPr>
          <w:p w14:paraId="53A364B6" w14:textId="77777777" w:rsidR="00B96C23" w:rsidRPr="00D257D0" w:rsidRDefault="00B96C23" w:rsidP="00527BB8">
            <w:pPr>
              <w:pStyle w:val="CommentText"/>
              <w:spacing w:before="60" w:after="60"/>
              <w:rPr>
                <w:rFonts w:cs="Arial"/>
                <w:color w:val="FF0000"/>
              </w:rPr>
            </w:pPr>
          </w:p>
        </w:tc>
        <w:tc>
          <w:tcPr>
            <w:tcW w:w="1418" w:type="dxa"/>
          </w:tcPr>
          <w:p w14:paraId="3E5B8C3C"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B96C23" w:rsidRPr="00D257D0" w14:paraId="51849D37" w14:textId="77777777" w:rsidTr="003A7443">
        <w:trPr>
          <w:trHeight w:val="350"/>
        </w:trPr>
        <w:tc>
          <w:tcPr>
            <w:tcW w:w="1951" w:type="dxa"/>
          </w:tcPr>
          <w:p w14:paraId="2E277DD0" w14:textId="77777777" w:rsidR="00B96C23" w:rsidRPr="00D257D0" w:rsidRDefault="00B96C23" w:rsidP="00527BB8">
            <w:pPr>
              <w:pStyle w:val="CommentText"/>
              <w:spacing w:before="60" w:after="60"/>
              <w:rPr>
                <w:rFonts w:cs="Arial"/>
                <w:sz w:val="18"/>
              </w:rPr>
            </w:pPr>
            <w:r w:rsidRPr="00D257D0">
              <w:rPr>
                <w:rFonts w:cs="Arial"/>
                <w:sz w:val="18"/>
              </w:rPr>
              <w:t>NMS.MA.REP.003</w:t>
            </w:r>
          </w:p>
        </w:tc>
        <w:tc>
          <w:tcPr>
            <w:tcW w:w="3686" w:type="dxa"/>
          </w:tcPr>
          <w:p w14:paraId="3C126915" w14:textId="77777777" w:rsidR="00B96C23" w:rsidRPr="00D257D0" w:rsidRDefault="00B96C23" w:rsidP="00527BB8">
            <w:pPr>
              <w:pStyle w:val="CommentText"/>
              <w:spacing w:before="60" w:after="60"/>
              <w:rPr>
                <w:rFonts w:cs="Arial"/>
                <w:sz w:val="18"/>
              </w:rPr>
            </w:pPr>
            <w:r w:rsidRPr="00D257D0">
              <w:rPr>
                <w:rFonts w:cs="Arial"/>
                <w:sz w:val="18"/>
              </w:rPr>
              <w:t xml:space="preserve">MA service shall support creation and handling of “MA Chapter, lesson, </w:t>
            </w:r>
            <w:proofErr w:type="gramStart"/>
            <w:r w:rsidRPr="00D257D0">
              <w:rPr>
                <w:rFonts w:cs="Arial"/>
                <w:sz w:val="18"/>
              </w:rPr>
              <w:t>quiz</w:t>
            </w:r>
            <w:proofErr w:type="gramEnd"/>
            <w:r w:rsidRPr="00D257D0">
              <w:rPr>
                <w:rFonts w:cs="Arial"/>
                <w:sz w:val="18"/>
              </w:rPr>
              <w:t xml:space="preserve"> completion report”. The details of the report are specified in Appendix B.</w:t>
            </w:r>
          </w:p>
        </w:tc>
        <w:tc>
          <w:tcPr>
            <w:tcW w:w="2551" w:type="dxa"/>
          </w:tcPr>
          <w:p w14:paraId="29562046" w14:textId="77777777" w:rsidR="00B96C23" w:rsidRPr="00D257D0" w:rsidRDefault="00B96C23" w:rsidP="00527BB8">
            <w:pPr>
              <w:pStyle w:val="CommentText"/>
              <w:spacing w:before="60" w:after="60"/>
              <w:rPr>
                <w:rFonts w:cs="Arial"/>
                <w:sz w:val="18"/>
              </w:rPr>
            </w:pPr>
          </w:p>
        </w:tc>
        <w:tc>
          <w:tcPr>
            <w:tcW w:w="1418" w:type="dxa"/>
          </w:tcPr>
          <w:p w14:paraId="6820E881"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B96C23" w:rsidRPr="00D257D0" w14:paraId="5BD45F8E" w14:textId="77777777" w:rsidTr="009C723A">
        <w:trPr>
          <w:trHeight w:val="350"/>
        </w:trPr>
        <w:tc>
          <w:tcPr>
            <w:tcW w:w="1951" w:type="dxa"/>
          </w:tcPr>
          <w:p w14:paraId="67902696" w14:textId="77777777" w:rsidR="00B96C23" w:rsidRPr="00D257D0" w:rsidRDefault="00B96C23" w:rsidP="00527BB8">
            <w:pPr>
              <w:pStyle w:val="CommentText"/>
              <w:spacing w:before="60" w:after="60"/>
              <w:rPr>
                <w:rFonts w:cs="Arial"/>
                <w:sz w:val="18"/>
              </w:rPr>
            </w:pPr>
            <w:r w:rsidRPr="00D257D0">
              <w:rPr>
                <w:rFonts w:cs="Arial"/>
                <w:sz w:val="18"/>
              </w:rPr>
              <w:t>NMS.MA.REP.004</w:t>
            </w:r>
          </w:p>
        </w:tc>
        <w:tc>
          <w:tcPr>
            <w:tcW w:w="3686" w:type="dxa"/>
          </w:tcPr>
          <w:p w14:paraId="20254001" w14:textId="77777777" w:rsidR="00B96C23" w:rsidRPr="00D257D0" w:rsidRDefault="00B96C23" w:rsidP="00527BB8">
            <w:pPr>
              <w:pStyle w:val="CommentText"/>
              <w:spacing w:before="60" w:after="60"/>
              <w:rPr>
                <w:rFonts w:cs="Arial"/>
                <w:sz w:val="18"/>
              </w:rPr>
            </w:pPr>
            <w:r w:rsidRPr="00D257D0">
              <w:rPr>
                <w:rFonts w:cs="Arial"/>
                <w:sz w:val="18"/>
              </w:rPr>
              <w:t xml:space="preserve">MA service shall support creation and handling of “MA </w:t>
            </w:r>
            <w:proofErr w:type="gramStart"/>
            <w:r w:rsidRPr="00D257D0">
              <w:rPr>
                <w:rFonts w:cs="Arial"/>
                <w:sz w:val="18"/>
              </w:rPr>
              <w:t>quiz</w:t>
            </w:r>
            <w:proofErr w:type="gramEnd"/>
            <w:r w:rsidRPr="00D257D0">
              <w:rPr>
                <w:rFonts w:cs="Arial"/>
                <w:sz w:val="18"/>
              </w:rPr>
              <w:t xml:space="preserve"> score report”. The details of the report are specified in Appendix B.</w:t>
            </w:r>
          </w:p>
        </w:tc>
        <w:tc>
          <w:tcPr>
            <w:tcW w:w="2551" w:type="dxa"/>
          </w:tcPr>
          <w:p w14:paraId="50153556" w14:textId="77777777" w:rsidR="00B96C23" w:rsidRPr="00D257D0" w:rsidRDefault="00B96C23" w:rsidP="00527BB8">
            <w:pPr>
              <w:pStyle w:val="CommentText"/>
              <w:spacing w:before="60" w:after="60"/>
              <w:rPr>
                <w:rFonts w:cs="Arial"/>
                <w:sz w:val="18"/>
              </w:rPr>
            </w:pPr>
          </w:p>
        </w:tc>
        <w:tc>
          <w:tcPr>
            <w:tcW w:w="1418" w:type="dxa"/>
          </w:tcPr>
          <w:p w14:paraId="58AC0F50"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B96C23" w:rsidRPr="00D257D0" w14:paraId="412A5FC1" w14:textId="77777777" w:rsidTr="003A7443">
        <w:trPr>
          <w:trHeight w:val="350"/>
        </w:trPr>
        <w:tc>
          <w:tcPr>
            <w:tcW w:w="1951" w:type="dxa"/>
          </w:tcPr>
          <w:p w14:paraId="7D62AF36" w14:textId="77777777" w:rsidR="00B96C23" w:rsidRPr="00D257D0" w:rsidRDefault="00B96C23" w:rsidP="00527BB8">
            <w:pPr>
              <w:pStyle w:val="CommentText"/>
              <w:spacing w:before="60" w:after="60"/>
              <w:rPr>
                <w:rFonts w:cs="Arial"/>
                <w:sz w:val="18"/>
              </w:rPr>
            </w:pPr>
            <w:r w:rsidRPr="00D257D0">
              <w:rPr>
                <w:rFonts w:cs="Arial"/>
                <w:sz w:val="18"/>
              </w:rPr>
              <w:t>NMS.MA.REP.005</w:t>
            </w:r>
          </w:p>
        </w:tc>
        <w:tc>
          <w:tcPr>
            <w:tcW w:w="3686" w:type="dxa"/>
          </w:tcPr>
          <w:p w14:paraId="4DE8A8A5" w14:textId="77777777"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“IVR Content Report”. The details of the report are specified in Appendix B.</w:t>
            </w:r>
          </w:p>
        </w:tc>
        <w:tc>
          <w:tcPr>
            <w:tcW w:w="2551" w:type="dxa"/>
          </w:tcPr>
          <w:p w14:paraId="719AAFDC" w14:textId="77777777" w:rsidR="00B96C23" w:rsidRPr="00D257D0" w:rsidRDefault="00B96C23" w:rsidP="00527BB8">
            <w:pPr>
              <w:pStyle w:val="CommentText"/>
              <w:spacing w:before="60" w:after="60"/>
              <w:ind w:left="360"/>
              <w:rPr>
                <w:rFonts w:cs="Arial"/>
                <w:color w:val="FF0000"/>
                <w:sz w:val="18"/>
                <w:lang w:val="en-IN"/>
              </w:rPr>
            </w:pPr>
          </w:p>
        </w:tc>
        <w:tc>
          <w:tcPr>
            <w:tcW w:w="1418" w:type="dxa"/>
          </w:tcPr>
          <w:p w14:paraId="565976AB" w14:textId="77777777" w:rsidR="00B96C23" w:rsidRPr="00D257D0" w:rsidRDefault="00B96C23" w:rsidP="00527BB8">
            <w:pPr>
              <w:pStyle w:val="CommentText"/>
              <w:spacing w:before="60" w:after="60"/>
              <w:rPr>
                <w:rFonts w:cs="Arial"/>
                <w:color w:val="FF0000"/>
                <w:sz w:val="18"/>
              </w:rPr>
            </w:pPr>
            <w:r w:rsidRPr="00D257D0">
              <w:rPr>
                <w:rFonts w:cs="Arial"/>
                <w:sz w:val="18"/>
              </w:rPr>
              <w:t>Draft</w:t>
            </w:r>
          </w:p>
        </w:tc>
      </w:tr>
      <w:tr w:rsidR="00B96C23" w:rsidRPr="00D257D0" w14:paraId="72E73A04" w14:textId="77777777" w:rsidTr="00A90474">
        <w:trPr>
          <w:trHeight w:val="350"/>
        </w:trPr>
        <w:tc>
          <w:tcPr>
            <w:tcW w:w="1951" w:type="dxa"/>
          </w:tcPr>
          <w:p w14:paraId="11A83C98" w14:textId="77777777" w:rsidR="00B96C23" w:rsidRPr="00D257D0" w:rsidRDefault="00B96C23" w:rsidP="00527BB8">
            <w:pPr>
              <w:pStyle w:val="CommentText"/>
              <w:spacing w:before="60" w:after="60"/>
              <w:rPr>
                <w:rFonts w:cs="Arial"/>
                <w:sz w:val="18"/>
              </w:rPr>
            </w:pPr>
            <w:r w:rsidRPr="00D257D0">
              <w:rPr>
                <w:rFonts w:cs="Arial"/>
                <w:sz w:val="18"/>
              </w:rPr>
              <w:t>NMS.MA.REP.006</w:t>
            </w:r>
          </w:p>
        </w:tc>
        <w:tc>
          <w:tcPr>
            <w:tcW w:w="3686" w:type="dxa"/>
          </w:tcPr>
          <w:p w14:paraId="7E293FA6" w14:textId="77777777" w:rsidR="00B96C23" w:rsidRPr="00D257D0" w:rsidRDefault="00B96C23" w:rsidP="00F72B8E">
            <w:pPr>
              <w:pStyle w:val="CommentText"/>
              <w:spacing w:before="60" w:after="60"/>
              <w:rPr>
                <w:rFonts w:cs="Arial"/>
                <w:color w:val="FF0000"/>
                <w:sz w:val="18"/>
              </w:rPr>
            </w:pPr>
            <w:r w:rsidRPr="00D257D0">
              <w:rPr>
                <w:rFonts w:cs="Arial"/>
                <w:sz w:val="18"/>
              </w:rPr>
              <w:t xml:space="preserve">The NMS system shall support creation and handling of “FLW </w:t>
            </w:r>
            <w:r w:rsidR="00F72B8E" w:rsidRPr="00D257D0">
              <w:rPr>
                <w:rFonts w:cs="Arial"/>
                <w:sz w:val="18"/>
              </w:rPr>
              <w:t xml:space="preserve">Status </w:t>
            </w:r>
            <w:r w:rsidRPr="00D257D0">
              <w:rPr>
                <w:rFonts w:cs="Arial"/>
                <w:sz w:val="18"/>
              </w:rPr>
              <w:t>Details Report”. The details of the report are specified in Appendix B.</w:t>
            </w:r>
          </w:p>
        </w:tc>
        <w:tc>
          <w:tcPr>
            <w:tcW w:w="2551" w:type="dxa"/>
          </w:tcPr>
          <w:p w14:paraId="0F7BB87F" w14:textId="77777777" w:rsidR="00B96C23" w:rsidRPr="00D257D0" w:rsidRDefault="00B96C23" w:rsidP="00527BB8">
            <w:pPr>
              <w:pStyle w:val="CommentText"/>
              <w:spacing w:before="60" w:after="60"/>
              <w:rPr>
                <w:rFonts w:cs="Arial"/>
                <w:sz w:val="18"/>
                <w:lang w:val="en-IN"/>
              </w:rPr>
            </w:pPr>
          </w:p>
        </w:tc>
        <w:tc>
          <w:tcPr>
            <w:tcW w:w="1418" w:type="dxa"/>
          </w:tcPr>
          <w:p w14:paraId="186196E9"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B96C23" w:rsidRPr="00D257D0" w14:paraId="4CB85993" w14:textId="77777777" w:rsidTr="00A90474">
        <w:trPr>
          <w:trHeight w:val="350"/>
        </w:trPr>
        <w:tc>
          <w:tcPr>
            <w:tcW w:w="1951" w:type="dxa"/>
          </w:tcPr>
          <w:p w14:paraId="2BA98F56" w14:textId="77777777" w:rsidR="00B96C23" w:rsidRPr="00D257D0" w:rsidRDefault="00B96C23" w:rsidP="00527BB8">
            <w:pPr>
              <w:pStyle w:val="CommentText"/>
              <w:spacing w:before="60" w:after="60"/>
              <w:rPr>
                <w:rFonts w:cs="Arial"/>
                <w:sz w:val="18"/>
              </w:rPr>
            </w:pPr>
            <w:r w:rsidRPr="00D257D0">
              <w:rPr>
                <w:rFonts w:cs="Arial"/>
                <w:sz w:val="18"/>
              </w:rPr>
              <w:t>NMS.MA.REP.007</w:t>
            </w:r>
          </w:p>
        </w:tc>
        <w:tc>
          <w:tcPr>
            <w:tcW w:w="3686" w:type="dxa"/>
          </w:tcPr>
          <w:p w14:paraId="22EC8EAA" w14:textId="77777777"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“Individual FLW inquiry Report”. The details of the report are specified in Appendix B.</w:t>
            </w:r>
          </w:p>
        </w:tc>
        <w:tc>
          <w:tcPr>
            <w:tcW w:w="2551" w:type="dxa"/>
          </w:tcPr>
          <w:p w14:paraId="6829E0FA" w14:textId="77777777" w:rsidR="00B96C23" w:rsidRPr="00D257D0" w:rsidRDefault="00B96C23" w:rsidP="00527BB8">
            <w:pPr>
              <w:pStyle w:val="CommentText"/>
              <w:spacing w:before="60" w:after="60"/>
              <w:rPr>
                <w:rFonts w:cs="Arial"/>
                <w:sz w:val="18"/>
                <w:lang w:val="en-IN"/>
              </w:rPr>
            </w:pPr>
          </w:p>
        </w:tc>
        <w:tc>
          <w:tcPr>
            <w:tcW w:w="1418" w:type="dxa"/>
          </w:tcPr>
          <w:p w14:paraId="29A8D321" w14:textId="77777777" w:rsidR="00B96C23" w:rsidRPr="00D257D0" w:rsidRDefault="00B96C23" w:rsidP="00527BB8">
            <w:pPr>
              <w:pStyle w:val="CommentText"/>
              <w:spacing w:before="60" w:after="60"/>
              <w:rPr>
                <w:rFonts w:cs="Arial"/>
                <w:sz w:val="18"/>
              </w:rPr>
            </w:pPr>
            <w:r w:rsidRPr="00D257D0">
              <w:rPr>
                <w:rFonts w:cs="Arial"/>
                <w:sz w:val="18"/>
              </w:rPr>
              <w:t>Draft</w:t>
            </w:r>
          </w:p>
        </w:tc>
      </w:tr>
      <w:tr w:rsidR="00D1000A" w:rsidRPr="00D257D0" w14:paraId="69EBDFCC" w14:textId="77777777" w:rsidTr="00A90474">
        <w:trPr>
          <w:trHeight w:val="350"/>
        </w:trPr>
        <w:tc>
          <w:tcPr>
            <w:tcW w:w="1951" w:type="dxa"/>
          </w:tcPr>
          <w:p w14:paraId="57514C45" w14:textId="77777777" w:rsidR="00D1000A" w:rsidRPr="00D257D0" w:rsidRDefault="00D1000A" w:rsidP="00D1000A">
            <w:pPr>
              <w:pStyle w:val="CommentText"/>
              <w:spacing w:before="60" w:after="60"/>
              <w:rPr>
                <w:rFonts w:cs="Arial"/>
                <w:sz w:val="18"/>
              </w:rPr>
            </w:pPr>
            <w:r w:rsidRPr="00D257D0">
              <w:rPr>
                <w:rFonts w:cs="Arial"/>
                <w:sz w:val="18"/>
              </w:rPr>
              <w:t>NMS.MA.REP.008</w:t>
            </w:r>
          </w:p>
        </w:tc>
        <w:tc>
          <w:tcPr>
            <w:tcW w:w="3686" w:type="dxa"/>
          </w:tcPr>
          <w:p w14:paraId="64E7D42C" w14:textId="77777777" w:rsidR="00D1000A" w:rsidRPr="00D257D0" w:rsidRDefault="00D1000A" w:rsidP="00CD62A7">
            <w:pPr>
              <w:pStyle w:val="CommentText"/>
              <w:spacing w:before="60" w:after="60"/>
              <w:rPr>
                <w:rFonts w:cs="Arial"/>
                <w:sz w:val="18"/>
              </w:rPr>
            </w:pPr>
            <w:r w:rsidRPr="00D257D0">
              <w:rPr>
                <w:rFonts w:cs="Arial"/>
                <w:sz w:val="18"/>
              </w:rPr>
              <w:t xml:space="preserve">The NMS system shall keep FLW records in </w:t>
            </w:r>
            <w:proofErr w:type="spellStart"/>
            <w:r w:rsidRPr="00D257D0">
              <w:rPr>
                <w:rFonts w:cs="Arial"/>
                <w:sz w:val="18"/>
              </w:rPr>
              <w:t>Motech</w:t>
            </w:r>
            <w:proofErr w:type="spellEnd"/>
            <w:r w:rsidRPr="00D257D0">
              <w:rPr>
                <w:rFonts w:cs="Arial"/>
                <w:sz w:val="18"/>
              </w:rPr>
              <w:t xml:space="preserve"> </w:t>
            </w:r>
            <w:r w:rsidR="00010A8C" w:rsidRPr="00D257D0">
              <w:rPr>
                <w:rFonts w:cs="Arial"/>
                <w:sz w:val="18"/>
              </w:rPr>
              <w:t xml:space="preserve">at least </w:t>
            </w:r>
            <w:r w:rsidRPr="00D257D0">
              <w:rPr>
                <w:rFonts w:cs="Arial"/>
                <w:sz w:val="18"/>
              </w:rPr>
              <w:t xml:space="preserve">as long as </w:t>
            </w:r>
            <w:r w:rsidR="00FE1C33" w:rsidRPr="00D257D0">
              <w:rPr>
                <w:rFonts w:cs="Arial"/>
                <w:sz w:val="18"/>
              </w:rPr>
              <w:t xml:space="preserve">the </w:t>
            </w:r>
            <w:r w:rsidR="00CD62A7" w:rsidRPr="00D257D0">
              <w:rPr>
                <w:rFonts w:cs="Arial"/>
                <w:sz w:val="18"/>
              </w:rPr>
              <w:t>services are live</w:t>
            </w:r>
            <w:r w:rsidR="00FE1C33" w:rsidRPr="00D257D0">
              <w:rPr>
                <w:rFonts w:cs="Arial"/>
                <w:sz w:val="18"/>
              </w:rPr>
              <w:t>.</w:t>
            </w:r>
          </w:p>
        </w:tc>
        <w:tc>
          <w:tcPr>
            <w:tcW w:w="2551" w:type="dxa"/>
          </w:tcPr>
          <w:p w14:paraId="2CC38569" w14:textId="77777777" w:rsidR="00D1000A" w:rsidRPr="00D257D0" w:rsidRDefault="00D1075E" w:rsidP="009E163D">
            <w:pPr>
              <w:pStyle w:val="CommentText"/>
              <w:spacing w:before="60" w:after="60"/>
              <w:rPr>
                <w:rFonts w:cs="Arial"/>
                <w:sz w:val="18"/>
                <w:lang w:val="en-IN"/>
              </w:rPr>
            </w:pPr>
            <w:r>
              <w:rPr>
                <w:rFonts w:cs="Arial"/>
                <w:sz w:val="18"/>
                <w:lang w:val="en-IN"/>
              </w:rPr>
              <w:t>R</w:t>
            </w:r>
            <w:r w:rsidR="005D4047" w:rsidRPr="00D257D0">
              <w:rPr>
                <w:rFonts w:cs="Arial"/>
                <w:sz w:val="18"/>
                <w:lang w:val="en-IN"/>
              </w:rPr>
              <w:t xml:space="preserve">efer </w:t>
            </w:r>
            <w:r w:rsidR="005D4047" w:rsidRPr="00D257D0">
              <w:rPr>
                <w:rFonts w:cs="Arial"/>
                <w:sz w:val="18"/>
              </w:rPr>
              <w:t>NMS.GEN.BKUP.001.</w:t>
            </w:r>
          </w:p>
        </w:tc>
        <w:tc>
          <w:tcPr>
            <w:tcW w:w="1418" w:type="dxa"/>
          </w:tcPr>
          <w:p w14:paraId="63E1D66C" w14:textId="77777777" w:rsidR="00D1000A" w:rsidRPr="00D257D0" w:rsidRDefault="00D1075E" w:rsidP="009E163D">
            <w:pPr>
              <w:pStyle w:val="CommentText"/>
              <w:spacing w:before="60" w:after="60"/>
              <w:rPr>
                <w:rFonts w:cs="Arial"/>
                <w:sz w:val="18"/>
              </w:rPr>
            </w:pPr>
            <w:r>
              <w:rPr>
                <w:rFonts w:cs="Arial"/>
                <w:sz w:val="18"/>
              </w:rPr>
              <w:t>Deleted</w:t>
            </w:r>
          </w:p>
        </w:tc>
      </w:tr>
    </w:tbl>
    <w:p w14:paraId="18F58AE6" w14:textId="77777777" w:rsidR="002E1E93" w:rsidRPr="00D257D0" w:rsidRDefault="002E1E93" w:rsidP="002E1E93">
      <w:pPr>
        <w:pStyle w:val="Heading3"/>
      </w:pPr>
      <w:bookmarkStart w:id="75" w:name="_Ref406702339"/>
      <w:bookmarkStart w:id="76" w:name="_Toc411545789"/>
      <w:r w:rsidRPr="00D257D0">
        <w:t>Content Management and Upload</w:t>
      </w:r>
      <w:bookmarkEnd w:id="75"/>
      <w:bookmarkEnd w:id="7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4F379C12" w14:textId="77777777" w:rsidTr="00527BB8">
        <w:tc>
          <w:tcPr>
            <w:tcW w:w="1809" w:type="dxa"/>
            <w:shd w:val="clear" w:color="auto" w:fill="D9D9D9" w:themeFill="background1" w:themeFillShade="D9"/>
          </w:tcPr>
          <w:p w14:paraId="1EDE61B7"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45759E2"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62019FB"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89174B9"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44B724CC" w14:textId="77777777" w:rsidTr="00527BB8">
        <w:trPr>
          <w:trHeight w:val="350"/>
        </w:trPr>
        <w:tc>
          <w:tcPr>
            <w:tcW w:w="1809" w:type="dxa"/>
          </w:tcPr>
          <w:p w14:paraId="236B4797" w14:textId="77777777" w:rsidR="002E1E93" w:rsidRPr="00D257D0" w:rsidRDefault="002E1E93" w:rsidP="002E1E93">
            <w:pPr>
              <w:pStyle w:val="CommentText"/>
              <w:spacing w:before="60" w:after="60"/>
              <w:rPr>
                <w:rFonts w:cs="Arial"/>
                <w:sz w:val="18"/>
              </w:rPr>
            </w:pPr>
            <w:r w:rsidRPr="00D257D0">
              <w:rPr>
                <w:rFonts w:cs="Arial"/>
                <w:sz w:val="18"/>
              </w:rPr>
              <w:t>NMS.MA.CONT.001</w:t>
            </w:r>
          </w:p>
        </w:tc>
        <w:tc>
          <w:tcPr>
            <w:tcW w:w="3828" w:type="dxa"/>
          </w:tcPr>
          <w:p w14:paraId="65A638A8" w14:textId="77777777" w:rsidR="002E1E93" w:rsidRPr="00D257D0" w:rsidRDefault="00020184" w:rsidP="002E1E93">
            <w:pPr>
              <w:pStyle w:val="CommentText"/>
              <w:spacing w:before="60" w:after="60"/>
              <w:rPr>
                <w:rFonts w:cs="Arial"/>
                <w:sz w:val="18"/>
              </w:rPr>
            </w:pPr>
            <w:r w:rsidRPr="00D257D0">
              <w:rPr>
                <w:rFonts w:cs="Arial"/>
                <w:sz w:val="18"/>
              </w:rPr>
              <w:t>NMS shall allow upload and modification of content files for MA service.</w:t>
            </w:r>
          </w:p>
        </w:tc>
        <w:tc>
          <w:tcPr>
            <w:tcW w:w="2551" w:type="dxa"/>
          </w:tcPr>
          <w:p w14:paraId="34D865D7" w14:textId="77777777" w:rsidR="002E1E93" w:rsidRPr="00D257D0" w:rsidRDefault="000E4527" w:rsidP="00527BB8">
            <w:pPr>
              <w:pStyle w:val="CommentText"/>
              <w:spacing w:before="60" w:after="60"/>
              <w:rPr>
                <w:rFonts w:cs="Arial"/>
                <w:sz w:val="18"/>
              </w:rPr>
            </w:pPr>
            <w:r>
              <w:rPr>
                <w:rFonts w:cs="Arial"/>
                <w:sz w:val="18"/>
              </w:rPr>
              <w:t xml:space="preserve">The content files shall be managed by </w:t>
            </w:r>
            <w:proofErr w:type="gramStart"/>
            <w:r>
              <w:rPr>
                <w:rFonts w:cs="Arial"/>
                <w:sz w:val="18"/>
              </w:rPr>
              <w:t>CMS which</w:t>
            </w:r>
            <w:proofErr w:type="gramEnd"/>
            <w:r>
              <w:rPr>
                <w:rFonts w:cs="Arial"/>
                <w:sz w:val="18"/>
              </w:rPr>
              <w:t xml:space="preserve"> is part of IVR and not part of MOTECH.</w:t>
            </w:r>
          </w:p>
        </w:tc>
        <w:tc>
          <w:tcPr>
            <w:tcW w:w="1418" w:type="dxa"/>
          </w:tcPr>
          <w:p w14:paraId="6CC7B6A7" w14:textId="77777777" w:rsidR="002E1E93" w:rsidRPr="00D257D0" w:rsidRDefault="00F61AF9" w:rsidP="00527BB8">
            <w:pPr>
              <w:pStyle w:val="CommentText"/>
              <w:spacing w:before="60" w:after="60"/>
              <w:rPr>
                <w:rFonts w:cs="Arial"/>
                <w:sz w:val="18"/>
              </w:rPr>
            </w:pPr>
            <w:r w:rsidRPr="00D257D0">
              <w:rPr>
                <w:rFonts w:cs="Arial"/>
                <w:sz w:val="18"/>
              </w:rPr>
              <w:t>Draft</w:t>
            </w:r>
          </w:p>
        </w:tc>
      </w:tr>
      <w:tr w:rsidR="00DC5962" w:rsidRPr="00D257D0" w14:paraId="0F86E172" w14:textId="77777777" w:rsidTr="00527BB8">
        <w:trPr>
          <w:trHeight w:val="350"/>
        </w:trPr>
        <w:tc>
          <w:tcPr>
            <w:tcW w:w="1809" w:type="dxa"/>
          </w:tcPr>
          <w:p w14:paraId="410B70F7" w14:textId="77777777" w:rsidR="00DC5962" w:rsidRPr="00D257D0" w:rsidRDefault="00DC5962" w:rsidP="002E1E93">
            <w:pPr>
              <w:pStyle w:val="CommentText"/>
              <w:spacing w:before="60" w:after="60"/>
              <w:rPr>
                <w:rFonts w:cs="Arial"/>
                <w:sz w:val="18"/>
              </w:rPr>
            </w:pPr>
            <w:r w:rsidRPr="00D257D0">
              <w:rPr>
                <w:rFonts w:cs="Arial"/>
                <w:sz w:val="18"/>
              </w:rPr>
              <w:t>NMS.MA.CONT</w:t>
            </w:r>
            <w:r w:rsidR="00DC3DB1" w:rsidRPr="00D257D0">
              <w:rPr>
                <w:rFonts w:cs="Arial"/>
                <w:sz w:val="18"/>
              </w:rPr>
              <w:t>.002</w:t>
            </w:r>
          </w:p>
        </w:tc>
        <w:tc>
          <w:tcPr>
            <w:tcW w:w="3828" w:type="dxa"/>
          </w:tcPr>
          <w:p w14:paraId="6EF978D0" w14:textId="77777777" w:rsidR="00DC5962" w:rsidRPr="00D257D0" w:rsidRDefault="00DC5962" w:rsidP="00DC5962">
            <w:pPr>
              <w:pStyle w:val="CommentText"/>
              <w:spacing w:before="60" w:after="60"/>
              <w:rPr>
                <w:rFonts w:cs="Arial"/>
                <w:sz w:val="18"/>
              </w:rPr>
            </w:pPr>
            <w:r w:rsidRPr="00D257D0">
              <w:rPr>
                <w:rFonts w:cs="Arial"/>
                <w:sz w:val="18"/>
              </w:rPr>
              <w:t xml:space="preserve">MA service shall support the course content to vary based on the needs of specific states. </w:t>
            </w:r>
          </w:p>
          <w:p w14:paraId="739CAF88" w14:textId="77777777" w:rsidR="00DC5962" w:rsidRPr="00D257D0" w:rsidRDefault="00DC5962" w:rsidP="002E1E93">
            <w:pPr>
              <w:pStyle w:val="CommentText"/>
              <w:spacing w:before="60" w:after="60"/>
              <w:rPr>
                <w:rFonts w:cs="Arial"/>
                <w:sz w:val="18"/>
              </w:rPr>
            </w:pPr>
            <w:r w:rsidRPr="00D257D0">
              <w:rPr>
                <w:rFonts w:cs="Arial"/>
                <w:sz w:val="18"/>
              </w:rPr>
              <w:t>The number of chapters/lessons</w:t>
            </w:r>
            <w:r w:rsidR="0092395B" w:rsidRPr="00D257D0">
              <w:rPr>
                <w:rFonts w:cs="Arial"/>
                <w:sz w:val="18"/>
              </w:rPr>
              <w:t xml:space="preserve"> shall be fixed for all states.</w:t>
            </w:r>
          </w:p>
        </w:tc>
        <w:tc>
          <w:tcPr>
            <w:tcW w:w="2551" w:type="dxa"/>
          </w:tcPr>
          <w:p w14:paraId="5D06EADE" w14:textId="77777777" w:rsidR="00DC5962" w:rsidRPr="00D257D0" w:rsidRDefault="00DC5962" w:rsidP="00527BB8">
            <w:pPr>
              <w:pStyle w:val="CommentText"/>
              <w:spacing w:before="60" w:after="60"/>
              <w:rPr>
                <w:rFonts w:cs="Arial"/>
                <w:sz w:val="18"/>
              </w:rPr>
            </w:pPr>
          </w:p>
        </w:tc>
        <w:tc>
          <w:tcPr>
            <w:tcW w:w="1418" w:type="dxa"/>
          </w:tcPr>
          <w:p w14:paraId="6D6D273B" w14:textId="77777777" w:rsidR="00DC5962" w:rsidRPr="00D257D0" w:rsidRDefault="007B3016" w:rsidP="00527BB8">
            <w:pPr>
              <w:pStyle w:val="CommentText"/>
              <w:spacing w:before="60" w:after="60"/>
              <w:rPr>
                <w:rFonts w:cs="Arial"/>
                <w:sz w:val="18"/>
              </w:rPr>
            </w:pPr>
            <w:r w:rsidRPr="00D257D0">
              <w:rPr>
                <w:rFonts w:cs="Arial"/>
                <w:sz w:val="18"/>
              </w:rPr>
              <w:t>Draft</w:t>
            </w:r>
          </w:p>
        </w:tc>
      </w:tr>
    </w:tbl>
    <w:p w14:paraId="4483922E" w14:textId="77777777" w:rsidR="009426A4" w:rsidRPr="00D257D0" w:rsidRDefault="009426A4" w:rsidP="009426A4">
      <w:pPr>
        <w:pStyle w:val="Heading2"/>
        <w:rPr>
          <w:szCs w:val="18"/>
        </w:rPr>
      </w:pPr>
      <w:bookmarkStart w:id="77" w:name="_Toc411545790"/>
      <w:r w:rsidRPr="00D257D0">
        <w:rPr>
          <w:szCs w:val="18"/>
        </w:rPr>
        <w:t>Non-Functional Requirements</w:t>
      </w:r>
      <w:bookmarkEnd w:id="77"/>
    </w:p>
    <w:p w14:paraId="068BB84B" w14:textId="77777777" w:rsidR="000D701B" w:rsidRPr="00D257D0" w:rsidRDefault="000811C1" w:rsidP="00852BAD">
      <w:pPr>
        <w:pStyle w:val="Heading3"/>
        <w:rPr>
          <w:szCs w:val="18"/>
        </w:rPr>
      </w:pPr>
      <w:bookmarkStart w:id="78" w:name="_Toc411545791"/>
      <w:r w:rsidRPr="00D257D0">
        <w:t>Scalability Requirements</w:t>
      </w:r>
      <w:bookmarkEnd w:id="7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7738" w:rsidRPr="00D257D0" w14:paraId="523374D7" w14:textId="77777777" w:rsidTr="009C723A">
        <w:tc>
          <w:tcPr>
            <w:tcW w:w="1809" w:type="dxa"/>
            <w:shd w:val="clear" w:color="auto" w:fill="D9D9D9" w:themeFill="background1" w:themeFillShade="D9"/>
          </w:tcPr>
          <w:p w14:paraId="3929D6F5" w14:textId="77777777" w:rsidR="00037738" w:rsidRPr="00D257D0" w:rsidRDefault="00037738"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5285A4F" w14:textId="77777777" w:rsidR="00037738" w:rsidRPr="00D257D0" w:rsidRDefault="00037738"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81D525B" w14:textId="77777777" w:rsidR="00037738" w:rsidRPr="00D257D0" w:rsidRDefault="00037738"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7ED35BE" w14:textId="77777777" w:rsidR="00037738" w:rsidRPr="00D257D0" w:rsidRDefault="00037738" w:rsidP="009C723A">
            <w:pPr>
              <w:pStyle w:val="CommentText"/>
              <w:spacing w:before="60" w:after="60"/>
              <w:rPr>
                <w:rFonts w:cs="Arial"/>
                <w:b/>
                <w:sz w:val="18"/>
              </w:rPr>
            </w:pPr>
            <w:r w:rsidRPr="00D257D0">
              <w:rPr>
                <w:rFonts w:cs="Arial"/>
                <w:b/>
                <w:sz w:val="18"/>
              </w:rPr>
              <w:t>Status</w:t>
            </w:r>
          </w:p>
        </w:tc>
      </w:tr>
      <w:tr w:rsidR="00037738" w:rsidRPr="00D257D0" w14:paraId="5F87F156" w14:textId="77777777" w:rsidTr="009C723A">
        <w:trPr>
          <w:trHeight w:val="350"/>
        </w:trPr>
        <w:tc>
          <w:tcPr>
            <w:tcW w:w="1809" w:type="dxa"/>
          </w:tcPr>
          <w:p w14:paraId="1B164C80" w14:textId="77777777" w:rsidR="00037738" w:rsidRPr="00D257D0" w:rsidRDefault="00037738" w:rsidP="00037738">
            <w:pPr>
              <w:pStyle w:val="CommentText"/>
              <w:spacing w:before="60" w:after="60"/>
              <w:rPr>
                <w:rFonts w:cs="Arial"/>
                <w:sz w:val="18"/>
              </w:rPr>
            </w:pPr>
            <w:r w:rsidRPr="00D257D0">
              <w:rPr>
                <w:rFonts w:cs="Arial"/>
                <w:sz w:val="18"/>
              </w:rPr>
              <w:t>NMS.MA.SCALE.001</w:t>
            </w:r>
          </w:p>
        </w:tc>
        <w:tc>
          <w:tcPr>
            <w:tcW w:w="3828" w:type="dxa"/>
          </w:tcPr>
          <w:p w14:paraId="41818FA9" w14:textId="77777777" w:rsidR="00D43841" w:rsidRPr="00D257D0" w:rsidRDefault="00037738" w:rsidP="00D43841">
            <w:pPr>
              <w:pStyle w:val="CommentText"/>
              <w:spacing w:before="60" w:after="60"/>
              <w:rPr>
                <w:rFonts w:cs="Arial"/>
                <w:sz w:val="18"/>
              </w:rPr>
            </w:pPr>
            <w:r w:rsidRPr="00D257D0">
              <w:rPr>
                <w:rFonts w:cs="Arial"/>
                <w:sz w:val="18"/>
              </w:rPr>
              <w:t xml:space="preserve">MA service shall be designed to handle maximum of </w:t>
            </w:r>
            <w:r w:rsidR="00B106AB" w:rsidRPr="00D257D0">
              <w:rPr>
                <w:rFonts w:cs="Arial"/>
                <w:sz w:val="18"/>
              </w:rPr>
              <w:t xml:space="preserve">1,177,478 </w:t>
            </w:r>
            <w:r w:rsidRPr="00D257D0">
              <w:rPr>
                <w:rFonts w:cs="Arial"/>
                <w:sz w:val="18"/>
              </w:rPr>
              <w:t>registered FLW users.</w:t>
            </w:r>
          </w:p>
        </w:tc>
        <w:tc>
          <w:tcPr>
            <w:tcW w:w="2551" w:type="dxa"/>
          </w:tcPr>
          <w:p w14:paraId="227112F9" w14:textId="77777777" w:rsidR="00037738" w:rsidRPr="00D257D0" w:rsidRDefault="00992443" w:rsidP="00021785">
            <w:pPr>
              <w:pStyle w:val="CommentText"/>
              <w:spacing w:before="60" w:after="60"/>
              <w:rPr>
                <w:sz w:val="22"/>
              </w:rPr>
            </w:pPr>
            <w:r w:rsidRPr="00D257D0">
              <w:rPr>
                <w:rFonts w:cs="Arial"/>
                <w:sz w:val="18"/>
              </w:rPr>
              <w:t xml:space="preserve">“At time of launch, the hosting infrastructure will </w:t>
            </w:r>
            <w:r w:rsidR="00021785" w:rsidRPr="00D257D0">
              <w:rPr>
                <w:rFonts w:cs="Arial"/>
                <w:sz w:val="18"/>
              </w:rPr>
              <w:t xml:space="preserve">be sized to handle 154,500 ASHAs and </w:t>
            </w:r>
            <w:r w:rsidR="005D6EAF" w:rsidRPr="00D257D0">
              <w:rPr>
                <w:rFonts w:cs="Arial"/>
                <w:sz w:val="18"/>
              </w:rPr>
              <w:t>850,000</w:t>
            </w:r>
            <w:r w:rsidR="00021785" w:rsidRPr="00D257D0">
              <w:rPr>
                <w:rFonts w:cs="Arial"/>
                <w:sz w:val="18"/>
              </w:rPr>
              <w:t xml:space="preserve"> beneficiaries”</w:t>
            </w:r>
          </w:p>
        </w:tc>
        <w:tc>
          <w:tcPr>
            <w:tcW w:w="1418" w:type="dxa"/>
          </w:tcPr>
          <w:p w14:paraId="66F1A65B" w14:textId="77777777" w:rsidR="00037738" w:rsidRPr="00D257D0" w:rsidRDefault="00A51787" w:rsidP="009C723A">
            <w:pPr>
              <w:pStyle w:val="CommentText"/>
              <w:spacing w:before="60" w:after="60"/>
              <w:rPr>
                <w:rFonts w:cs="Arial"/>
                <w:sz w:val="18"/>
              </w:rPr>
            </w:pPr>
            <w:r w:rsidRPr="00D257D0">
              <w:rPr>
                <w:rFonts w:cs="Arial"/>
                <w:sz w:val="18"/>
              </w:rPr>
              <w:t>Draft</w:t>
            </w:r>
          </w:p>
        </w:tc>
      </w:tr>
      <w:tr w:rsidR="00037738" w:rsidRPr="00D257D0" w14:paraId="5BA850C4" w14:textId="77777777" w:rsidTr="009C723A">
        <w:trPr>
          <w:trHeight w:val="350"/>
        </w:trPr>
        <w:tc>
          <w:tcPr>
            <w:tcW w:w="1809" w:type="dxa"/>
          </w:tcPr>
          <w:p w14:paraId="7D4248E1" w14:textId="77777777" w:rsidR="00037738" w:rsidRPr="00D257D0" w:rsidRDefault="00037738" w:rsidP="00037738">
            <w:pPr>
              <w:pStyle w:val="CommentText"/>
              <w:spacing w:before="60" w:after="60"/>
              <w:rPr>
                <w:rFonts w:cs="Arial"/>
                <w:sz w:val="18"/>
              </w:rPr>
            </w:pPr>
            <w:r w:rsidRPr="00D257D0">
              <w:rPr>
                <w:rFonts w:cs="Arial"/>
                <w:sz w:val="18"/>
              </w:rPr>
              <w:t>NMS.MA.SCALE.002</w:t>
            </w:r>
          </w:p>
        </w:tc>
        <w:tc>
          <w:tcPr>
            <w:tcW w:w="3828" w:type="dxa"/>
          </w:tcPr>
          <w:p w14:paraId="72F2DB5E" w14:textId="1AC1D48A" w:rsidR="00037738" w:rsidRPr="00D257D0" w:rsidRDefault="00037738" w:rsidP="00340D24">
            <w:pPr>
              <w:pStyle w:val="CommentText"/>
              <w:spacing w:before="60" w:after="60"/>
              <w:rPr>
                <w:rFonts w:cs="Arial"/>
                <w:sz w:val="18"/>
              </w:rPr>
            </w:pPr>
            <w:r w:rsidRPr="00D257D0">
              <w:rPr>
                <w:rFonts w:cs="Arial"/>
                <w:sz w:val="18"/>
              </w:rPr>
              <w:t xml:space="preserve">MA service shall be designed to handle simultaneous calls of maximum of </w:t>
            </w:r>
            <w:r w:rsidR="00340D24">
              <w:rPr>
                <w:rFonts w:cs="Arial"/>
                <w:sz w:val="18"/>
              </w:rPr>
              <w:t>2001</w:t>
            </w:r>
            <w:r w:rsidR="009C307A">
              <w:rPr>
                <w:rFonts w:cs="Arial"/>
                <w:sz w:val="18"/>
              </w:rPr>
              <w:t xml:space="preserve"> </w:t>
            </w:r>
            <w:r w:rsidRPr="00D257D0">
              <w:rPr>
                <w:rFonts w:cs="Arial"/>
                <w:sz w:val="18"/>
              </w:rPr>
              <w:t>FLW users.</w:t>
            </w:r>
          </w:p>
        </w:tc>
        <w:tc>
          <w:tcPr>
            <w:tcW w:w="2551" w:type="dxa"/>
          </w:tcPr>
          <w:p w14:paraId="69D69A42" w14:textId="77777777"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Calls per month | Calls per Day  |  Peak Hour Call 12 &amp; 1 pm</w:t>
            </w:r>
          </w:p>
          <w:p w14:paraId="68E8D295" w14:textId="77777777"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MA:     1,412,974   |      47,099    |  17% or  8,006 </w:t>
            </w:r>
            <w:r>
              <w:rPr>
                <w:rFonts w:eastAsia="Times New Roman" w:cs="Segoe UI"/>
                <w:color w:val="000000"/>
                <w:sz w:val="16"/>
                <w:szCs w:val="16"/>
                <w:lang w:val="en-IN" w:eastAsia="en-IN"/>
              </w:rPr>
              <w:t>This data is for all servers. Per server call rate shall be lower.</w:t>
            </w:r>
          </w:p>
          <w:p w14:paraId="46E37A97" w14:textId="77777777" w:rsidR="00D011FB" w:rsidRPr="00D257D0" w:rsidRDefault="00D011FB" w:rsidP="00205BDA">
            <w:pPr>
              <w:spacing w:after="0" w:line="240" w:lineRule="auto"/>
              <w:rPr>
                <w:rFonts w:eastAsia="Times New Roman" w:cs="Segoe UI"/>
                <w:color w:val="000000"/>
                <w:sz w:val="16"/>
                <w:szCs w:val="16"/>
                <w:lang w:val="en-IN" w:eastAsia="en-IN"/>
              </w:rPr>
            </w:pPr>
          </w:p>
        </w:tc>
        <w:tc>
          <w:tcPr>
            <w:tcW w:w="1418" w:type="dxa"/>
          </w:tcPr>
          <w:p w14:paraId="1FE2D23E" w14:textId="77777777" w:rsidR="00037738" w:rsidRPr="00D257D0" w:rsidRDefault="00A51787" w:rsidP="009C723A">
            <w:pPr>
              <w:pStyle w:val="CommentText"/>
              <w:spacing w:before="60" w:after="60"/>
              <w:rPr>
                <w:rFonts w:cs="Arial"/>
                <w:sz w:val="18"/>
              </w:rPr>
            </w:pPr>
            <w:r w:rsidRPr="00D257D0">
              <w:rPr>
                <w:rFonts w:cs="Arial"/>
                <w:sz w:val="18"/>
              </w:rPr>
              <w:t>Draft</w:t>
            </w:r>
          </w:p>
        </w:tc>
      </w:tr>
      <w:tr w:rsidR="00AF5837" w:rsidRPr="00D257D0" w14:paraId="53C3310F" w14:textId="77777777" w:rsidTr="009C723A">
        <w:trPr>
          <w:trHeight w:val="350"/>
        </w:trPr>
        <w:tc>
          <w:tcPr>
            <w:tcW w:w="1809" w:type="dxa"/>
          </w:tcPr>
          <w:p w14:paraId="632F4A8A" w14:textId="77777777" w:rsidR="00AF5837" w:rsidRPr="00D257D0" w:rsidRDefault="00AF5837" w:rsidP="002047D9">
            <w:pPr>
              <w:pStyle w:val="CommentText"/>
              <w:spacing w:before="60" w:after="60"/>
              <w:rPr>
                <w:rFonts w:cs="Arial"/>
                <w:sz w:val="18"/>
              </w:rPr>
            </w:pPr>
            <w:r w:rsidRPr="00D257D0">
              <w:rPr>
                <w:rFonts w:cs="Arial"/>
                <w:sz w:val="18"/>
              </w:rPr>
              <w:t>NMS.MA.SCALE.00</w:t>
            </w:r>
            <w:r w:rsidR="002047D9" w:rsidRPr="00D257D0">
              <w:rPr>
                <w:rFonts w:cs="Arial"/>
                <w:sz w:val="18"/>
              </w:rPr>
              <w:t>3</w:t>
            </w:r>
          </w:p>
        </w:tc>
        <w:tc>
          <w:tcPr>
            <w:tcW w:w="3828" w:type="dxa"/>
          </w:tcPr>
          <w:p w14:paraId="284B7A15" w14:textId="77777777" w:rsidR="00AF5837" w:rsidRPr="00D257D0" w:rsidRDefault="00AF5837" w:rsidP="00AF5837">
            <w:pPr>
              <w:pStyle w:val="CommentText"/>
              <w:spacing w:before="60" w:after="60"/>
              <w:rPr>
                <w:rFonts w:cs="Arial"/>
                <w:sz w:val="18"/>
              </w:rPr>
            </w:pPr>
            <w:r w:rsidRPr="00D257D0">
              <w:rPr>
                <w:rFonts w:cs="Arial"/>
                <w:sz w:val="18"/>
              </w:rPr>
              <w:t xml:space="preserve">The Congestion and Overload </w:t>
            </w:r>
            <w:r w:rsidR="001A51A1" w:rsidRPr="00D257D0">
              <w:rPr>
                <w:rFonts w:cs="Arial"/>
                <w:sz w:val="18"/>
              </w:rPr>
              <w:t>for incoming calls of MA shall be handled by the IVR system of the NMS where some of the incoming calls may be rejected during overload.</w:t>
            </w:r>
          </w:p>
        </w:tc>
        <w:tc>
          <w:tcPr>
            <w:tcW w:w="2551" w:type="dxa"/>
          </w:tcPr>
          <w:p w14:paraId="72974B52" w14:textId="77777777" w:rsidR="00AF5837" w:rsidRPr="00D257D0" w:rsidRDefault="001A51A1" w:rsidP="001A51A1">
            <w:pPr>
              <w:pStyle w:val="CommentText"/>
              <w:spacing w:before="60" w:after="60"/>
              <w:rPr>
                <w:rFonts w:cs="Arial"/>
                <w:sz w:val="18"/>
              </w:rPr>
            </w:pPr>
            <w:r w:rsidRPr="00D257D0">
              <w:rPr>
                <w:rFonts w:cs="Arial"/>
                <w:sz w:val="18"/>
              </w:rPr>
              <w:t>There shall be no restrictions on FLW subscriber provisioning in NMS.</w:t>
            </w:r>
          </w:p>
        </w:tc>
        <w:tc>
          <w:tcPr>
            <w:tcW w:w="1418" w:type="dxa"/>
          </w:tcPr>
          <w:p w14:paraId="313184DF" w14:textId="77777777" w:rsidR="00AF5837" w:rsidRPr="00D257D0" w:rsidRDefault="00AF5837" w:rsidP="009C723A">
            <w:pPr>
              <w:pStyle w:val="CommentText"/>
              <w:spacing w:before="60" w:after="60"/>
              <w:rPr>
                <w:rFonts w:cs="Arial"/>
                <w:sz w:val="18"/>
              </w:rPr>
            </w:pPr>
          </w:p>
        </w:tc>
      </w:tr>
    </w:tbl>
    <w:p w14:paraId="7759A1E7" w14:textId="77777777" w:rsidR="00061190" w:rsidRPr="00D257D0" w:rsidRDefault="00061190" w:rsidP="00061190">
      <w:pPr>
        <w:pStyle w:val="Heading2"/>
        <w:rPr>
          <w:szCs w:val="18"/>
        </w:rPr>
      </w:pPr>
      <w:bookmarkStart w:id="79" w:name="_Ref408565232"/>
      <w:bookmarkStart w:id="80" w:name="_Toc411545792"/>
      <w:bookmarkStart w:id="81" w:name="_Toc265071586"/>
      <w:bookmarkStart w:id="82" w:name="_Toc267841383"/>
      <w:bookmarkStart w:id="83" w:name="_Toc267841692"/>
      <w:bookmarkStart w:id="84" w:name="_Toc267913106"/>
      <w:bookmarkStart w:id="85" w:name="_Toc267913620"/>
      <w:r w:rsidRPr="00D257D0">
        <w:rPr>
          <w:szCs w:val="18"/>
        </w:rPr>
        <w:t>Call Flows</w:t>
      </w:r>
      <w:bookmarkEnd w:id="79"/>
      <w:bookmarkEnd w:id="80"/>
    </w:p>
    <w:p w14:paraId="44A50B89"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0AB860E9" w14:textId="77777777" w:rsidR="00171230" w:rsidRPr="00D257D0" w:rsidRDefault="00171230" w:rsidP="00171230">
      <w:pPr>
        <w:pStyle w:val="Heading3"/>
        <w:rPr>
          <w:szCs w:val="18"/>
        </w:rPr>
      </w:pPr>
      <w:bookmarkStart w:id="86" w:name="_Ref405292583"/>
      <w:bookmarkStart w:id="87" w:name="_Toc405368608"/>
      <w:bookmarkStart w:id="88" w:name="_Toc411545793"/>
      <w:r w:rsidRPr="00D257D0">
        <w:rPr>
          <w:szCs w:val="18"/>
        </w:rPr>
        <w:t>Welcome Message and First Time Access Call Flow</w:t>
      </w:r>
      <w:bookmarkEnd w:id="86"/>
      <w:bookmarkEnd w:id="87"/>
      <w:bookmarkEnd w:id="88"/>
    </w:p>
    <w:p w14:paraId="5E6A91D3" w14:textId="77777777" w:rsidR="00171230" w:rsidRPr="00D257D0" w:rsidRDefault="00171230" w:rsidP="00171230"/>
    <w:p w14:paraId="39693AEC" w14:textId="77777777" w:rsidR="00171230" w:rsidRPr="00D257D0" w:rsidRDefault="00704A42" w:rsidP="00171230">
      <w:r w:rsidRPr="00D257D0">
        <w:rPr>
          <w:noProof/>
        </w:rPr>
        <w:drawing>
          <wp:inline distT="0" distB="0" distL="0" distR="0" wp14:anchorId="66760EEA" wp14:editId="5A2709FD">
            <wp:extent cx="5889605" cy="475297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6"/>
                    <a:srcRect/>
                    <a:stretch>
                      <a:fillRect/>
                    </a:stretch>
                  </pic:blipFill>
                  <pic:spPr bwMode="auto">
                    <a:xfrm>
                      <a:off x="0" y="0"/>
                      <a:ext cx="5889605" cy="4752975"/>
                    </a:xfrm>
                    <a:prstGeom prst="rect">
                      <a:avLst/>
                    </a:prstGeom>
                    <a:noFill/>
                  </pic:spPr>
                </pic:pic>
              </a:graphicData>
            </a:graphic>
          </wp:inline>
        </w:drawing>
      </w:r>
    </w:p>
    <w:p w14:paraId="15063F76" w14:textId="77777777" w:rsidR="00171230" w:rsidRPr="00D257D0" w:rsidRDefault="00171230" w:rsidP="00171230"/>
    <w:p w14:paraId="2BBD4F89" w14:textId="77777777" w:rsidR="00171230" w:rsidRPr="00D257D0" w:rsidRDefault="00171230" w:rsidP="00171230">
      <w:pPr>
        <w:pStyle w:val="Caption"/>
      </w:pPr>
      <w:r w:rsidRPr="00D257D0">
        <w:t xml:space="preserve">Figure </w:t>
      </w:r>
      <w:fldSimple w:instr=" SEQ Figure \* ARABIC ">
        <w:r w:rsidR="003E33C6" w:rsidRPr="00D257D0">
          <w:rPr>
            <w:noProof/>
          </w:rPr>
          <w:t>3</w:t>
        </w:r>
      </w:fldSimple>
      <w:r w:rsidRPr="00D257D0">
        <w:t>:  Mobile Academy Welcome Message and First Time Access</w:t>
      </w:r>
    </w:p>
    <w:p w14:paraId="18A1010E" w14:textId="77777777" w:rsidR="00171230" w:rsidRPr="00D257D0" w:rsidRDefault="00171230" w:rsidP="00171230">
      <w:r w:rsidRPr="00D257D0">
        <w:t>Key points to note:</w:t>
      </w:r>
    </w:p>
    <w:p w14:paraId="73B23818" w14:textId="0A645C4C" w:rsidR="00171230" w:rsidRPr="00D257D0" w:rsidRDefault="00171230" w:rsidP="00171230">
      <w:pPr>
        <w:pStyle w:val="ListParagraph"/>
        <w:numPr>
          <w:ilvl w:val="1"/>
          <w:numId w:val="3"/>
        </w:numPr>
      </w:pPr>
      <w:r w:rsidRPr="00D257D0">
        <w:t>Welcome message has no</w:t>
      </w:r>
      <w:r w:rsidR="00646E99" w:rsidRPr="00D257D0">
        <w:t xml:space="preserve"> explicit</w:t>
      </w:r>
      <w:r w:rsidRPr="00D257D0">
        <w:t xml:space="preserve"> bookmarking. </w:t>
      </w:r>
      <w:r w:rsidR="00635A4D" w:rsidRPr="00D257D0">
        <w:t>I</w:t>
      </w:r>
      <w:r w:rsidRPr="00D257D0">
        <w:t xml:space="preserve">t shall be played again and again till the user has heard the welcome message completely and moved ahead. </w:t>
      </w:r>
    </w:p>
    <w:p w14:paraId="171EF1E6" w14:textId="47358E79" w:rsidR="00171230" w:rsidRPr="00D257D0" w:rsidRDefault="00171230" w:rsidP="00171230">
      <w:pPr>
        <w:pStyle w:val="ListParagraph"/>
        <w:numPr>
          <w:ilvl w:val="1"/>
          <w:numId w:val="3"/>
        </w:numPr>
      </w:pPr>
      <w:r w:rsidRPr="00D257D0">
        <w:t xml:space="preserve">Usage related messages </w:t>
      </w:r>
      <w:proofErr w:type="gramStart"/>
      <w:r w:rsidRPr="00D257D0">
        <w:t>shall</w:t>
      </w:r>
      <w:proofErr w:type="gramEnd"/>
      <w:r w:rsidRPr="00D257D0">
        <w:t xml:space="preserve"> be </w:t>
      </w:r>
      <w:r w:rsidR="004B2635" w:rsidRPr="00D257D0">
        <w:t xml:space="preserve">played </w:t>
      </w:r>
      <w:r w:rsidRPr="00D257D0">
        <w:t>only if the STATE has the usage as “capped”. If the usage is not “capped”, related messages shall not be conveyed.</w:t>
      </w:r>
    </w:p>
    <w:p w14:paraId="1932BDBA" w14:textId="77777777" w:rsidR="00171230" w:rsidRPr="00D257D0" w:rsidRDefault="00171230" w:rsidP="00171230">
      <w:pPr>
        <w:pStyle w:val="Heading3"/>
        <w:rPr>
          <w:szCs w:val="18"/>
        </w:rPr>
      </w:pPr>
      <w:bookmarkStart w:id="89" w:name="_Ref405292643"/>
      <w:bookmarkStart w:id="90" w:name="_Toc405368609"/>
      <w:bookmarkStart w:id="91" w:name="_Toc411545794"/>
      <w:r w:rsidRPr="00D257D0">
        <w:rPr>
          <w:szCs w:val="18"/>
        </w:rPr>
        <w:t>Course and Bookmark Call Flow</w:t>
      </w:r>
      <w:bookmarkEnd w:id="89"/>
      <w:bookmarkEnd w:id="90"/>
      <w:bookmarkEnd w:id="91"/>
    </w:p>
    <w:p w14:paraId="4AA552C0" w14:textId="77777777" w:rsidR="00171230" w:rsidRPr="00D257D0" w:rsidRDefault="00171230" w:rsidP="00171230"/>
    <w:p w14:paraId="436462D8" w14:textId="77777777" w:rsidR="00171230" w:rsidRPr="00D257D0" w:rsidRDefault="00704A42" w:rsidP="00171230">
      <w:r w:rsidRPr="00D257D0">
        <w:rPr>
          <w:noProof/>
        </w:rPr>
        <w:drawing>
          <wp:inline distT="0" distB="0" distL="0" distR="0" wp14:anchorId="26B706BA" wp14:editId="5689E2EA">
            <wp:extent cx="5943600" cy="57215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5721596"/>
                    </a:xfrm>
                    <a:prstGeom prst="rect">
                      <a:avLst/>
                    </a:prstGeom>
                    <a:noFill/>
                  </pic:spPr>
                </pic:pic>
              </a:graphicData>
            </a:graphic>
          </wp:inline>
        </w:drawing>
      </w:r>
    </w:p>
    <w:p w14:paraId="7D30E32A" w14:textId="77777777" w:rsidR="00171230" w:rsidRPr="00D257D0" w:rsidRDefault="00171230" w:rsidP="00171230">
      <w:pPr>
        <w:pStyle w:val="Caption"/>
      </w:pPr>
      <w:r w:rsidRPr="00D257D0">
        <w:t xml:space="preserve">Figure </w:t>
      </w:r>
      <w:fldSimple w:instr=" SEQ Figure \* ARABIC ">
        <w:r w:rsidR="003E33C6" w:rsidRPr="00D257D0">
          <w:rPr>
            <w:noProof/>
          </w:rPr>
          <w:t>4</w:t>
        </w:r>
      </w:fldSimple>
      <w:r w:rsidRPr="00D257D0">
        <w:t>:  Course and Bookmark Call Flow</w:t>
      </w:r>
    </w:p>
    <w:p w14:paraId="5787B546" w14:textId="77777777" w:rsidR="00171230" w:rsidRPr="00D257D0" w:rsidRDefault="00171230" w:rsidP="00171230">
      <w:pPr>
        <w:pStyle w:val="Heading3"/>
        <w:rPr>
          <w:szCs w:val="18"/>
        </w:rPr>
      </w:pPr>
      <w:bookmarkStart w:id="92" w:name="_Toc405368610"/>
      <w:bookmarkStart w:id="93" w:name="_Ref408565277"/>
      <w:bookmarkStart w:id="94" w:name="_Toc411545795"/>
      <w:r w:rsidRPr="00D257D0">
        <w:rPr>
          <w:szCs w:val="18"/>
        </w:rPr>
        <w:t>Course Completion and Certification Call Flow</w:t>
      </w:r>
      <w:bookmarkEnd w:id="92"/>
      <w:bookmarkEnd w:id="93"/>
      <w:bookmarkEnd w:id="94"/>
    </w:p>
    <w:p w14:paraId="0C421161" w14:textId="77777777" w:rsidR="00171230" w:rsidRPr="00D257D0" w:rsidRDefault="00704A42" w:rsidP="00171230">
      <w:r w:rsidRPr="00D257D0">
        <w:rPr>
          <w:noProof/>
        </w:rPr>
        <w:drawing>
          <wp:inline distT="0" distB="0" distL="0" distR="0" wp14:anchorId="02D30094" wp14:editId="73C9F1DF">
            <wp:extent cx="5871390" cy="4157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873095" cy="4159140"/>
                    </a:xfrm>
                    <a:prstGeom prst="rect">
                      <a:avLst/>
                    </a:prstGeom>
                    <a:noFill/>
                  </pic:spPr>
                </pic:pic>
              </a:graphicData>
            </a:graphic>
          </wp:inline>
        </w:drawing>
      </w:r>
    </w:p>
    <w:p w14:paraId="5DA16CA2" w14:textId="4B0E7C02" w:rsidR="005D1A7D" w:rsidRPr="00D257D0" w:rsidRDefault="00171230" w:rsidP="00646E99">
      <w:pPr>
        <w:pStyle w:val="Caption"/>
        <w:rPr>
          <w:rFonts w:ascii="Cambria" w:eastAsia="Times New Roman" w:hAnsi="Cambria"/>
          <w:b w:val="0"/>
          <w:bCs w:val="0"/>
          <w:color w:val="365F91"/>
          <w:sz w:val="28"/>
          <w:szCs w:val="28"/>
        </w:rPr>
      </w:pPr>
      <w:r w:rsidRPr="00D257D0">
        <w:t xml:space="preserve">Figure </w:t>
      </w:r>
      <w:fldSimple w:instr=" SEQ Figure \* ARABIC ">
        <w:r w:rsidR="003E33C6" w:rsidRPr="00D257D0">
          <w:rPr>
            <w:noProof/>
          </w:rPr>
          <w:t>5</w:t>
        </w:r>
      </w:fldSimple>
      <w:r w:rsidRPr="00D257D0">
        <w:t>:  Course Completion and Certification Call Flow</w:t>
      </w:r>
    </w:p>
    <w:p w14:paraId="14D17E1D" w14:textId="77777777" w:rsidR="00023477" w:rsidRPr="00D257D0" w:rsidRDefault="00023477" w:rsidP="00023477">
      <w:pPr>
        <w:pStyle w:val="Heading1"/>
      </w:pPr>
      <w:bookmarkStart w:id="95" w:name="_Toc411545796"/>
      <w:r w:rsidRPr="00D257D0">
        <w:t xml:space="preserve">Mobile </w:t>
      </w:r>
      <w:proofErr w:type="spellStart"/>
      <w:r w:rsidR="005D1A7D" w:rsidRPr="00D257D0">
        <w:t>Kunji</w:t>
      </w:r>
      <w:proofErr w:type="spellEnd"/>
      <w:r w:rsidRPr="00D257D0">
        <w:t xml:space="preserve"> (M</w:t>
      </w:r>
      <w:r w:rsidR="005D1A7D" w:rsidRPr="00D257D0">
        <w:t>K</w:t>
      </w:r>
      <w:r w:rsidRPr="00D257D0">
        <w:t>)</w:t>
      </w:r>
      <w:r w:rsidR="007B54EF" w:rsidRPr="00D257D0">
        <w:t>: Overview and Requirements</w:t>
      </w:r>
      <w:bookmarkEnd w:id="95"/>
    </w:p>
    <w:p w14:paraId="43DFCA4B" w14:textId="77777777" w:rsidR="00023477" w:rsidRPr="00D257D0" w:rsidRDefault="00023477" w:rsidP="00023477">
      <w:pPr>
        <w:pStyle w:val="Heading2"/>
      </w:pPr>
      <w:bookmarkStart w:id="96" w:name="_Toc411545797"/>
      <w:r w:rsidRPr="00D257D0">
        <w:t>Service Overview</w:t>
      </w:r>
      <w:bookmarkEnd w:id="96"/>
    </w:p>
    <w:p w14:paraId="7B607C14" w14:textId="77777777" w:rsidR="001D2BD6" w:rsidRPr="00D257D0" w:rsidRDefault="001D2BD6" w:rsidP="001D2BD6">
      <w:pPr>
        <w:pStyle w:val="CommentText"/>
        <w:spacing w:before="60" w:after="60"/>
        <w:rPr>
          <w:rFonts w:cs="Arial"/>
        </w:rPr>
      </w:pPr>
      <w:r w:rsidRPr="00D257D0">
        <w:rPr>
          <w:rFonts w:cs="Arial"/>
        </w:rPr>
        <w:t xml:space="preserve">Mobile </w:t>
      </w:r>
      <w:proofErr w:type="spellStart"/>
      <w:r w:rsidRPr="00D257D0">
        <w:rPr>
          <w:rFonts w:cs="Arial"/>
        </w:rPr>
        <w:t>Kunji</w:t>
      </w:r>
      <w:proofErr w:type="spellEnd"/>
      <w:r w:rsidRPr="00D257D0">
        <w:rPr>
          <w:rFonts w:cs="Arial"/>
        </w:rPr>
        <w:t xml:space="preserve"> (MK) is an IVR based mobile service and a printed deck of illustrated cards on a ring, which together communicate essential audio-visual information on pregnancy and newborn health. It is characterized by the following: </w:t>
      </w:r>
    </w:p>
    <w:p w14:paraId="3F850D7E" w14:textId="77777777" w:rsidR="001D2BD6" w:rsidRPr="00D257D0" w:rsidRDefault="001D2BD6" w:rsidP="001D2BD6">
      <w:pPr>
        <w:pStyle w:val="CommentText"/>
        <w:numPr>
          <w:ilvl w:val="0"/>
          <w:numId w:val="10"/>
        </w:numPr>
        <w:spacing w:before="60" w:after="60"/>
        <w:rPr>
          <w:rFonts w:cs="Arial"/>
        </w:rPr>
      </w:pPr>
      <w:r w:rsidRPr="00D257D0">
        <w:rPr>
          <w:rFonts w:cs="Arial"/>
        </w:rPr>
        <w:t>MK card carries a unique card number printed at bottom.</w:t>
      </w:r>
    </w:p>
    <w:p w14:paraId="6E6368EC"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allows Front Line Workers (FLW) to go through MK service on the mobile phone using unique long code and then dialing in the card number to access content of a particular card. </w:t>
      </w:r>
    </w:p>
    <w:p w14:paraId="76BD10E1"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is </w:t>
      </w:r>
      <w:r w:rsidR="00A4286F" w:rsidRPr="00D257D0">
        <w:rPr>
          <w:rFonts w:cs="Arial"/>
        </w:rPr>
        <w:t xml:space="preserve">planned to be </w:t>
      </w:r>
      <w:r w:rsidRPr="00D257D0">
        <w:rPr>
          <w:rFonts w:cs="Arial"/>
        </w:rPr>
        <w:t xml:space="preserve">free in nature </w:t>
      </w:r>
      <w:r w:rsidR="00093F7A" w:rsidRPr="00D257D0">
        <w:rPr>
          <w:rFonts w:cs="Arial"/>
        </w:rPr>
        <w:t>and does not have access restrictions</w:t>
      </w:r>
      <w:r w:rsidRPr="00D257D0">
        <w:rPr>
          <w:rFonts w:cs="Arial"/>
        </w:rPr>
        <w:t>.</w:t>
      </w:r>
      <w:r w:rsidR="001E653A" w:rsidRPr="00D257D0">
        <w:rPr>
          <w:rFonts w:cs="Arial"/>
        </w:rPr>
        <w:t xml:space="preserve"> (However, from software implementation point of view, the minutes consumed by a user shall be maintained. Also, the capping of the service shall be configurable – in case a particular state so requests).</w:t>
      </w:r>
    </w:p>
    <w:p w14:paraId="4E3D7E59"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is open and does not restrict that the user is a registered FLW. </w:t>
      </w:r>
    </w:p>
    <w:p w14:paraId="28250ADA" w14:textId="77777777" w:rsidR="00746F05" w:rsidRPr="00D257D0" w:rsidRDefault="00746F05" w:rsidP="00746F05">
      <w:pPr>
        <w:pStyle w:val="CommentText"/>
        <w:numPr>
          <w:ilvl w:val="0"/>
          <w:numId w:val="10"/>
        </w:numPr>
        <w:spacing w:before="60" w:after="60"/>
        <w:rPr>
          <w:rFonts w:cs="Arial"/>
        </w:rPr>
      </w:pPr>
      <w:r w:rsidRPr="00D257D0">
        <w:rPr>
          <w:rFonts w:cs="Arial"/>
        </w:rPr>
        <w:t>MK service is accessible via IVR. There are simple DTMF entry options for easy handling and navigation by FLWs.</w:t>
      </w:r>
    </w:p>
    <w:p w14:paraId="301E23F7" w14:textId="77777777" w:rsidR="00746F05" w:rsidRPr="00D257D0" w:rsidRDefault="00746F05" w:rsidP="00746F05">
      <w:pPr>
        <w:pStyle w:val="CommentText"/>
        <w:numPr>
          <w:ilvl w:val="0"/>
          <w:numId w:val="10"/>
        </w:numPr>
        <w:spacing w:before="60" w:after="60"/>
        <w:rPr>
          <w:rFonts w:cs="Arial"/>
        </w:rPr>
      </w:pPr>
      <w:r w:rsidRPr="00D257D0">
        <w:rPr>
          <w:rFonts w:cs="Arial"/>
        </w:rPr>
        <w:t xml:space="preserve">MK service is a voice-only service accessible via any basic feature </w:t>
      </w:r>
      <w:proofErr w:type="gramStart"/>
      <w:r w:rsidRPr="00D257D0">
        <w:rPr>
          <w:rFonts w:cs="Arial"/>
        </w:rPr>
        <w:t>mobile-phone</w:t>
      </w:r>
      <w:proofErr w:type="gramEnd"/>
      <w:r w:rsidRPr="00D257D0">
        <w:rPr>
          <w:rFonts w:cs="Arial"/>
        </w:rPr>
        <w:t xml:space="preserve"> and does not necessitate any smart-phone.</w:t>
      </w:r>
    </w:p>
    <w:p w14:paraId="0F567B3F" w14:textId="77777777" w:rsidR="00746F05" w:rsidRPr="00D257D0" w:rsidRDefault="00746F05" w:rsidP="00746F05">
      <w:pPr>
        <w:pStyle w:val="CommentText"/>
        <w:numPr>
          <w:ilvl w:val="0"/>
          <w:numId w:val="10"/>
        </w:numPr>
        <w:spacing w:before="60" w:after="60"/>
        <w:rPr>
          <w:rFonts w:cs="Arial"/>
        </w:rPr>
      </w:pPr>
      <w:r w:rsidRPr="00D257D0">
        <w:rPr>
          <w:rFonts w:cs="Arial"/>
        </w:rPr>
        <w:t>MK service design is based on the premise that FLWs are primarily middle-aged rural women with education up</w:t>
      </w:r>
      <w:r w:rsidR="0085205A">
        <w:rPr>
          <w:rFonts w:cs="Arial"/>
        </w:rPr>
        <w:t xml:space="preserve"> </w:t>
      </w:r>
      <w:r w:rsidRPr="00D257D0">
        <w:rPr>
          <w:rFonts w:cs="Arial"/>
        </w:rPr>
        <w:t>to grade XII.</w:t>
      </w:r>
    </w:p>
    <w:p w14:paraId="46ADFD2C" w14:textId="77777777" w:rsidR="00023477" w:rsidRPr="00D257D0" w:rsidRDefault="00023477" w:rsidP="00023477">
      <w:pPr>
        <w:pStyle w:val="Heading2"/>
      </w:pPr>
      <w:bookmarkStart w:id="97" w:name="_Toc411545798"/>
      <w:bookmarkStart w:id="98" w:name="_Toc411545801"/>
      <w:bookmarkEnd w:id="97"/>
      <w:r w:rsidRPr="00D257D0">
        <w:t>Functional Requirements</w:t>
      </w:r>
      <w:bookmarkEnd w:id="98"/>
      <w:r w:rsidRPr="00D257D0">
        <w:t xml:space="preserve"> </w:t>
      </w:r>
    </w:p>
    <w:p w14:paraId="1BD661CB" w14:textId="77777777" w:rsidR="00023477" w:rsidRPr="00D257D0" w:rsidRDefault="00023477" w:rsidP="00EB67D4">
      <w:pPr>
        <w:pStyle w:val="Heading3"/>
      </w:pPr>
      <w:bookmarkStart w:id="99" w:name="_Toc411545802"/>
      <w:r w:rsidRPr="00D257D0">
        <w:t>Service Access</w:t>
      </w:r>
      <w:bookmarkEnd w:id="99"/>
      <w:r w:rsidRPr="00D257D0">
        <w:t xml:space="preserve"> </w:t>
      </w:r>
      <w:r w:rsidR="0085205A">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14:paraId="29114CA5" w14:textId="77777777" w:rsidTr="009C723A">
        <w:tc>
          <w:tcPr>
            <w:tcW w:w="1809" w:type="dxa"/>
            <w:shd w:val="clear" w:color="auto" w:fill="D9D9D9" w:themeFill="background1" w:themeFillShade="D9"/>
          </w:tcPr>
          <w:p w14:paraId="0A72764D"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4311B5F"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AF3FC94"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D2D9748"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CC38D0" w:rsidRPr="00D257D0" w14:paraId="3FB429F3" w14:textId="77777777" w:rsidTr="009C723A">
        <w:trPr>
          <w:trHeight w:val="350"/>
        </w:trPr>
        <w:tc>
          <w:tcPr>
            <w:tcW w:w="1809" w:type="dxa"/>
          </w:tcPr>
          <w:p w14:paraId="17B62538" w14:textId="77777777" w:rsidR="00CC38D0" w:rsidRPr="00D257D0" w:rsidRDefault="00CC38D0" w:rsidP="00A90474">
            <w:pPr>
              <w:pStyle w:val="CommentText"/>
              <w:spacing w:before="60" w:after="60"/>
              <w:rPr>
                <w:rFonts w:cs="Arial"/>
                <w:sz w:val="18"/>
              </w:rPr>
            </w:pPr>
            <w:r w:rsidRPr="00D257D0">
              <w:rPr>
                <w:rFonts w:cs="Arial"/>
                <w:sz w:val="18"/>
              </w:rPr>
              <w:t>NMS.MK.ACCESS.001</w:t>
            </w:r>
          </w:p>
        </w:tc>
        <w:tc>
          <w:tcPr>
            <w:tcW w:w="3828" w:type="dxa"/>
          </w:tcPr>
          <w:p w14:paraId="41BE8F90" w14:textId="77777777" w:rsidR="00CC38D0" w:rsidRPr="00D257D0" w:rsidRDefault="00CC38D0" w:rsidP="00A90474">
            <w:pPr>
              <w:pStyle w:val="CommentText"/>
              <w:spacing w:before="60" w:after="60"/>
              <w:rPr>
                <w:rFonts w:cs="Arial"/>
                <w:sz w:val="18"/>
              </w:rPr>
            </w:pPr>
            <w:r w:rsidRPr="00D257D0">
              <w:rPr>
                <w:rFonts w:cs="Arial"/>
                <w:sz w:val="18"/>
              </w:rPr>
              <w:t>MK shall be accessible via a toll-free long code.</w:t>
            </w:r>
          </w:p>
        </w:tc>
        <w:tc>
          <w:tcPr>
            <w:tcW w:w="2551" w:type="dxa"/>
          </w:tcPr>
          <w:p w14:paraId="46966652" w14:textId="77777777" w:rsidR="00CC38D0" w:rsidRPr="00D257D0" w:rsidRDefault="00CC38D0" w:rsidP="00A90474">
            <w:pPr>
              <w:pStyle w:val="CommentText"/>
              <w:spacing w:before="60" w:after="60"/>
              <w:rPr>
                <w:rFonts w:cs="Arial"/>
                <w:sz w:val="18"/>
              </w:rPr>
            </w:pPr>
            <w:r w:rsidRPr="00D257D0">
              <w:rPr>
                <w:rFonts w:cs="Arial"/>
                <w:sz w:val="18"/>
              </w:rPr>
              <w:t xml:space="preserve">Exact long code shall be finalized during deployment. </w:t>
            </w:r>
          </w:p>
        </w:tc>
        <w:tc>
          <w:tcPr>
            <w:tcW w:w="1418" w:type="dxa"/>
          </w:tcPr>
          <w:p w14:paraId="12E03DEB" w14:textId="77777777" w:rsidR="00CC38D0" w:rsidRPr="00D257D0" w:rsidRDefault="00CC38D0" w:rsidP="00A90474">
            <w:pPr>
              <w:pStyle w:val="CommentText"/>
              <w:spacing w:before="60" w:after="60"/>
              <w:rPr>
                <w:rFonts w:cs="Arial"/>
                <w:sz w:val="18"/>
              </w:rPr>
            </w:pPr>
            <w:r w:rsidRPr="00D257D0">
              <w:rPr>
                <w:rFonts w:cs="Arial"/>
                <w:sz w:val="18"/>
              </w:rPr>
              <w:t>Draft</w:t>
            </w:r>
          </w:p>
        </w:tc>
      </w:tr>
      <w:tr w:rsidR="00455C1F" w:rsidRPr="00D257D0" w14:paraId="19FDAA2C" w14:textId="77777777" w:rsidTr="009C723A">
        <w:trPr>
          <w:trHeight w:val="350"/>
        </w:trPr>
        <w:tc>
          <w:tcPr>
            <w:tcW w:w="1809" w:type="dxa"/>
          </w:tcPr>
          <w:p w14:paraId="7DBA3759" w14:textId="77777777" w:rsidR="00455C1F" w:rsidRPr="00D257D0" w:rsidRDefault="00455C1F" w:rsidP="00455C1F">
            <w:pPr>
              <w:pStyle w:val="CommentText"/>
              <w:spacing w:before="60" w:after="60"/>
              <w:rPr>
                <w:rFonts w:cs="Arial"/>
                <w:sz w:val="18"/>
              </w:rPr>
            </w:pPr>
            <w:r w:rsidRPr="00D257D0">
              <w:rPr>
                <w:rFonts w:cs="Arial"/>
                <w:sz w:val="18"/>
              </w:rPr>
              <w:t>NMS.MK.ACCESS.002</w:t>
            </w:r>
          </w:p>
        </w:tc>
        <w:tc>
          <w:tcPr>
            <w:tcW w:w="3828" w:type="dxa"/>
          </w:tcPr>
          <w:p w14:paraId="6BEA5CFF" w14:textId="42E186F7" w:rsidR="00455C1F" w:rsidRPr="00D257D0" w:rsidRDefault="00455C1F" w:rsidP="004728A5">
            <w:pPr>
              <w:pStyle w:val="CommentText"/>
              <w:spacing w:before="60" w:after="60"/>
              <w:rPr>
                <w:rFonts w:cs="Arial"/>
                <w:sz w:val="18"/>
              </w:rPr>
            </w:pPr>
            <w:r w:rsidRPr="00D257D0">
              <w:rPr>
                <w:rFonts w:cs="Arial"/>
                <w:sz w:val="18"/>
              </w:rPr>
              <w:t xml:space="preserve">MK, as default configuration, </w:t>
            </w:r>
            <w:r w:rsidR="004728A5" w:rsidRPr="00D257D0">
              <w:rPr>
                <w:rFonts w:cs="Arial"/>
                <w:sz w:val="18"/>
              </w:rPr>
              <w:t>shall allow unlimited usage</w:t>
            </w:r>
            <w:r w:rsidRPr="00D257D0">
              <w:rPr>
                <w:rFonts w:cs="Arial"/>
                <w:sz w:val="18"/>
              </w:rPr>
              <w:t xml:space="preserve">. </w:t>
            </w:r>
            <w:r w:rsidR="00A9038A" w:rsidRPr="00D257D0">
              <w:rPr>
                <w:rFonts w:cs="Arial"/>
                <w:sz w:val="18"/>
              </w:rPr>
              <w:t xml:space="preserve">However this must be configurable as capping on </w:t>
            </w:r>
            <w:proofErr w:type="gramStart"/>
            <w:r w:rsidR="00A9038A" w:rsidRPr="00D257D0">
              <w:rPr>
                <w:rFonts w:cs="Arial"/>
                <w:sz w:val="18"/>
              </w:rPr>
              <w:t xml:space="preserve">usage may be introduced at any point by </w:t>
            </w:r>
            <w:proofErr w:type="spellStart"/>
            <w:r w:rsidR="00A9038A" w:rsidRPr="00D257D0">
              <w:rPr>
                <w:rFonts w:cs="Arial"/>
                <w:sz w:val="18"/>
              </w:rPr>
              <w:t>MoHFW</w:t>
            </w:r>
            <w:proofErr w:type="spellEnd"/>
            <w:proofErr w:type="gramEnd"/>
            <w:r w:rsidR="00A9038A" w:rsidRPr="00D257D0">
              <w:rPr>
                <w:rFonts w:cs="Arial"/>
                <w:sz w:val="18"/>
              </w:rPr>
              <w:t>.</w:t>
            </w:r>
          </w:p>
        </w:tc>
        <w:tc>
          <w:tcPr>
            <w:tcW w:w="2551" w:type="dxa"/>
          </w:tcPr>
          <w:p w14:paraId="18FE92A8" w14:textId="77777777" w:rsidR="00455C1F" w:rsidRPr="00D257D0" w:rsidRDefault="00455C1F" w:rsidP="00A90474">
            <w:pPr>
              <w:pStyle w:val="CommentText"/>
              <w:spacing w:before="60" w:after="60"/>
              <w:rPr>
                <w:rFonts w:cs="Arial"/>
                <w:sz w:val="18"/>
              </w:rPr>
            </w:pPr>
          </w:p>
        </w:tc>
        <w:tc>
          <w:tcPr>
            <w:tcW w:w="1418" w:type="dxa"/>
          </w:tcPr>
          <w:p w14:paraId="794CFFC9" w14:textId="77777777" w:rsidR="00455C1F" w:rsidRPr="00D257D0" w:rsidRDefault="00455C1F" w:rsidP="00A90474">
            <w:pPr>
              <w:pStyle w:val="CommentText"/>
              <w:spacing w:before="60" w:after="60"/>
              <w:rPr>
                <w:rFonts w:cs="Arial"/>
                <w:sz w:val="18"/>
              </w:rPr>
            </w:pPr>
            <w:r w:rsidRPr="00D257D0">
              <w:rPr>
                <w:rFonts w:cs="Arial"/>
                <w:sz w:val="18"/>
              </w:rPr>
              <w:t>Draft</w:t>
            </w:r>
          </w:p>
        </w:tc>
      </w:tr>
      <w:tr w:rsidR="00455C1F" w:rsidRPr="00D257D0" w14:paraId="04877717" w14:textId="77777777" w:rsidTr="009C723A">
        <w:trPr>
          <w:trHeight w:val="350"/>
        </w:trPr>
        <w:tc>
          <w:tcPr>
            <w:tcW w:w="1809" w:type="dxa"/>
          </w:tcPr>
          <w:p w14:paraId="3376200B" w14:textId="77777777" w:rsidR="00455C1F" w:rsidRPr="00D257D0" w:rsidRDefault="00455C1F" w:rsidP="00455C1F">
            <w:pPr>
              <w:pStyle w:val="CommentText"/>
              <w:spacing w:before="60" w:after="60"/>
              <w:rPr>
                <w:rFonts w:cs="Arial"/>
                <w:sz w:val="18"/>
              </w:rPr>
            </w:pPr>
            <w:r w:rsidRPr="00D257D0">
              <w:rPr>
                <w:rFonts w:cs="Arial"/>
                <w:sz w:val="18"/>
              </w:rPr>
              <w:t>NMS.MK.ACCESS.003</w:t>
            </w:r>
          </w:p>
        </w:tc>
        <w:tc>
          <w:tcPr>
            <w:tcW w:w="3828" w:type="dxa"/>
          </w:tcPr>
          <w:p w14:paraId="55B81977" w14:textId="77777777" w:rsidR="00C166D7" w:rsidRPr="00D257D0" w:rsidRDefault="00455C1F" w:rsidP="00455C1F">
            <w:pPr>
              <w:pStyle w:val="CommentText"/>
              <w:spacing w:before="60" w:after="60"/>
              <w:rPr>
                <w:rFonts w:cs="Arial"/>
                <w:sz w:val="18"/>
              </w:rPr>
            </w:pPr>
            <w:r w:rsidRPr="00D257D0">
              <w:rPr>
                <w:rFonts w:cs="Arial"/>
                <w:sz w:val="18"/>
              </w:rPr>
              <w:t xml:space="preserve">MK shall allow to set capping rules </w:t>
            </w:r>
            <w:r w:rsidR="00C166D7" w:rsidRPr="00D257D0">
              <w:rPr>
                <w:rFonts w:cs="Arial"/>
                <w:sz w:val="18"/>
              </w:rPr>
              <w:t xml:space="preserve">as follows: </w:t>
            </w:r>
          </w:p>
          <w:p w14:paraId="12B5D169"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No Capping</w:t>
            </w:r>
            <w:r w:rsidR="003A6FEA" w:rsidRPr="00D257D0">
              <w:rPr>
                <w:rFonts w:cs="Arial"/>
                <w:sz w:val="18"/>
              </w:rPr>
              <w:t xml:space="preserve"> Or</w:t>
            </w:r>
          </w:p>
          <w:p w14:paraId="642F6130"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National Capping </w:t>
            </w:r>
            <w:r w:rsidR="003A6FEA" w:rsidRPr="00D257D0">
              <w:rPr>
                <w:rFonts w:cs="Arial"/>
                <w:sz w:val="18"/>
              </w:rPr>
              <w:t xml:space="preserve">Or </w:t>
            </w:r>
          </w:p>
          <w:p w14:paraId="08B0698C"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State-specific Capping </w:t>
            </w:r>
            <w:r w:rsidR="003A6FEA" w:rsidRPr="00D257D0">
              <w:rPr>
                <w:rFonts w:cs="Arial"/>
                <w:sz w:val="18"/>
              </w:rPr>
              <w:t>(Capped/Uncapped)</w:t>
            </w:r>
          </w:p>
          <w:p w14:paraId="72CDE40B" w14:textId="77777777" w:rsidR="00455C1F" w:rsidRPr="00D257D0" w:rsidRDefault="00455C1F" w:rsidP="00455C1F">
            <w:pPr>
              <w:pStyle w:val="CommentText"/>
              <w:spacing w:before="60" w:after="60"/>
              <w:rPr>
                <w:rFonts w:cs="Arial"/>
                <w:sz w:val="18"/>
              </w:rPr>
            </w:pPr>
            <w:r w:rsidRPr="00D257D0">
              <w:rPr>
                <w:rFonts w:cs="Arial"/>
                <w:sz w:val="18"/>
              </w:rPr>
              <w:t>If the service is capped, then the usage limit shall be as per NMS.MK.ACCESS.004.</w:t>
            </w:r>
          </w:p>
        </w:tc>
        <w:tc>
          <w:tcPr>
            <w:tcW w:w="2551" w:type="dxa"/>
          </w:tcPr>
          <w:p w14:paraId="5FB25F13" w14:textId="77777777" w:rsidR="00491ED3" w:rsidRPr="00D257D0" w:rsidRDefault="00455C1F" w:rsidP="003A6FEA">
            <w:pPr>
              <w:pStyle w:val="CommentText"/>
              <w:spacing w:before="60" w:after="60"/>
              <w:rPr>
                <w:rFonts w:cs="Arial"/>
                <w:sz w:val="18"/>
              </w:rPr>
            </w:pPr>
            <w:r w:rsidRPr="00D257D0">
              <w:rPr>
                <w:rFonts w:cs="Arial"/>
                <w:sz w:val="18"/>
              </w:rPr>
              <w:t>By default, the MA service shall be Uncapped</w:t>
            </w:r>
            <w:r w:rsidR="003A6FEA" w:rsidRPr="00D257D0">
              <w:rPr>
                <w:rFonts w:cs="Arial"/>
                <w:sz w:val="18"/>
              </w:rPr>
              <w:t xml:space="preserve"> (i.e. No Capping)</w:t>
            </w:r>
            <w:r w:rsidRPr="00D257D0">
              <w:rPr>
                <w:rFonts w:cs="Arial"/>
                <w:sz w:val="18"/>
              </w:rPr>
              <w:t xml:space="preserve">. However, </w:t>
            </w:r>
            <w:r w:rsidR="00491ED3" w:rsidRPr="00D257D0">
              <w:rPr>
                <w:rFonts w:cs="Arial"/>
                <w:sz w:val="18"/>
              </w:rPr>
              <w:t>it shall be possible to set single cap across whole nation or state specific capping policy.</w:t>
            </w:r>
          </w:p>
          <w:p w14:paraId="58F63717" w14:textId="77777777" w:rsidR="00455C1F" w:rsidRPr="00D257D0" w:rsidRDefault="00455C1F" w:rsidP="003A6FEA">
            <w:pPr>
              <w:pStyle w:val="CommentText"/>
              <w:spacing w:before="60" w:after="60"/>
              <w:rPr>
                <w:rFonts w:cs="Arial"/>
                <w:sz w:val="18"/>
              </w:rPr>
            </w:pPr>
          </w:p>
        </w:tc>
        <w:tc>
          <w:tcPr>
            <w:tcW w:w="1418" w:type="dxa"/>
          </w:tcPr>
          <w:p w14:paraId="78AC495D" w14:textId="77777777" w:rsidR="00455C1F" w:rsidRPr="00D257D0" w:rsidRDefault="00455C1F" w:rsidP="00A90474">
            <w:pPr>
              <w:pStyle w:val="CommentText"/>
              <w:spacing w:before="60" w:after="60"/>
              <w:rPr>
                <w:rFonts w:cs="Arial"/>
                <w:sz w:val="18"/>
              </w:rPr>
            </w:pPr>
            <w:r w:rsidRPr="00D257D0">
              <w:rPr>
                <w:rFonts w:cs="Arial"/>
                <w:sz w:val="18"/>
              </w:rPr>
              <w:t>Draft</w:t>
            </w:r>
          </w:p>
        </w:tc>
      </w:tr>
      <w:tr w:rsidR="00455C1F" w:rsidRPr="00D257D0" w14:paraId="4E374C2F" w14:textId="77777777" w:rsidTr="009C723A">
        <w:trPr>
          <w:trHeight w:val="350"/>
        </w:trPr>
        <w:tc>
          <w:tcPr>
            <w:tcW w:w="1809" w:type="dxa"/>
          </w:tcPr>
          <w:p w14:paraId="5BF05C09" w14:textId="77777777" w:rsidR="00455C1F" w:rsidRPr="00D257D0" w:rsidRDefault="00455C1F" w:rsidP="00455C1F">
            <w:pPr>
              <w:pStyle w:val="CommentText"/>
              <w:spacing w:before="60" w:after="60"/>
              <w:rPr>
                <w:rFonts w:cs="Arial"/>
                <w:sz w:val="18"/>
              </w:rPr>
            </w:pPr>
            <w:r w:rsidRPr="00D257D0">
              <w:rPr>
                <w:rFonts w:cs="Arial"/>
                <w:sz w:val="18"/>
              </w:rPr>
              <w:t>NMS.MK.ACCESS.004</w:t>
            </w:r>
          </w:p>
        </w:tc>
        <w:tc>
          <w:tcPr>
            <w:tcW w:w="3828" w:type="dxa"/>
          </w:tcPr>
          <w:p w14:paraId="2F07A554" w14:textId="77777777" w:rsidR="00C166D7" w:rsidRPr="00D257D0" w:rsidRDefault="00C166D7" w:rsidP="00C166D7">
            <w:pPr>
              <w:pStyle w:val="CommentText"/>
              <w:spacing w:before="60" w:after="60"/>
              <w:rPr>
                <w:rFonts w:cs="Arial"/>
                <w:sz w:val="18"/>
              </w:rPr>
            </w:pPr>
            <w:r w:rsidRPr="00D257D0">
              <w:rPr>
                <w:rFonts w:cs="Arial"/>
                <w:sz w:val="18"/>
              </w:rPr>
              <w:t xml:space="preserve">For national capping, it shall be possible to set </w:t>
            </w:r>
            <w:r w:rsidR="00491ED3" w:rsidRPr="00D257D0">
              <w:rPr>
                <w:rFonts w:cs="Arial"/>
                <w:sz w:val="18"/>
              </w:rPr>
              <w:t xml:space="preserve">single </w:t>
            </w:r>
            <w:r w:rsidRPr="00D257D0">
              <w:rPr>
                <w:rFonts w:cs="Arial"/>
                <w:sz w:val="18"/>
              </w:rPr>
              <w:t xml:space="preserve">usage limit across the nation – in number of </w:t>
            </w:r>
            <w:r w:rsidR="00061F2B" w:rsidRPr="00D257D0">
              <w:rPr>
                <w:rFonts w:cs="Arial"/>
                <w:sz w:val="18"/>
              </w:rPr>
              <w:t>pulse</w:t>
            </w:r>
            <w:r w:rsidR="00B30E94" w:rsidRPr="00D257D0">
              <w:rPr>
                <w:rFonts w:cs="Arial"/>
                <w:sz w:val="18"/>
              </w:rPr>
              <w:t>s</w:t>
            </w:r>
            <w:r w:rsidR="007D6763" w:rsidRPr="00D257D0">
              <w:rPr>
                <w:rFonts w:cs="Arial"/>
                <w:sz w:val="18"/>
              </w:rPr>
              <w:t xml:space="preserve"> </w:t>
            </w:r>
            <w:r w:rsidRPr="00D257D0">
              <w:rPr>
                <w:rFonts w:cs="Arial"/>
                <w:sz w:val="18"/>
              </w:rPr>
              <w:t>– for MK usage.</w:t>
            </w:r>
          </w:p>
          <w:p w14:paraId="535E5C1C" w14:textId="77777777" w:rsidR="00455C1F" w:rsidRPr="00D257D0" w:rsidRDefault="00C166D7" w:rsidP="00061F2B">
            <w:pPr>
              <w:pStyle w:val="CommentText"/>
              <w:spacing w:before="60" w:after="60"/>
              <w:rPr>
                <w:rFonts w:cs="Arial"/>
                <w:sz w:val="18"/>
              </w:rPr>
            </w:pPr>
            <w:r w:rsidRPr="00D257D0">
              <w:rPr>
                <w:rFonts w:cs="Arial"/>
                <w:sz w:val="18"/>
              </w:rPr>
              <w:t>For state-specific capping, i</w:t>
            </w:r>
            <w:r w:rsidR="00455C1F" w:rsidRPr="00D257D0">
              <w:rPr>
                <w:rFonts w:cs="Arial"/>
                <w:sz w:val="18"/>
              </w:rPr>
              <w:t xml:space="preserve">t shall be possible to set per STATE usage limit – in number of </w:t>
            </w:r>
            <w:r w:rsidR="00061F2B" w:rsidRPr="00D257D0">
              <w:rPr>
                <w:rFonts w:cs="Arial"/>
                <w:sz w:val="18"/>
              </w:rPr>
              <w:t>pulse</w:t>
            </w:r>
            <w:r w:rsidR="006F7C09" w:rsidRPr="00D257D0">
              <w:rPr>
                <w:rFonts w:cs="Arial"/>
                <w:sz w:val="18"/>
              </w:rPr>
              <w:t>s</w:t>
            </w:r>
            <w:r w:rsidR="00061F2B" w:rsidRPr="00D257D0">
              <w:rPr>
                <w:rFonts w:cs="Arial"/>
                <w:sz w:val="18"/>
              </w:rPr>
              <w:t xml:space="preserve"> </w:t>
            </w:r>
            <w:r w:rsidR="00455C1F" w:rsidRPr="00D257D0">
              <w:rPr>
                <w:rFonts w:cs="Arial"/>
                <w:sz w:val="18"/>
              </w:rPr>
              <w:t xml:space="preserve">– for </w:t>
            </w:r>
            <w:r w:rsidR="006519FF" w:rsidRPr="00D257D0">
              <w:rPr>
                <w:rFonts w:cs="Arial"/>
                <w:sz w:val="18"/>
              </w:rPr>
              <w:t xml:space="preserve">MK </w:t>
            </w:r>
            <w:r w:rsidR="00455C1F" w:rsidRPr="00D257D0">
              <w:rPr>
                <w:rFonts w:cs="Arial"/>
                <w:sz w:val="18"/>
              </w:rPr>
              <w:t>usage.</w:t>
            </w:r>
          </w:p>
        </w:tc>
        <w:tc>
          <w:tcPr>
            <w:tcW w:w="2551" w:type="dxa"/>
          </w:tcPr>
          <w:p w14:paraId="66007AC8" w14:textId="77777777" w:rsidR="00455C1F" w:rsidRPr="00D257D0" w:rsidRDefault="00455C1F" w:rsidP="00A90474">
            <w:pPr>
              <w:pStyle w:val="CommentText"/>
              <w:spacing w:before="60" w:after="60"/>
              <w:rPr>
                <w:rFonts w:cs="Arial"/>
                <w:sz w:val="18"/>
              </w:rPr>
            </w:pPr>
            <w:r w:rsidRPr="00D257D0">
              <w:rPr>
                <w:rFonts w:cs="Arial"/>
                <w:sz w:val="18"/>
              </w:rPr>
              <w:t xml:space="preserve">By default this option shall not be used. However, if some state wants to restrict usage, then certain restrictions can be imposed so </w:t>
            </w:r>
            <w:proofErr w:type="gramStart"/>
            <w:r w:rsidRPr="00D257D0">
              <w:rPr>
                <w:rFonts w:cs="Arial"/>
                <w:sz w:val="18"/>
              </w:rPr>
              <w:t>this opti</w:t>
            </w:r>
            <w:r w:rsidR="0092395B" w:rsidRPr="00D257D0">
              <w:rPr>
                <w:rFonts w:cs="Arial"/>
                <w:sz w:val="18"/>
              </w:rPr>
              <w:t>on is provided by the software</w:t>
            </w:r>
            <w:proofErr w:type="gramEnd"/>
            <w:r w:rsidR="0092395B" w:rsidRPr="00D257D0">
              <w:rPr>
                <w:rFonts w:cs="Arial"/>
                <w:sz w:val="18"/>
              </w:rPr>
              <w:t>.</w:t>
            </w:r>
          </w:p>
        </w:tc>
        <w:tc>
          <w:tcPr>
            <w:tcW w:w="1418" w:type="dxa"/>
          </w:tcPr>
          <w:p w14:paraId="3B7337FA" w14:textId="77777777" w:rsidR="00455C1F" w:rsidRPr="00D257D0" w:rsidRDefault="00455C1F" w:rsidP="00A90474">
            <w:pPr>
              <w:pStyle w:val="CommentText"/>
              <w:spacing w:before="60" w:after="60"/>
              <w:rPr>
                <w:rFonts w:cs="Arial"/>
                <w:sz w:val="18"/>
              </w:rPr>
            </w:pPr>
            <w:r w:rsidRPr="00D257D0">
              <w:rPr>
                <w:rFonts w:cs="Arial"/>
                <w:sz w:val="18"/>
              </w:rPr>
              <w:t>Draft</w:t>
            </w:r>
          </w:p>
        </w:tc>
      </w:tr>
      <w:tr w:rsidR="00455C1F" w:rsidRPr="00D257D0" w14:paraId="32C6F0F5" w14:textId="77777777" w:rsidTr="009C723A">
        <w:trPr>
          <w:trHeight w:val="350"/>
        </w:trPr>
        <w:tc>
          <w:tcPr>
            <w:tcW w:w="1809" w:type="dxa"/>
          </w:tcPr>
          <w:p w14:paraId="3A728329" w14:textId="77777777" w:rsidR="00455C1F" w:rsidRPr="00D257D0" w:rsidRDefault="00455C1F" w:rsidP="00CC38D0">
            <w:pPr>
              <w:pStyle w:val="CommentText"/>
              <w:spacing w:before="60" w:after="60"/>
              <w:rPr>
                <w:rFonts w:cs="Arial"/>
                <w:sz w:val="18"/>
              </w:rPr>
            </w:pPr>
            <w:r w:rsidRPr="00D257D0">
              <w:rPr>
                <w:rFonts w:cs="Arial"/>
                <w:sz w:val="18"/>
              </w:rPr>
              <w:t>NMS.MK.ACCESS.00</w:t>
            </w:r>
            <w:r w:rsidR="009C71F9" w:rsidRPr="00D257D0">
              <w:rPr>
                <w:rFonts w:cs="Arial"/>
                <w:sz w:val="18"/>
              </w:rPr>
              <w:t>5</w:t>
            </w:r>
          </w:p>
        </w:tc>
        <w:tc>
          <w:tcPr>
            <w:tcW w:w="3828" w:type="dxa"/>
          </w:tcPr>
          <w:p w14:paraId="561E9ECD" w14:textId="77777777" w:rsidR="00455C1F" w:rsidRPr="00D257D0" w:rsidRDefault="00455C1F" w:rsidP="00A90474">
            <w:pPr>
              <w:pStyle w:val="CommentText"/>
              <w:spacing w:before="60" w:after="60"/>
              <w:rPr>
                <w:rFonts w:cs="Arial"/>
                <w:sz w:val="18"/>
              </w:rPr>
            </w:pPr>
            <w:r w:rsidRPr="00D257D0">
              <w:rPr>
                <w:rFonts w:cs="Arial"/>
                <w:sz w:val="18"/>
              </w:rPr>
              <w:t xml:space="preserve">MK content shall be accessible by dialing </w:t>
            </w:r>
            <w:r w:rsidR="00CF2746" w:rsidRPr="00D257D0">
              <w:rPr>
                <w:rFonts w:cs="Arial"/>
                <w:sz w:val="18"/>
              </w:rPr>
              <w:t xml:space="preserve">double-digit </w:t>
            </w:r>
            <w:r w:rsidRPr="00D257D0">
              <w:rPr>
                <w:rFonts w:cs="Arial"/>
                <w:sz w:val="18"/>
              </w:rPr>
              <w:t xml:space="preserve">card number </w:t>
            </w:r>
            <w:r w:rsidR="00CF2746" w:rsidRPr="00D257D0">
              <w:rPr>
                <w:rFonts w:cs="Arial"/>
                <w:sz w:val="18"/>
              </w:rPr>
              <w:t xml:space="preserve">(double digit DTMF entry) </w:t>
            </w:r>
            <w:r w:rsidRPr="00D257D0">
              <w:rPr>
                <w:rFonts w:cs="Arial"/>
                <w:sz w:val="18"/>
              </w:rPr>
              <w:t>after the long code.</w:t>
            </w:r>
          </w:p>
        </w:tc>
        <w:tc>
          <w:tcPr>
            <w:tcW w:w="2551" w:type="dxa"/>
          </w:tcPr>
          <w:p w14:paraId="6FBEEF51" w14:textId="77777777" w:rsidR="00455C1F" w:rsidRPr="00D257D0" w:rsidRDefault="00455C1F" w:rsidP="00A90474">
            <w:pPr>
              <w:pStyle w:val="CommentText"/>
              <w:spacing w:before="60" w:after="60"/>
              <w:rPr>
                <w:rFonts w:cs="Arial"/>
                <w:sz w:val="18"/>
              </w:rPr>
            </w:pPr>
          </w:p>
        </w:tc>
        <w:tc>
          <w:tcPr>
            <w:tcW w:w="1418" w:type="dxa"/>
          </w:tcPr>
          <w:p w14:paraId="0AEFF642" w14:textId="77777777" w:rsidR="00455C1F" w:rsidRPr="00D257D0" w:rsidRDefault="00455C1F" w:rsidP="00A90474">
            <w:pPr>
              <w:pStyle w:val="CommentText"/>
              <w:spacing w:before="60" w:after="60"/>
              <w:rPr>
                <w:rFonts w:cs="Arial"/>
                <w:sz w:val="18"/>
              </w:rPr>
            </w:pPr>
            <w:r w:rsidRPr="00D257D0">
              <w:rPr>
                <w:rFonts w:cs="Arial"/>
                <w:sz w:val="18"/>
              </w:rPr>
              <w:t>Draft</w:t>
            </w:r>
          </w:p>
        </w:tc>
      </w:tr>
      <w:tr w:rsidR="00455C1F" w:rsidRPr="00D257D0" w14:paraId="4CAEB302" w14:textId="77777777" w:rsidTr="009C723A">
        <w:trPr>
          <w:trHeight w:val="350"/>
        </w:trPr>
        <w:tc>
          <w:tcPr>
            <w:tcW w:w="1809" w:type="dxa"/>
          </w:tcPr>
          <w:p w14:paraId="1516BC93" w14:textId="77777777" w:rsidR="00455C1F" w:rsidRPr="00D257D0" w:rsidRDefault="00455C1F" w:rsidP="009C71F9">
            <w:pPr>
              <w:pStyle w:val="CommentText"/>
              <w:spacing w:before="60" w:after="60"/>
              <w:rPr>
                <w:rFonts w:cs="Arial"/>
                <w:sz w:val="18"/>
              </w:rPr>
            </w:pPr>
            <w:r w:rsidRPr="00D257D0">
              <w:rPr>
                <w:rFonts w:cs="Arial"/>
                <w:sz w:val="18"/>
              </w:rPr>
              <w:t>NMS.MK.ACCESS.00</w:t>
            </w:r>
            <w:r w:rsidR="009C71F9" w:rsidRPr="00D257D0">
              <w:rPr>
                <w:rFonts w:cs="Arial"/>
                <w:sz w:val="18"/>
              </w:rPr>
              <w:t>6</w:t>
            </w:r>
          </w:p>
        </w:tc>
        <w:tc>
          <w:tcPr>
            <w:tcW w:w="3828" w:type="dxa"/>
          </w:tcPr>
          <w:p w14:paraId="244D1784" w14:textId="1B59DA23" w:rsidR="00455C1F" w:rsidRPr="00D257D0" w:rsidRDefault="00455C1F" w:rsidP="009E318D">
            <w:pPr>
              <w:pStyle w:val="CommentText"/>
              <w:spacing w:before="60" w:after="60"/>
              <w:rPr>
                <w:rFonts w:cs="Arial"/>
                <w:sz w:val="18"/>
              </w:rPr>
            </w:pPr>
            <w:r w:rsidRPr="00D257D0">
              <w:rPr>
                <w:rFonts w:cs="Arial"/>
                <w:sz w:val="18"/>
              </w:rPr>
              <w:t xml:space="preserve">MK access shall </w:t>
            </w:r>
            <w:r w:rsidR="009605BB">
              <w:rPr>
                <w:rFonts w:cs="Arial"/>
                <w:sz w:val="18"/>
              </w:rPr>
              <w:t xml:space="preserve">by default </w:t>
            </w:r>
            <w:r w:rsidRPr="00D257D0">
              <w:rPr>
                <w:rFonts w:cs="Arial"/>
                <w:sz w:val="18"/>
              </w:rPr>
              <w:t xml:space="preserve">be open to all without any access validation related to </w:t>
            </w:r>
            <w:r w:rsidR="00433272" w:rsidRPr="00D257D0">
              <w:rPr>
                <w:rFonts w:cs="Arial"/>
                <w:sz w:val="18"/>
              </w:rPr>
              <w:t xml:space="preserve">status </w:t>
            </w:r>
            <w:r w:rsidRPr="00D257D0">
              <w:rPr>
                <w:rFonts w:cs="Arial"/>
                <w:sz w:val="18"/>
              </w:rPr>
              <w:t>of an FLW</w:t>
            </w:r>
            <w:r w:rsidR="004728A5" w:rsidRPr="00D257D0">
              <w:rPr>
                <w:rFonts w:cs="Arial"/>
                <w:sz w:val="18"/>
              </w:rPr>
              <w:t xml:space="preserve"> with restrictions specified in NMS.GEN.DEPL.004</w:t>
            </w:r>
            <w:r w:rsidRPr="00D257D0">
              <w:rPr>
                <w:rFonts w:cs="Arial"/>
                <w:sz w:val="18"/>
              </w:rPr>
              <w:t>.</w:t>
            </w:r>
          </w:p>
        </w:tc>
        <w:tc>
          <w:tcPr>
            <w:tcW w:w="2551" w:type="dxa"/>
          </w:tcPr>
          <w:p w14:paraId="3C8BDAB3" w14:textId="77777777" w:rsidR="00455C1F" w:rsidRPr="00D257D0" w:rsidRDefault="00455C1F" w:rsidP="009204E0">
            <w:pPr>
              <w:pStyle w:val="CommentText"/>
              <w:spacing w:before="60" w:after="60"/>
              <w:rPr>
                <w:rFonts w:cs="Arial"/>
                <w:sz w:val="18"/>
              </w:rPr>
            </w:pPr>
          </w:p>
        </w:tc>
        <w:tc>
          <w:tcPr>
            <w:tcW w:w="1418" w:type="dxa"/>
          </w:tcPr>
          <w:p w14:paraId="5C51E443" w14:textId="77777777" w:rsidR="00455C1F" w:rsidRPr="00D257D0" w:rsidRDefault="00455C1F" w:rsidP="009C723A">
            <w:pPr>
              <w:pStyle w:val="CommentText"/>
              <w:spacing w:before="60" w:after="60"/>
              <w:rPr>
                <w:rFonts w:cs="Arial"/>
                <w:sz w:val="18"/>
              </w:rPr>
            </w:pPr>
            <w:r w:rsidRPr="00D257D0">
              <w:rPr>
                <w:rFonts w:cs="Arial"/>
                <w:sz w:val="18"/>
              </w:rPr>
              <w:t>Draft</w:t>
            </w:r>
          </w:p>
        </w:tc>
      </w:tr>
      <w:tr w:rsidR="009605BB" w:rsidRPr="00D257D0" w14:paraId="06D2D544" w14:textId="77777777" w:rsidTr="009C723A">
        <w:trPr>
          <w:trHeight w:val="350"/>
        </w:trPr>
        <w:tc>
          <w:tcPr>
            <w:tcW w:w="1809" w:type="dxa"/>
          </w:tcPr>
          <w:p w14:paraId="24650896" w14:textId="123C2E9D" w:rsidR="009605BB" w:rsidRPr="00D257D0" w:rsidRDefault="009605BB" w:rsidP="009C71F9">
            <w:pPr>
              <w:pStyle w:val="CommentText"/>
              <w:spacing w:before="60" w:after="60"/>
              <w:rPr>
                <w:rFonts w:cs="Arial"/>
                <w:sz w:val="18"/>
              </w:rPr>
            </w:pPr>
            <w:r>
              <w:rPr>
                <w:rFonts w:cs="Arial"/>
                <w:sz w:val="18"/>
              </w:rPr>
              <w:t>NMS.MK.ACCESS.007</w:t>
            </w:r>
          </w:p>
        </w:tc>
        <w:tc>
          <w:tcPr>
            <w:tcW w:w="3828" w:type="dxa"/>
          </w:tcPr>
          <w:p w14:paraId="558C3285" w14:textId="0A503817" w:rsidR="009605BB" w:rsidRDefault="009605BB" w:rsidP="009605BB">
            <w:pPr>
              <w:pStyle w:val="CommentText"/>
              <w:spacing w:before="60" w:after="60"/>
              <w:rPr>
                <w:rFonts w:cs="Arial"/>
                <w:sz w:val="18"/>
              </w:rPr>
            </w:pPr>
            <w:r>
              <w:rPr>
                <w:rFonts w:cs="Arial"/>
                <w:sz w:val="18"/>
              </w:rPr>
              <w:t>NMS shall be configurable at a state level allowing a whitelist of CUG SIM/MSISDN numbers to be uploaded</w:t>
            </w:r>
            <w:r w:rsidR="00890D5D">
              <w:rPr>
                <w:rFonts w:cs="Arial"/>
                <w:sz w:val="18"/>
              </w:rPr>
              <w:t xml:space="preserve"> through MDS via a </w:t>
            </w:r>
            <w:proofErr w:type="spellStart"/>
            <w:r w:rsidR="00890D5D">
              <w:rPr>
                <w:rFonts w:cs="Arial"/>
                <w:sz w:val="18"/>
              </w:rPr>
              <w:t>csv</w:t>
            </w:r>
            <w:proofErr w:type="spellEnd"/>
            <w:r w:rsidR="00890D5D">
              <w:rPr>
                <w:rFonts w:cs="Arial"/>
                <w:sz w:val="18"/>
              </w:rPr>
              <w:t xml:space="preserve"> file</w:t>
            </w:r>
            <w:r>
              <w:rPr>
                <w:rFonts w:cs="Arial"/>
                <w:sz w:val="18"/>
              </w:rPr>
              <w:t>.</w:t>
            </w:r>
          </w:p>
          <w:p w14:paraId="7E7AFA9E" w14:textId="77777777" w:rsidR="009605BB" w:rsidRDefault="009605BB" w:rsidP="009605BB">
            <w:pPr>
              <w:pStyle w:val="CommentText"/>
              <w:spacing w:before="60" w:after="60"/>
              <w:rPr>
                <w:rFonts w:cs="Arial"/>
                <w:sz w:val="18"/>
              </w:rPr>
            </w:pPr>
          </w:p>
          <w:p w14:paraId="53072C12" w14:textId="4EED8B97" w:rsidR="009605BB" w:rsidRPr="00D257D0" w:rsidRDefault="009605BB" w:rsidP="009605BB">
            <w:pPr>
              <w:pStyle w:val="CommentText"/>
              <w:spacing w:before="60" w:after="60"/>
              <w:rPr>
                <w:rFonts w:cs="Arial"/>
                <w:sz w:val="18"/>
              </w:rPr>
            </w:pPr>
            <w:r>
              <w:rPr>
                <w:rFonts w:cs="Arial"/>
                <w:sz w:val="18"/>
              </w:rPr>
              <w:t>The whitelist can be on or off at a state level.  When whitelisting is on, the calling number should be compared to the uploaded whitelist.  If the number is found in the list the call shall proceed as normal.  If the number is not in the list the call should be disconnected.</w:t>
            </w:r>
          </w:p>
        </w:tc>
        <w:tc>
          <w:tcPr>
            <w:tcW w:w="2551" w:type="dxa"/>
          </w:tcPr>
          <w:p w14:paraId="5532969D" w14:textId="77777777" w:rsidR="009605BB" w:rsidRPr="00D257D0" w:rsidRDefault="009605BB" w:rsidP="009204E0">
            <w:pPr>
              <w:pStyle w:val="CommentText"/>
              <w:spacing w:before="60" w:after="60"/>
              <w:rPr>
                <w:rFonts w:cs="Arial"/>
                <w:sz w:val="18"/>
              </w:rPr>
            </w:pPr>
          </w:p>
        </w:tc>
        <w:tc>
          <w:tcPr>
            <w:tcW w:w="1418" w:type="dxa"/>
          </w:tcPr>
          <w:p w14:paraId="10C8EA57" w14:textId="7992E0F2" w:rsidR="009605BB" w:rsidRPr="00D257D0" w:rsidRDefault="009605BB" w:rsidP="009C723A">
            <w:pPr>
              <w:pStyle w:val="CommentText"/>
              <w:spacing w:before="60" w:after="60"/>
              <w:rPr>
                <w:rFonts w:cs="Arial"/>
                <w:sz w:val="18"/>
              </w:rPr>
            </w:pPr>
            <w:r>
              <w:rPr>
                <w:rFonts w:cs="Arial"/>
                <w:sz w:val="18"/>
              </w:rPr>
              <w:t>Draft</w:t>
            </w:r>
          </w:p>
        </w:tc>
      </w:tr>
    </w:tbl>
    <w:p w14:paraId="6516374E" w14:textId="77777777" w:rsidR="00023477" w:rsidRPr="00D257D0" w:rsidRDefault="007E66D6" w:rsidP="00EB67D4">
      <w:pPr>
        <w:pStyle w:val="Heading3"/>
      </w:pPr>
      <w:bookmarkStart w:id="100" w:name="_Toc411545803"/>
      <w:r w:rsidRPr="00D257D0">
        <w:t>Job Aid</w:t>
      </w:r>
      <w:bookmarkEnd w:id="10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49D69A14" w14:textId="77777777" w:rsidTr="009C723A">
        <w:tc>
          <w:tcPr>
            <w:tcW w:w="1951" w:type="dxa"/>
            <w:shd w:val="clear" w:color="auto" w:fill="D9D9D9" w:themeFill="background1" w:themeFillShade="D9"/>
          </w:tcPr>
          <w:p w14:paraId="2054948A"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67D32681"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A7921CB"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412370D"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E44A8B" w:rsidRPr="00D257D0" w14:paraId="0DF8F80C" w14:textId="77777777" w:rsidTr="009C723A">
        <w:trPr>
          <w:trHeight w:val="350"/>
        </w:trPr>
        <w:tc>
          <w:tcPr>
            <w:tcW w:w="1951" w:type="dxa"/>
          </w:tcPr>
          <w:p w14:paraId="48E1DF7C" w14:textId="77777777" w:rsidR="00E44A8B" w:rsidRPr="00D257D0" w:rsidRDefault="00E44A8B" w:rsidP="00E44A8B">
            <w:pPr>
              <w:pStyle w:val="CommentText"/>
              <w:spacing w:before="60" w:after="60"/>
              <w:rPr>
                <w:rFonts w:cs="Arial"/>
                <w:sz w:val="18"/>
              </w:rPr>
            </w:pPr>
            <w:r w:rsidRPr="00D257D0">
              <w:rPr>
                <w:rFonts w:cs="Arial"/>
                <w:sz w:val="18"/>
              </w:rPr>
              <w:t>NMS.MK.JOBAID.001</w:t>
            </w:r>
          </w:p>
        </w:tc>
        <w:tc>
          <w:tcPr>
            <w:tcW w:w="3686" w:type="dxa"/>
          </w:tcPr>
          <w:p w14:paraId="1C47794E" w14:textId="77777777" w:rsidR="00E44A8B" w:rsidRPr="00D257D0" w:rsidRDefault="00E44A8B" w:rsidP="00A90474">
            <w:pPr>
              <w:pStyle w:val="CommentText"/>
              <w:spacing w:before="60" w:after="60"/>
              <w:rPr>
                <w:rFonts w:cs="Arial"/>
                <w:sz w:val="18"/>
              </w:rPr>
            </w:pPr>
            <w:r w:rsidRPr="00D257D0">
              <w:rPr>
                <w:rFonts w:cs="Arial"/>
                <w:sz w:val="18"/>
              </w:rPr>
              <w:t>MK service shall have a maximum of 99 health cards.</w:t>
            </w:r>
          </w:p>
          <w:p w14:paraId="7D057654" w14:textId="77777777" w:rsidR="00E44A8B" w:rsidRPr="00D257D0" w:rsidRDefault="00E44A8B" w:rsidP="00A90474">
            <w:pPr>
              <w:pStyle w:val="CommentText"/>
              <w:spacing w:before="60" w:after="60"/>
              <w:ind w:left="360"/>
              <w:rPr>
                <w:rFonts w:cs="Arial"/>
                <w:sz w:val="18"/>
              </w:rPr>
            </w:pPr>
          </w:p>
        </w:tc>
        <w:tc>
          <w:tcPr>
            <w:tcW w:w="2551" w:type="dxa"/>
          </w:tcPr>
          <w:p w14:paraId="55998247" w14:textId="77777777" w:rsidR="00E44A8B" w:rsidRPr="00D257D0" w:rsidRDefault="000304B9" w:rsidP="00A90474">
            <w:pPr>
              <w:pStyle w:val="CommentText"/>
              <w:spacing w:before="60" w:after="60"/>
              <w:rPr>
                <w:rFonts w:cs="Arial"/>
                <w:sz w:val="18"/>
              </w:rPr>
            </w:pPr>
            <w:r w:rsidRPr="00D257D0">
              <w:rPr>
                <w:rFonts w:cs="Arial"/>
                <w:sz w:val="18"/>
              </w:rPr>
              <w:t>There may be state specific variations in # of cards per state and usage of card.</w:t>
            </w:r>
          </w:p>
          <w:p w14:paraId="7D27D11B" w14:textId="77777777" w:rsidR="00B90563" w:rsidRPr="00D257D0" w:rsidRDefault="00B90563" w:rsidP="00B90563">
            <w:pPr>
              <w:pStyle w:val="CommentText"/>
              <w:spacing w:before="60" w:after="60"/>
              <w:rPr>
                <w:rFonts w:cs="Arial"/>
                <w:sz w:val="18"/>
                <w:lang w:val="en-IN"/>
              </w:rPr>
            </w:pPr>
            <w:r w:rsidRPr="00D257D0">
              <w:rPr>
                <w:rFonts w:cs="Arial"/>
                <w:sz w:val="18"/>
              </w:rPr>
              <w:t xml:space="preserve">Although please note </w:t>
            </w:r>
            <w:proofErr w:type="spellStart"/>
            <w:r w:rsidRPr="00D257D0">
              <w:rPr>
                <w:rFonts w:cs="Arial"/>
                <w:sz w:val="18"/>
              </w:rPr>
              <w:t>MoHFW</w:t>
            </w:r>
            <w:proofErr w:type="spellEnd"/>
            <w:r w:rsidRPr="00D257D0">
              <w:rPr>
                <w:rFonts w:cs="Arial"/>
                <w:sz w:val="18"/>
              </w:rPr>
              <w:t xml:space="preserve"> has signed off a version of </w:t>
            </w:r>
            <w:proofErr w:type="spellStart"/>
            <w:r w:rsidRPr="00D257D0">
              <w:rPr>
                <w:rFonts w:cs="Arial"/>
                <w:sz w:val="18"/>
              </w:rPr>
              <w:t>Kunji</w:t>
            </w:r>
            <w:proofErr w:type="spellEnd"/>
            <w:r w:rsidRPr="00D257D0">
              <w:rPr>
                <w:rFonts w:cs="Arial"/>
                <w:sz w:val="18"/>
              </w:rPr>
              <w:t xml:space="preserve"> with only 44 cards</w:t>
            </w:r>
            <w:r w:rsidR="006F7C09" w:rsidRPr="00D257D0">
              <w:rPr>
                <w:rFonts w:cs="Arial"/>
                <w:sz w:val="18"/>
              </w:rPr>
              <w:t xml:space="preserve"> at </w:t>
            </w:r>
            <w:r w:rsidR="00DA67E5" w:rsidRPr="00D257D0">
              <w:rPr>
                <w:rFonts w:cs="Arial"/>
                <w:sz w:val="18"/>
              </w:rPr>
              <w:t>time of writing of this document</w:t>
            </w:r>
            <w:r w:rsidRPr="00D257D0">
              <w:rPr>
                <w:rFonts w:cs="Arial"/>
                <w:sz w:val="18"/>
              </w:rPr>
              <w:t>.</w:t>
            </w:r>
          </w:p>
        </w:tc>
        <w:tc>
          <w:tcPr>
            <w:tcW w:w="1418" w:type="dxa"/>
          </w:tcPr>
          <w:p w14:paraId="7B8DE78D" w14:textId="77777777" w:rsidR="00E44A8B" w:rsidRPr="00D257D0" w:rsidRDefault="00E44A8B" w:rsidP="00A90474">
            <w:pPr>
              <w:pStyle w:val="CommentText"/>
              <w:spacing w:before="60" w:after="60"/>
              <w:rPr>
                <w:rFonts w:cs="Arial"/>
                <w:sz w:val="18"/>
              </w:rPr>
            </w:pPr>
            <w:r w:rsidRPr="00D257D0">
              <w:rPr>
                <w:rFonts w:cs="Arial"/>
                <w:sz w:val="18"/>
              </w:rPr>
              <w:t>Draft</w:t>
            </w:r>
          </w:p>
        </w:tc>
      </w:tr>
      <w:tr w:rsidR="00E44A8B" w:rsidRPr="00D257D0" w14:paraId="6B1C42BB" w14:textId="77777777" w:rsidTr="009C723A">
        <w:trPr>
          <w:trHeight w:val="350"/>
        </w:trPr>
        <w:tc>
          <w:tcPr>
            <w:tcW w:w="1951" w:type="dxa"/>
          </w:tcPr>
          <w:p w14:paraId="2350A686" w14:textId="77777777" w:rsidR="00E44A8B" w:rsidRPr="00D257D0" w:rsidRDefault="00E44A8B" w:rsidP="00A90474">
            <w:pPr>
              <w:pStyle w:val="CommentText"/>
              <w:spacing w:before="60" w:after="60"/>
              <w:rPr>
                <w:rFonts w:cs="Arial"/>
                <w:sz w:val="18"/>
              </w:rPr>
            </w:pPr>
            <w:r w:rsidRPr="00D257D0">
              <w:rPr>
                <w:rFonts w:cs="Arial"/>
                <w:sz w:val="18"/>
              </w:rPr>
              <w:t>NMS.MK. JOBAID.002</w:t>
            </w:r>
          </w:p>
        </w:tc>
        <w:tc>
          <w:tcPr>
            <w:tcW w:w="3686" w:type="dxa"/>
          </w:tcPr>
          <w:p w14:paraId="68112510" w14:textId="602250CE" w:rsidR="00E44A8B" w:rsidRPr="00D257D0" w:rsidRDefault="00E44A8B" w:rsidP="00D335D5">
            <w:pPr>
              <w:pStyle w:val="CommentText"/>
              <w:spacing w:before="60" w:after="60"/>
              <w:rPr>
                <w:rFonts w:cs="Arial"/>
                <w:sz w:val="18"/>
              </w:rPr>
            </w:pPr>
            <w:r w:rsidRPr="00D257D0">
              <w:rPr>
                <w:rFonts w:cs="Arial"/>
                <w:sz w:val="18"/>
              </w:rPr>
              <w:t xml:space="preserve">MK service shall maintain the </w:t>
            </w:r>
            <w:r w:rsidR="00D335D5" w:rsidRPr="00D257D0">
              <w:rPr>
                <w:rFonts w:cs="Arial"/>
                <w:sz w:val="18"/>
              </w:rPr>
              <w:t xml:space="preserve">pulses </w:t>
            </w:r>
            <w:r w:rsidRPr="00D257D0">
              <w:rPr>
                <w:rFonts w:cs="Arial"/>
                <w:sz w:val="18"/>
              </w:rPr>
              <w:t>consumed by FLW</w:t>
            </w:r>
            <w:r w:rsidR="00CD4571" w:rsidRPr="00D257D0">
              <w:rPr>
                <w:rFonts w:cs="Arial"/>
                <w:sz w:val="18"/>
              </w:rPr>
              <w:t xml:space="preserve"> for </w:t>
            </w:r>
            <w:r w:rsidR="006519FF" w:rsidRPr="00D257D0">
              <w:rPr>
                <w:rFonts w:cs="Arial"/>
                <w:sz w:val="18"/>
              </w:rPr>
              <w:t xml:space="preserve">MK </w:t>
            </w:r>
            <w:r w:rsidR="00CD4571" w:rsidRPr="00D257D0">
              <w:rPr>
                <w:rFonts w:cs="Arial"/>
                <w:sz w:val="18"/>
              </w:rPr>
              <w:t>usage</w:t>
            </w:r>
            <w:r w:rsidRPr="00D257D0">
              <w:rPr>
                <w:rFonts w:cs="Arial"/>
                <w:sz w:val="18"/>
              </w:rPr>
              <w:t>.</w:t>
            </w:r>
          </w:p>
        </w:tc>
        <w:tc>
          <w:tcPr>
            <w:tcW w:w="2551" w:type="dxa"/>
          </w:tcPr>
          <w:p w14:paraId="74C7D477" w14:textId="77777777" w:rsidR="00E44A8B" w:rsidRPr="00D257D0" w:rsidRDefault="00E44A8B" w:rsidP="00A90474">
            <w:pPr>
              <w:pStyle w:val="CommentText"/>
              <w:spacing w:before="60" w:after="60"/>
              <w:rPr>
                <w:rFonts w:cs="Arial"/>
                <w:sz w:val="18"/>
              </w:rPr>
            </w:pPr>
          </w:p>
        </w:tc>
        <w:tc>
          <w:tcPr>
            <w:tcW w:w="1418" w:type="dxa"/>
          </w:tcPr>
          <w:p w14:paraId="312ECA86" w14:textId="77777777" w:rsidR="00E44A8B" w:rsidRPr="00D257D0" w:rsidRDefault="00E44A8B" w:rsidP="00A90474">
            <w:pPr>
              <w:pStyle w:val="CommentText"/>
              <w:spacing w:before="60" w:after="60"/>
              <w:rPr>
                <w:rFonts w:cs="Arial"/>
                <w:sz w:val="18"/>
              </w:rPr>
            </w:pPr>
            <w:r w:rsidRPr="00D257D0">
              <w:rPr>
                <w:rFonts w:cs="Arial"/>
                <w:sz w:val="18"/>
              </w:rPr>
              <w:t>Draft</w:t>
            </w:r>
          </w:p>
        </w:tc>
      </w:tr>
      <w:tr w:rsidR="00E44A8B" w:rsidRPr="00D257D0" w14:paraId="4E32B5C1" w14:textId="77777777" w:rsidTr="009C723A">
        <w:trPr>
          <w:trHeight w:val="350"/>
        </w:trPr>
        <w:tc>
          <w:tcPr>
            <w:tcW w:w="1951" w:type="dxa"/>
          </w:tcPr>
          <w:p w14:paraId="3638E7C9" w14:textId="77777777" w:rsidR="00E44A8B" w:rsidRPr="00D257D0" w:rsidRDefault="00E44A8B" w:rsidP="00A90474">
            <w:pPr>
              <w:pStyle w:val="CommentText"/>
              <w:spacing w:before="60" w:after="60"/>
              <w:rPr>
                <w:rFonts w:cs="Arial"/>
                <w:sz w:val="18"/>
              </w:rPr>
            </w:pPr>
            <w:r w:rsidRPr="00D257D0">
              <w:rPr>
                <w:rFonts w:cs="Arial"/>
                <w:sz w:val="18"/>
              </w:rPr>
              <w:t>NMS.MK. JOBAID.003</w:t>
            </w:r>
          </w:p>
        </w:tc>
        <w:tc>
          <w:tcPr>
            <w:tcW w:w="3686" w:type="dxa"/>
          </w:tcPr>
          <w:p w14:paraId="4020DA91" w14:textId="1F82D1BE" w:rsidR="00E44A8B" w:rsidRPr="00D257D0" w:rsidRDefault="00E44A8B" w:rsidP="00363ADF">
            <w:pPr>
              <w:pStyle w:val="CommentText"/>
              <w:spacing w:before="60" w:after="60"/>
              <w:rPr>
                <w:rFonts w:cs="Arial"/>
                <w:sz w:val="18"/>
              </w:rPr>
            </w:pPr>
            <w:r w:rsidRPr="00D257D0">
              <w:rPr>
                <w:rFonts w:cs="Arial"/>
                <w:sz w:val="18"/>
              </w:rPr>
              <w:t xml:space="preserve">MK service shall maintain the allowed </w:t>
            </w:r>
            <w:r w:rsidR="00D335D5" w:rsidRPr="00D257D0">
              <w:rPr>
                <w:rFonts w:cs="Arial"/>
                <w:sz w:val="18"/>
              </w:rPr>
              <w:t>pulses</w:t>
            </w:r>
            <w:r w:rsidR="00D335D5" w:rsidRPr="00D257D0" w:rsidDel="00D335D5">
              <w:rPr>
                <w:rFonts w:cs="Arial"/>
                <w:sz w:val="18"/>
              </w:rPr>
              <w:t xml:space="preserve"> </w:t>
            </w:r>
            <w:r w:rsidRPr="00D257D0">
              <w:rPr>
                <w:rFonts w:cs="Arial"/>
                <w:sz w:val="18"/>
              </w:rPr>
              <w:t>for the FLW</w:t>
            </w:r>
            <w:r w:rsidR="00CD4571" w:rsidRPr="00D257D0">
              <w:rPr>
                <w:rFonts w:cs="Arial"/>
                <w:sz w:val="18"/>
              </w:rPr>
              <w:t>, in case the service is capped</w:t>
            </w:r>
            <w:r w:rsidRPr="00D257D0">
              <w:rPr>
                <w:rFonts w:cs="Arial"/>
                <w:sz w:val="18"/>
              </w:rPr>
              <w:t>.</w:t>
            </w:r>
          </w:p>
        </w:tc>
        <w:tc>
          <w:tcPr>
            <w:tcW w:w="2551" w:type="dxa"/>
          </w:tcPr>
          <w:p w14:paraId="476DD0A1" w14:textId="77777777" w:rsidR="00E44A8B" w:rsidRPr="00D257D0" w:rsidRDefault="00E44A8B" w:rsidP="00A90474">
            <w:pPr>
              <w:pStyle w:val="CommentText"/>
              <w:spacing w:before="60" w:after="60"/>
              <w:rPr>
                <w:rFonts w:cs="Arial"/>
                <w:sz w:val="18"/>
              </w:rPr>
            </w:pPr>
          </w:p>
        </w:tc>
        <w:tc>
          <w:tcPr>
            <w:tcW w:w="1418" w:type="dxa"/>
          </w:tcPr>
          <w:p w14:paraId="5AE9962A" w14:textId="77777777" w:rsidR="00E44A8B" w:rsidRPr="00D257D0" w:rsidRDefault="00E44A8B" w:rsidP="00A90474">
            <w:pPr>
              <w:pStyle w:val="CommentText"/>
              <w:spacing w:before="60" w:after="60"/>
              <w:rPr>
                <w:rFonts w:cs="Arial"/>
                <w:sz w:val="18"/>
              </w:rPr>
            </w:pPr>
            <w:r w:rsidRPr="00D257D0">
              <w:rPr>
                <w:rFonts w:cs="Arial"/>
                <w:sz w:val="18"/>
              </w:rPr>
              <w:t>Draft</w:t>
            </w:r>
          </w:p>
        </w:tc>
      </w:tr>
    </w:tbl>
    <w:p w14:paraId="0A73878E" w14:textId="77777777" w:rsidR="00023477" w:rsidRPr="00D257D0" w:rsidRDefault="00023477" w:rsidP="00EB67D4">
      <w:pPr>
        <w:pStyle w:val="Heading3"/>
      </w:pPr>
      <w:bookmarkStart w:id="101" w:name="_Toc411545804"/>
      <w:r w:rsidRPr="00D257D0">
        <w:t>IVR Handling</w:t>
      </w:r>
      <w:bookmarkEnd w:id="10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52752C25" w14:textId="77777777" w:rsidTr="009C723A">
        <w:tc>
          <w:tcPr>
            <w:tcW w:w="1951" w:type="dxa"/>
            <w:shd w:val="clear" w:color="auto" w:fill="D9D9D9" w:themeFill="background1" w:themeFillShade="D9"/>
          </w:tcPr>
          <w:p w14:paraId="0D240F48"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3B6AF594"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115BFFFE"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17862DB"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159A08F7" w14:textId="77777777" w:rsidTr="009C723A">
        <w:trPr>
          <w:trHeight w:val="350"/>
        </w:trPr>
        <w:tc>
          <w:tcPr>
            <w:tcW w:w="1951" w:type="dxa"/>
          </w:tcPr>
          <w:p w14:paraId="742B774E" w14:textId="77777777" w:rsidR="00363ADF" w:rsidRPr="00D257D0" w:rsidRDefault="00363ADF" w:rsidP="00A90474">
            <w:pPr>
              <w:pStyle w:val="CommentText"/>
              <w:spacing w:before="60" w:after="60"/>
              <w:rPr>
                <w:rFonts w:cs="Arial"/>
                <w:sz w:val="18"/>
              </w:rPr>
            </w:pPr>
            <w:r w:rsidRPr="00D257D0">
              <w:rPr>
                <w:rFonts w:cs="Arial"/>
                <w:sz w:val="18"/>
              </w:rPr>
              <w:t>NMS.MK.IVR.001</w:t>
            </w:r>
          </w:p>
        </w:tc>
        <w:tc>
          <w:tcPr>
            <w:tcW w:w="3686" w:type="dxa"/>
          </w:tcPr>
          <w:p w14:paraId="428CF2CE" w14:textId="77777777" w:rsidR="00363ADF" w:rsidRPr="00D257D0" w:rsidRDefault="00363ADF" w:rsidP="00A90474">
            <w:pPr>
              <w:pStyle w:val="CommentText"/>
              <w:spacing w:before="60" w:after="60"/>
              <w:rPr>
                <w:rFonts w:cs="Arial"/>
                <w:sz w:val="18"/>
              </w:rPr>
            </w:pPr>
            <w:r w:rsidRPr="00D257D0">
              <w:rPr>
                <w:rFonts w:cs="Arial"/>
                <w:sz w:val="18"/>
              </w:rPr>
              <w:t>The IVR menu of MK service shall play the welcome message only once.</w:t>
            </w:r>
          </w:p>
        </w:tc>
        <w:tc>
          <w:tcPr>
            <w:tcW w:w="2551" w:type="dxa"/>
          </w:tcPr>
          <w:p w14:paraId="344BB243" w14:textId="77777777" w:rsidR="00363ADF" w:rsidRPr="00D257D0" w:rsidRDefault="00363ADF" w:rsidP="00A90474">
            <w:pPr>
              <w:pStyle w:val="CommentText"/>
              <w:spacing w:before="60" w:after="60"/>
              <w:rPr>
                <w:rFonts w:cs="Arial"/>
                <w:sz w:val="18"/>
              </w:rPr>
            </w:pPr>
          </w:p>
        </w:tc>
        <w:tc>
          <w:tcPr>
            <w:tcW w:w="1418" w:type="dxa"/>
          </w:tcPr>
          <w:p w14:paraId="57027D9E" w14:textId="77777777" w:rsidR="00363ADF" w:rsidRPr="00D257D0" w:rsidRDefault="00363ADF" w:rsidP="00A90474">
            <w:pPr>
              <w:pStyle w:val="CommentText"/>
              <w:spacing w:before="60" w:after="60"/>
              <w:rPr>
                <w:rFonts w:cs="Arial"/>
                <w:sz w:val="18"/>
              </w:rPr>
            </w:pPr>
            <w:r w:rsidRPr="00D257D0">
              <w:rPr>
                <w:rFonts w:cs="Arial"/>
                <w:sz w:val="18"/>
              </w:rPr>
              <w:t>Draft</w:t>
            </w:r>
          </w:p>
        </w:tc>
      </w:tr>
      <w:tr w:rsidR="00FE1E77" w:rsidRPr="00D257D0" w14:paraId="0394689B" w14:textId="77777777" w:rsidTr="009C723A">
        <w:trPr>
          <w:trHeight w:val="350"/>
        </w:trPr>
        <w:tc>
          <w:tcPr>
            <w:tcW w:w="1951" w:type="dxa"/>
          </w:tcPr>
          <w:p w14:paraId="5156BB27" w14:textId="77777777" w:rsidR="00FE1E77" w:rsidRPr="00D257D0" w:rsidRDefault="00FE1E77" w:rsidP="00A90474">
            <w:pPr>
              <w:pStyle w:val="CommentText"/>
              <w:spacing w:before="60" w:after="60"/>
              <w:rPr>
                <w:rFonts w:cs="Arial"/>
                <w:sz w:val="18"/>
              </w:rPr>
            </w:pPr>
            <w:r w:rsidRPr="00D257D0">
              <w:rPr>
                <w:rFonts w:cs="Arial"/>
                <w:sz w:val="18"/>
              </w:rPr>
              <w:t>NMS.MK.IVR.002</w:t>
            </w:r>
          </w:p>
        </w:tc>
        <w:tc>
          <w:tcPr>
            <w:tcW w:w="3686" w:type="dxa"/>
          </w:tcPr>
          <w:p w14:paraId="0756B5B1" w14:textId="77777777" w:rsidR="00FE1E77" w:rsidRPr="00D257D0" w:rsidRDefault="00046ADE" w:rsidP="00046ADE">
            <w:pPr>
              <w:pStyle w:val="CommentText"/>
              <w:spacing w:before="60" w:after="60"/>
              <w:rPr>
                <w:rFonts w:cs="Arial"/>
                <w:sz w:val="18"/>
              </w:rPr>
            </w:pPr>
            <w:r w:rsidRPr="00D257D0">
              <w:rPr>
                <w:rFonts w:cs="Arial"/>
                <w:sz w:val="18"/>
              </w:rPr>
              <w:t xml:space="preserve">IVR Menu of MK shall allow user to input a new </w:t>
            </w:r>
            <w:proofErr w:type="gramStart"/>
            <w:r w:rsidR="00D036BF" w:rsidRPr="00D257D0">
              <w:rPr>
                <w:rFonts w:cs="Arial"/>
                <w:sz w:val="18"/>
              </w:rPr>
              <w:t>double digit</w:t>
            </w:r>
            <w:proofErr w:type="gramEnd"/>
            <w:r w:rsidR="00D036BF" w:rsidRPr="00D257D0">
              <w:rPr>
                <w:rFonts w:cs="Arial"/>
                <w:sz w:val="18"/>
              </w:rPr>
              <w:t xml:space="preserve"> </w:t>
            </w:r>
            <w:r w:rsidRPr="00D257D0">
              <w:rPr>
                <w:rFonts w:cs="Arial"/>
                <w:sz w:val="18"/>
              </w:rPr>
              <w:t>card number after content of a given card number has played out</w:t>
            </w:r>
            <w:r w:rsidR="00D036BF" w:rsidRPr="00D257D0">
              <w:rPr>
                <w:rFonts w:cs="Arial"/>
                <w:sz w:val="18"/>
              </w:rPr>
              <w:t xml:space="preserve"> to play another audio file</w:t>
            </w:r>
            <w:r w:rsidRPr="00D257D0">
              <w:rPr>
                <w:rFonts w:cs="Arial"/>
                <w:sz w:val="18"/>
              </w:rPr>
              <w:t>.</w:t>
            </w:r>
          </w:p>
        </w:tc>
        <w:tc>
          <w:tcPr>
            <w:tcW w:w="2551" w:type="dxa"/>
          </w:tcPr>
          <w:p w14:paraId="2484F7B5" w14:textId="77777777" w:rsidR="00FE1E77" w:rsidRPr="00D257D0" w:rsidRDefault="00FE1E77" w:rsidP="00992E55">
            <w:pPr>
              <w:pStyle w:val="CommentText"/>
              <w:spacing w:before="60" w:after="60"/>
              <w:rPr>
                <w:rFonts w:cs="Arial"/>
                <w:color w:val="FF0000"/>
                <w:sz w:val="18"/>
                <w:lang w:val="en-IN"/>
              </w:rPr>
            </w:pPr>
          </w:p>
        </w:tc>
        <w:tc>
          <w:tcPr>
            <w:tcW w:w="1418" w:type="dxa"/>
          </w:tcPr>
          <w:p w14:paraId="1C1F9B45" w14:textId="77777777" w:rsidR="00FE1E77" w:rsidRPr="00D257D0" w:rsidRDefault="00FE1E77" w:rsidP="00992E55">
            <w:pPr>
              <w:pStyle w:val="CommentText"/>
              <w:spacing w:before="60" w:after="60"/>
              <w:rPr>
                <w:rFonts w:cs="Arial"/>
                <w:sz w:val="18"/>
              </w:rPr>
            </w:pPr>
          </w:p>
        </w:tc>
      </w:tr>
      <w:tr w:rsidR="00FE1E77" w:rsidRPr="00D257D0" w14:paraId="7BC64AA9" w14:textId="77777777" w:rsidTr="009C723A">
        <w:trPr>
          <w:trHeight w:val="350"/>
        </w:trPr>
        <w:tc>
          <w:tcPr>
            <w:tcW w:w="1951" w:type="dxa"/>
          </w:tcPr>
          <w:p w14:paraId="6F7DC12C" w14:textId="77777777" w:rsidR="00FE1E77" w:rsidRPr="00D257D0" w:rsidRDefault="00FE1E77" w:rsidP="00A90474">
            <w:pPr>
              <w:pStyle w:val="CommentText"/>
              <w:spacing w:before="60" w:after="60"/>
              <w:rPr>
                <w:rFonts w:cs="Arial"/>
                <w:sz w:val="18"/>
              </w:rPr>
            </w:pPr>
            <w:r w:rsidRPr="00D257D0">
              <w:rPr>
                <w:rFonts w:cs="Arial"/>
                <w:sz w:val="18"/>
              </w:rPr>
              <w:t>NMS.MK.IVR.003</w:t>
            </w:r>
          </w:p>
        </w:tc>
        <w:tc>
          <w:tcPr>
            <w:tcW w:w="3686" w:type="dxa"/>
          </w:tcPr>
          <w:p w14:paraId="46689E09" w14:textId="77777777" w:rsidR="00AC1D06" w:rsidRPr="00D257D0" w:rsidRDefault="00FE1E77" w:rsidP="00992E55">
            <w:pPr>
              <w:pStyle w:val="CommentText"/>
              <w:spacing w:before="60" w:after="60"/>
            </w:pPr>
            <w:r w:rsidRPr="00D257D0">
              <w:rPr>
                <w:rFonts w:cs="Arial"/>
                <w:sz w:val="18"/>
              </w:rPr>
              <w:t xml:space="preserve">IVR shall </w:t>
            </w:r>
            <w:r w:rsidR="00AC1D06" w:rsidRPr="00D257D0">
              <w:rPr>
                <w:rFonts w:cs="Arial"/>
                <w:sz w:val="18"/>
              </w:rPr>
              <w:t>allow wrong input or no input only twice (consecutively) and then call shall be disconnected</w:t>
            </w:r>
            <w:r w:rsidR="0003482E" w:rsidRPr="00D257D0">
              <w:t>.</w:t>
            </w:r>
          </w:p>
        </w:tc>
        <w:tc>
          <w:tcPr>
            <w:tcW w:w="2551" w:type="dxa"/>
          </w:tcPr>
          <w:p w14:paraId="36838C39" w14:textId="77777777" w:rsidR="00FE1E77" w:rsidRPr="00D257D0" w:rsidRDefault="00FE1E77" w:rsidP="00992E55">
            <w:pPr>
              <w:pStyle w:val="CommentText"/>
              <w:spacing w:before="60" w:after="60"/>
              <w:rPr>
                <w:rFonts w:cs="Arial"/>
                <w:color w:val="FF0000"/>
                <w:sz w:val="18"/>
                <w:lang w:val="en-IN"/>
              </w:rPr>
            </w:pPr>
          </w:p>
        </w:tc>
        <w:tc>
          <w:tcPr>
            <w:tcW w:w="1418" w:type="dxa"/>
          </w:tcPr>
          <w:p w14:paraId="6FA72F16" w14:textId="77777777" w:rsidR="00FE1E77" w:rsidRPr="00D257D0" w:rsidRDefault="00FE1E77" w:rsidP="00992E55">
            <w:pPr>
              <w:pStyle w:val="CommentText"/>
              <w:spacing w:before="60" w:after="60"/>
              <w:rPr>
                <w:rFonts w:cs="Arial"/>
                <w:sz w:val="18"/>
              </w:rPr>
            </w:pPr>
            <w:r w:rsidRPr="00D257D0">
              <w:rPr>
                <w:rFonts w:cs="Arial"/>
                <w:sz w:val="18"/>
              </w:rPr>
              <w:t>Draft</w:t>
            </w:r>
          </w:p>
        </w:tc>
      </w:tr>
      <w:tr w:rsidR="0066738C" w:rsidRPr="00D257D0" w14:paraId="161B05AA" w14:textId="77777777" w:rsidTr="009C723A">
        <w:trPr>
          <w:trHeight w:val="350"/>
        </w:trPr>
        <w:tc>
          <w:tcPr>
            <w:tcW w:w="1951" w:type="dxa"/>
          </w:tcPr>
          <w:p w14:paraId="012B365A" w14:textId="77777777" w:rsidR="0066738C" w:rsidRPr="00D257D0" w:rsidRDefault="0066738C" w:rsidP="0066738C">
            <w:pPr>
              <w:pStyle w:val="CommentText"/>
              <w:spacing w:before="60" w:after="60"/>
              <w:rPr>
                <w:rFonts w:cs="Arial"/>
                <w:sz w:val="18"/>
              </w:rPr>
            </w:pPr>
            <w:r w:rsidRPr="00D257D0">
              <w:rPr>
                <w:rFonts w:cs="Arial"/>
                <w:sz w:val="18"/>
              </w:rPr>
              <w:t>NMS.MK.IVR.004</w:t>
            </w:r>
          </w:p>
        </w:tc>
        <w:tc>
          <w:tcPr>
            <w:tcW w:w="3686" w:type="dxa"/>
          </w:tcPr>
          <w:p w14:paraId="71D0BF08" w14:textId="77777777" w:rsidR="0066738C" w:rsidRPr="00D257D0" w:rsidRDefault="0066738C" w:rsidP="0066738C">
            <w:pPr>
              <w:pStyle w:val="CommentText"/>
              <w:spacing w:before="60" w:after="60"/>
              <w:rPr>
                <w:rFonts w:cs="Arial"/>
                <w:sz w:val="18"/>
              </w:rPr>
            </w:pPr>
            <w:r w:rsidRPr="00D257D0">
              <w:rPr>
                <w:rFonts w:cs="Arial"/>
                <w:sz w:val="18"/>
              </w:rPr>
              <w:t>The MK IVR menu tree shall realize the call flow as specified in section “</w:t>
            </w:r>
            <w:r w:rsidRPr="00D257D0">
              <w:rPr>
                <w:rFonts w:cs="Arial"/>
                <w:sz w:val="18"/>
              </w:rPr>
              <w:fldChar w:fldCharType="begin"/>
            </w:r>
            <w:r w:rsidRPr="00D257D0">
              <w:rPr>
                <w:rFonts w:cs="Arial"/>
                <w:sz w:val="18"/>
              </w:rPr>
              <w:instrText xml:space="preserve"> REF _Ref408567032 \h  \* MERGEFORMAT </w:instrText>
            </w:r>
            <w:r w:rsidRPr="00D257D0">
              <w:rPr>
                <w:rFonts w:cs="Arial"/>
                <w:sz w:val="18"/>
              </w:rPr>
            </w:r>
            <w:r w:rsidRPr="00D257D0">
              <w:rPr>
                <w:rFonts w:cs="Arial"/>
                <w:sz w:val="18"/>
              </w:rPr>
              <w:fldChar w:fldCharType="separate"/>
            </w:r>
            <w:r w:rsidRPr="00D257D0">
              <w:rPr>
                <w:rFonts w:cs="Arial"/>
                <w:sz w:val="18"/>
              </w:rPr>
              <w:t xml:space="preserve">Mobile </w:t>
            </w:r>
            <w:proofErr w:type="spellStart"/>
            <w:r w:rsidRPr="00D257D0">
              <w:rPr>
                <w:rFonts w:cs="Arial"/>
                <w:sz w:val="18"/>
              </w:rPr>
              <w:t>Kunji</w:t>
            </w:r>
            <w:proofErr w:type="spellEnd"/>
            <w:r w:rsidRPr="00D257D0">
              <w:rPr>
                <w:rFonts w:cs="Arial"/>
                <w:sz w:val="18"/>
              </w:rPr>
              <w:t xml:space="preserve"> Access</w:t>
            </w:r>
            <w:r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14:paraId="703D99C7" w14:textId="77777777" w:rsidR="0066738C" w:rsidRPr="00D257D0" w:rsidRDefault="0066738C" w:rsidP="00992E55">
            <w:pPr>
              <w:pStyle w:val="CommentText"/>
              <w:spacing w:before="60" w:after="60"/>
              <w:rPr>
                <w:rFonts w:cs="Arial"/>
                <w:color w:val="FF0000"/>
                <w:sz w:val="18"/>
                <w:lang w:val="en-IN"/>
              </w:rPr>
            </w:pPr>
            <w:r w:rsidRPr="00D257D0">
              <w:rPr>
                <w:rFonts w:cs="Arial"/>
                <w:sz w:val="18"/>
                <w:lang w:val="en-IN"/>
              </w:rPr>
              <w:t>The call flow shall be normative part of this document.</w:t>
            </w:r>
          </w:p>
        </w:tc>
        <w:tc>
          <w:tcPr>
            <w:tcW w:w="1418" w:type="dxa"/>
          </w:tcPr>
          <w:p w14:paraId="0641670D" w14:textId="77777777" w:rsidR="0066738C" w:rsidRPr="00D257D0" w:rsidRDefault="0066738C" w:rsidP="00992E55">
            <w:pPr>
              <w:pStyle w:val="CommentText"/>
              <w:spacing w:before="60" w:after="60"/>
              <w:rPr>
                <w:rFonts w:cs="Arial"/>
                <w:sz w:val="18"/>
              </w:rPr>
            </w:pPr>
            <w:r w:rsidRPr="00D257D0">
              <w:rPr>
                <w:rFonts w:cs="Arial"/>
                <w:sz w:val="18"/>
              </w:rPr>
              <w:t>Draft</w:t>
            </w:r>
          </w:p>
        </w:tc>
      </w:tr>
      <w:tr w:rsidR="009559D4" w:rsidRPr="00D257D0" w14:paraId="4B3215B4" w14:textId="77777777" w:rsidTr="009C723A">
        <w:trPr>
          <w:trHeight w:val="350"/>
        </w:trPr>
        <w:tc>
          <w:tcPr>
            <w:tcW w:w="1951" w:type="dxa"/>
          </w:tcPr>
          <w:p w14:paraId="25B4F71E" w14:textId="77777777" w:rsidR="009559D4" w:rsidRPr="00D257D0" w:rsidRDefault="009559D4" w:rsidP="009559D4">
            <w:pPr>
              <w:pStyle w:val="CommentText"/>
              <w:spacing w:before="60" w:after="60"/>
              <w:rPr>
                <w:rFonts w:cs="Arial"/>
                <w:sz w:val="18"/>
              </w:rPr>
            </w:pPr>
            <w:r w:rsidRPr="00D257D0">
              <w:rPr>
                <w:rFonts w:cs="Arial"/>
                <w:sz w:val="18"/>
              </w:rPr>
              <w:t>NMS.MK.IVR.006</w:t>
            </w:r>
          </w:p>
        </w:tc>
        <w:tc>
          <w:tcPr>
            <w:tcW w:w="3686" w:type="dxa"/>
          </w:tcPr>
          <w:p w14:paraId="2A7901C2" w14:textId="77777777" w:rsidR="009559D4" w:rsidRPr="00D257D0" w:rsidRDefault="009559D4" w:rsidP="009559D4">
            <w:pPr>
              <w:pStyle w:val="CommentText"/>
              <w:spacing w:before="60" w:after="60"/>
              <w:rPr>
                <w:rFonts w:cs="Arial"/>
                <w:sz w:val="18"/>
              </w:rPr>
            </w:pPr>
            <w:r w:rsidRPr="00D257D0">
              <w:rPr>
                <w:rFonts w:cs="Arial"/>
                <w:sz w:val="18"/>
              </w:rPr>
              <w:t>The MK IVR menu tree shall play “end of usage” message if the usage for month is exhausted. If the message has already been played twice in a month, then the message shall not be played again and the call shall be disconnected.</w:t>
            </w:r>
          </w:p>
        </w:tc>
        <w:tc>
          <w:tcPr>
            <w:tcW w:w="2551" w:type="dxa"/>
          </w:tcPr>
          <w:p w14:paraId="7F452A5E" w14:textId="77777777" w:rsidR="009559D4" w:rsidRPr="00D257D0" w:rsidRDefault="009559D4" w:rsidP="00992E55">
            <w:pPr>
              <w:pStyle w:val="CommentText"/>
              <w:spacing w:before="60" w:after="60"/>
              <w:rPr>
                <w:rFonts w:cs="Arial"/>
                <w:sz w:val="18"/>
                <w:lang w:val="en-IN"/>
              </w:rPr>
            </w:pPr>
          </w:p>
        </w:tc>
        <w:tc>
          <w:tcPr>
            <w:tcW w:w="1418" w:type="dxa"/>
          </w:tcPr>
          <w:p w14:paraId="1B774F83" w14:textId="77777777" w:rsidR="009559D4" w:rsidRPr="00D257D0" w:rsidRDefault="009559D4" w:rsidP="00992E55">
            <w:pPr>
              <w:pStyle w:val="CommentText"/>
              <w:spacing w:before="60" w:after="60"/>
              <w:rPr>
                <w:rFonts w:cs="Arial"/>
                <w:sz w:val="18"/>
              </w:rPr>
            </w:pPr>
            <w:r w:rsidRPr="00D257D0">
              <w:rPr>
                <w:rFonts w:cs="Arial"/>
                <w:sz w:val="18"/>
              </w:rPr>
              <w:t>Draft</w:t>
            </w:r>
          </w:p>
        </w:tc>
      </w:tr>
    </w:tbl>
    <w:p w14:paraId="5B776E4F" w14:textId="77777777" w:rsidR="00023477" w:rsidRPr="00D257D0" w:rsidRDefault="00023477" w:rsidP="00EB67D4">
      <w:pPr>
        <w:pStyle w:val="Heading3"/>
      </w:pPr>
      <w:bookmarkStart w:id="102" w:name="_Toc411545805"/>
      <w:r w:rsidRPr="00D257D0">
        <w:t>Reporting</w:t>
      </w:r>
      <w:bookmarkEnd w:id="102"/>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67D93E04" w14:textId="77777777" w:rsidTr="009C723A">
        <w:tc>
          <w:tcPr>
            <w:tcW w:w="1951" w:type="dxa"/>
            <w:shd w:val="clear" w:color="auto" w:fill="D9D9D9" w:themeFill="background1" w:themeFillShade="D9"/>
          </w:tcPr>
          <w:p w14:paraId="0FCFB753"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2EB8B0D6"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E64D8BB"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DDB79B6"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61C657EB" w14:textId="77777777" w:rsidTr="009C723A">
        <w:trPr>
          <w:trHeight w:val="350"/>
        </w:trPr>
        <w:tc>
          <w:tcPr>
            <w:tcW w:w="1951" w:type="dxa"/>
          </w:tcPr>
          <w:p w14:paraId="142D05E2" w14:textId="77777777" w:rsidR="00363ADF" w:rsidRPr="00D257D0" w:rsidRDefault="00363ADF" w:rsidP="00A90474">
            <w:pPr>
              <w:pStyle w:val="CommentText"/>
              <w:spacing w:before="60" w:after="60"/>
              <w:rPr>
                <w:rFonts w:cs="Arial"/>
                <w:sz w:val="18"/>
              </w:rPr>
            </w:pPr>
            <w:r w:rsidRPr="00D257D0">
              <w:rPr>
                <w:rFonts w:cs="Arial"/>
                <w:sz w:val="18"/>
              </w:rPr>
              <w:t>NMS.MK.REP.001</w:t>
            </w:r>
          </w:p>
        </w:tc>
        <w:tc>
          <w:tcPr>
            <w:tcW w:w="3686" w:type="dxa"/>
          </w:tcPr>
          <w:p w14:paraId="1E476E32" w14:textId="77777777"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Date Wise Report”. The details of the report are specified in Appendix B.</w:t>
            </w:r>
          </w:p>
        </w:tc>
        <w:tc>
          <w:tcPr>
            <w:tcW w:w="2551" w:type="dxa"/>
          </w:tcPr>
          <w:p w14:paraId="355B2565" w14:textId="77777777" w:rsidR="00363ADF" w:rsidRPr="00D257D0" w:rsidRDefault="00363ADF" w:rsidP="009C723A">
            <w:pPr>
              <w:pStyle w:val="CommentText"/>
              <w:spacing w:before="60" w:after="60"/>
              <w:rPr>
                <w:rFonts w:cs="Arial"/>
                <w:sz w:val="18"/>
                <w:lang w:val="en-IN"/>
              </w:rPr>
            </w:pPr>
          </w:p>
        </w:tc>
        <w:tc>
          <w:tcPr>
            <w:tcW w:w="1418" w:type="dxa"/>
          </w:tcPr>
          <w:p w14:paraId="04B65422" w14:textId="77777777" w:rsidR="00363ADF" w:rsidRPr="00D257D0" w:rsidRDefault="00363ADF" w:rsidP="009C723A">
            <w:pPr>
              <w:pStyle w:val="CommentText"/>
              <w:spacing w:before="60" w:after="60"/>
              <w:rPr>
                <w:rFonts w:cs="Arial"/>
                <w:sz w:val="18"/>
              </w:rPr>
            </w:pPr>
          </w:p>
        </w:tc>
      </w:tr>
      <w:tr w:rsidR="00363ADF" w:rsidRPr="00D257D0" w14:paraId="25CFC62B" w14:textId="77777777" w:rsidTr="009C723A">
        <w:trPr>
          <w:trHeight w:val="350"/>
        </w:trPr>
        <w:tc>
          <w:tcPr>
            <w:tcW w:w="1951" w:type="dxa"/>
          </w:tcPr>
          <w:p w14:paraId="1127BBB9" w14:textId="77777777" w:rsidR="00363ADF" w:rsidRPr="00D257D0" w:rsidRDefault="00363ADF" w:rsidP="00A90474">
            <w:pPr>
              <w:pStyle w:val="CommentText"/>
              <w:spacing w:before="60" w:after="60"/>
              <w:rPr>
                <w:rFonts w:cs="Arial"/>
                <w:sz w:val="18"/>
              </w:rPr>
            </w:pPr>
            <w:r w:rsidRPr="00D257D0">
              <w:rPr>
                <w:rFonts w:cs="Arial"/>
                <w:sz w:val="18"/>
              </w:rPr>
              <w:t>NMS.MK.REP.002</w:t>
            </w:r>
          </w:p>
        </w:tc>
        <w:tc>
          <w:tcPr>
            <w:tcW w:w="3686" w:type="dxa"/>
          </w:tcPr>
          <w:p w14:paraId="3C596A85" w14:textId="77777777"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usage report”. The details of the report are specified in Appendix B.</w:t>
            </w:r>
          </w:p>
        </w:tc>
        <w:tc>
          <w:tcPr>
            <w:tcW w:w="2551" w:type="dxa"/>
          </w:tcPr>
          <w:p w14:paraId="4D5840A4" w14:textId="77777777" w:rsidR="00363ADF" w:rsidRPr="00D257D0" w:rsidRDefault="00363ADF" w:rsidP="009C723A">
            <w:pPr>
              <w:pStyle w:val="CommentText"/>
              <w:spacing w:before="60" w:after="60"/>
              <w:rPr>
                <w:rFonts w:cs="Arial"/>
                <w:sz w:val="18"/>
                <w:lang w:val="en-IN"/>
              </w:rPr>
            </w:pPr>
          </w:p>
        </w:tc>
        <w:tc>
          <w:tcPr>
            <w:tcW w:w="1418" w:type="dxa"/>
          </w:tcPr>
          <w:p w14:paraId="4DB4A2A1" w14:textId="77777777" w:rsidR="00363ADF" w:rsidRPr="00D257D0" w:rsidRDefault="00363ADF" w:rsidP="009C723A">
            <w:pPr>
              <w:pStyle w:val="CommentText"/>
              <w:spacing w:before="60" w:after="60"/>
              <w:rPr>
                <w:rFonts w:cs="Arial"/>
                <w:sz w:val="18"/>
              </w:rPr>
            </w:pPr>
          </w:p>
        </w:tc>
      </w:tr>
      <w:tr w:rsidR="00363ADF" w:rsidRPr="00D257D0" w14:paraId="3049D19B" w14:textId="77777777" w:rsidTr="009C723A">
        <w:trPr>
          <w:trHeight w:val="350"/>
        </w:trPr>
        <w:tc>
          <w:tcPr>
            <w:tcW w:w="1951" w:type="dxa"/>
          </w:tcPr>
          <w:p w14:paraId="2EF224A2" w14:textId="77777777" w:rsidR="00363ADF" w:rsidRPr="00D257D0" w:rsidRDefault="00363ADF" w:rsidP="00A90474">
            <w:pPr>
              <w:pStyle w:val="CommentText"/>
              <w:spacing w:before="60" w:after="60"/>
              <w:rPr>
                <w:rFonts w:cs="Arial"/>
                <w:sz w:val="18"/>
              </w:rPr>
            </w:pPr>
            <w:r w:rsidRPr="00D257D0">
              <w:rPr>
                <w:rFonts w:cs="Arial"/>
                <w:sz w:val="18"/>
              </w:rPr>
              <w:t>NMS.MK.REP.003</w:t>
            </w:r>
          </w:p>
        </w:tc>
        <w:tc>
          <w:tcPr>
            <w:tcW w:w="3686" w:type="dxa"/>
          </w:tcPr>
          <w:p w14:paraId="1A74197F" w14:textId="77777777" w:rsidR="00363ADF" w:rsidRPr="00D257D0" w:rsidRDefault="00363ADF" w:rsidP="00A90474">
            <w:pPr>
              <w:pStyle w:val="CommentText"/>
              <w:spacing w:before="60" w:after="60"/>
              <w:rPr>
                <w:rFonts w:cs="Arial"/>
                <w:sz w:val="18"/>
              </w:rPr>
            </w:pPr>
            <w:r w:rsidRPr="00D257D0">
              <w:rPr>
                <w:rFonts w:cs="Arial"/>
                <w:sz w:val="18"/>
              </w:rPr>
              <w:t xml:space="preserve">MK service shall support creation and handling of “MK Card usage report”. The details of the report are specified in Appendix B. </w:t>
            </w:r>
          </w:p>
        </w:tc>
        <w:tc>
          <w:tcPr>
            <w:tcW w:w="2551" w:type="dxa"/>
          </w:tcPr>
          <w:p w14:paraId="7302CAEA" w14:textId="77777777" w:rsidR="00363ADF" w:rsidRPr="00D257D0" w:rsidRDefault="00363ADF" w:rsidP="009C723A">
            <w:pPr>
              <w:pStyle w:val="CommentText"/>
              <w:spacing w:before="60" w:after="60"/>
              <w:rPr>
                <w:rFonts w:cs="Arial"/>
                <w:color w:val="FF0000"/>
              </w:rPr>
            </w:pPr>
          </w:p>
        </w:tc>
        <w:tc>
          <w:tcPr>
            <w:tcW w:w="1418" w:type="dxa"/>
          </w:tcPr>
          <w:p w14:paraId="4D2F7289" w14:textId="77777777" w:rsidR="00363ADF" w:rsidRPr="00D257D0" w:rsidRDefault="00363ADF" w:rsidP="009C723A">
            <w:pPr>
              <w:pStyle w:val="CommentText"/>
              <w:spacing w:before="60" w:after="60"/>
              <w:rPr>
                <w:rFonts w:cs="Arial"/>
                <w:sz w:val="18"/>
              </w:rPr>
            </w:pPr>
          </w:p>
        </w:tc>
      </w:tr>
    </w:tbl>
    <w:p w14:paraId="1AFAE700" w14:textId="77777777" w:rsidR="002E1E93" w:rsidRPr="00D257D0" w:rsidRDefault="002E1E93" w:rsidP="002E1E93">
      <w:pPr>
        <w:pStyle w:val="Heading3"/>
      </w:pPr>
      <w:bookmarkStart w:id="103" w:name="_Ref406702345"/>
      <w:bookmarkStart w:id="104" w:name="_Toc411545806"/>
      <w:r w:rsidRPr="00D257D0">
        <w:t>Content Management and Upload</w:t>
      </w:r>
      <w:bookmarkEnd w:id="103"/>
      <w:bookmarkEnd w:id="10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66FEB6D6" w14:textId="77777777" w:rsidTr="00527BB8">
        <w:tc>
          <w:tcPr>
            <w:tcW w:w="1809" w:type="dxa"/>
            <w:shd w:val="clear" w:color="auto" w:fill="D9D9D9" w:themeFill="background1" w:themeFillShade="D9"/>
          </w:tcPr>
          <w:p w14:paraId="267CAD9D"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81D25DF"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1429A94"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330ECF1"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173D7E5B" w14:textId="77777777" w:rsidTr="00527BB8">
        <w:trPr>
          <w:trHeight w:val="350"/>
        </w:trPr>
        <w:tc>
          <w:tcPr>
            <w:tcW w:w="1809" w:type="dxa"/>
          </w:tcPr>
          <w:p w14:paraId="54B90F0D" w14:textId="77777777" w:rsidR="002E1E93" w:rsidRPr="00D257D0" w:rsidRDefault="002E1E93" w:rsidP="002E1E93">
            <w:pPr>
              <w:pStyle w:val="CommentText"/>
              <w:spacing w:before="60" w:after="60"/>
              <w:rPr>
                <w:rFonts w:cs="Arial"/>
                <w:sz w:val="18"/>
              </w:rPr>
            </w:pPr>
            <w:r w:rsidRPr="00D257D0">
              <w:rPr>
                <w:rFonts w:cs="Arial"/>
                <w:sz w:val="18"/>
              </w:rPr>
              <w:t>NMS.MK.CONT.001</w:t>
            </w:r>
          </w:p>
        </w:tc>
        <w:tc>
          <w:tcPr>
            <w:tcW w:w="3828" w:type="dxa"/>
          </w:tcPr>
          <w:p w14:paraId="5A83415C" w14:textId="77777777" w:rsidR="002E1E93" w:rsidRPr="00D257D0" w:rsidRDefault="00F61AF9" w:rsidP="00F61AF9">
            <w:pPr>
              <w:pStyle w:val="CommentText"/>
              <w:spacing w:before="60" w:after="60"/>
              <w:rPr>
                <w:rFonts w:cs="Arial"/>
                <w:sz w:val="18"/>
              </w:rPr>
            </w:pPr>
            <w:r w:rsidRPr="00D257D0">
              <w:rPr>
                <w:rFonts w:cs="Arial"/>
                <w:sz w:val="18"/>
              </w:rPr>
              <w:t>NMS shall allow upload and modification of content files for MK service.</w:t>
            </w:r>
          </w:p>
        </w:tc>
        <w:tc>
          <w:tcPr>
            <w:tcW w:w="2551" w:type="dxa"/>
          </w:tcPr>
          <w:p w14:paraId="786F45E1" w14:textId="77777777" w:rsidR="002E1E93" w:rsidRPr="00D257D0" w:rsidRDefault="000E4527" w:rsidP="00527BB8">
            <w:pPr>
              <w:pStyle w:val="CommentText"/>
              <w:spacing w:before="60" w:after="60"/>
              <w:rPr>
                <w:rFonts w:cs="Arial"/>
                <w:sz w:val="18"/>
              </w:rPr>
            </w:pPr>
            <w:r>
              <w:rPr>
                <w:rFonts w:cs="Arial"/>
                <w:sz w:val="18"/>
              </w:rPr>
              <w:t xml:space="preserve">The content files shall be managed by </w:t>
            </w:r>
            <w:proofErr w:type="gramStart"/>
            <w:r>
              <w:rPr>
                <w:rFonts w:cs="Arial"/>
                <w:sz w:val="18"/>
              </w:rPr>
              <w:t>CMS which</w:t>
            </w:r>
            <w:proofErr w:type="gramEnd"/>
            <w:r>
              <w:rPr>
                <w:rFonts w:cs="Arial"/>
                <w:sz w:val="18"/>
              </w:rPr>
              <w:t xml:space="preserve"> is part of IVR and not part of MOTECH.</w:t>
            </w:r>
          </w:p>
        </w:tc>
        <w:tc>
          <w:tcPr>
            <w:tcW w:w="1418" w:type="dxa"/>
          </w:tcPr>
          <w:p w14:paraId="5FD8B250" w14:textId="77777777" w:rsidR="002E1E93" w:rsidRPr="00D257D0" w:rsidRDefault="00F61AF9" w:rsidP="00527BB8">
            <w:pPr>
              <w:pStyle w:val="CommentText"/>
              <w:spacing w:before="60" w:after="60"/>
              <w:rPr>
                <w:rFonts w:cs="Arial"/>
                <w:sz w:val="18"/>
              </w:rPr>
            </w:pPr>
            <w:r w:rsidRPr="00D257D0">
              <w:rPr>
                <w:rFonts w:cs="Arial"/>
                <w:sz w:val="18"/>
              </w:rPr>
              <w:t>Draft</w:t>
            </w:r>
          </w:p>
        </w:tc>
      </w:tr>
      <w:tr w:rsidR="00F61AF9" w:rsidRPr="00D257D0" w14:paraId="32630C1E" w14:textId="77777777" w:rsidTr="00527BB8">
        <w:trPr>
          <w:trHeight w:val="350"/>
        </w:trPr>
        <w:tc>
          <w:tcPr>
            <w:tcW w:w="1809" w:type="dxa"/>
          </w:tcPr>
          <w:p w14:paraId="2D2533FD" w14:textId="77777777" w:rsidR="00F61AF9" w:rsidRPr="00D257D0" w:rsidRDefault="00F61AF9" w:rsidP="00F61AF9">
            <w:pPr>
              <w:pStyle w:val="CommentText"/>
              <w:spacing w:before="60" w:after="60"/>
              <w:rPr>
                <w:rFonts w:cs="Arial"/>
                <w:sz w:val="18"/>
              </w:rPr>
            </w:pPr>
            <w:r w:rsidRPr="00D257D0">
              <w:rPr>
                <w:rFonts w:cs="Arial"/>
                <w:sz w:val="18"/>
              </w:rPr>
              <w:t>NMS.MK.CONT.002</w:t>
            </w:r>
          </w:p>
        </w:tc>
        <w:tc>
          <w:tcPr>
            <w:tcW w:w="3828" w:type="dxa"/>
          </w:tcPr>
          <w:p w14:paraId="07483CF7" w14:textId="77777777" w:rsidR="00F61AF9" w:rsidRPr="00D257D0" w:rsidRDefault="00F61AF9"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14:paraId="79579137" w14:textId="77777777" w:rsidR="00F61AF9" w:rsidRPr="00D257D0" w:rsidRDefault="00F61AF9" w:rsidP="00527BB8">
            <w:pPr>
              <w:pStyle w:val="CommentText"/>
              <w:spacing w:before="60" w:after="60"/>
              <w:rPr>
                <w:rFonts w:cs="Arial"/>
                <w:sz w:val="18"/>
              </w:rPr>
            </w:pPr>
          </w:p>
        </w:tc>
        <w:tc>
          <w:tcPr>
            <w:tcW w:w="1418" w:type="dxa"/>
          </w:tcPr>
          <w:p w14:paraId="2F6AE1BE" w14:textId="77777777" w:rsidR="00F61AF9" w:rsidRPr="00D257D0" w:rsidRDefault="00F61AF9" w:rsidP="00527BB8">
            <w:pPr>
              <w:pStyle w:val="CommentText"/>
              <w:spacing w:before="60" w:after="60"/>
              <w:rPr>
                <w:rFonts w:cs="Arial"/>
                <w:sz w:val="18"/>
              </w:rPr>
            </w:pPr>
            <w:r w:rsidRPr="00D257D0">
              <w:rPr>
                <w:rFonts w:cs="Arial"/>
                <w:sz w:val="18"/>
              </w:rPr>
              <w:t>Draft</w:t>
            </w:r>
          </w:p>
        </w:tc>
      </w:tr>
    </w:tbl>
    <w:p w14:paraId="1CD4A96D" w14:textId="77777777" w:rsidR="00023477" w:rsidRPr="00D257D0" w:rsidRDefault="00023477" w:rsidP="00023477">
      <w:pPr>
        <w:pStyle w:val="Heading2"/>
        <w:rPr>
          <w:szCs w:val="18"/>
        </w:rPr>
      </w:pPr>
      <w:bookmarkStart w:id="105" w:name="_Toc411545807"/>
      <w:r w:rsidRPr="00D257D0">
        <w:rPr>
          <w:szCs w:val="18"/>
        </w:rPr>
        <w:t>Non-Functional Requirements</w:t>
      </w:r>
      <w:bookmarkEnd w:id="105"/>
    </w:p>
    <w:p w14:paraId="25747BDD" w14:textId="77777777" w:rsidR="00023477" w:rsidRPr="00D257D0" w:rsidRDefault="00023477" w:rsidP="00EB67D4">
      <w:pPr>
        <w:pStyle w:val="Heading3"/>
        <w:rPr>
          <w:szCs w:val="18"/>
        </w:rPr>
      </w:pPr>
      <w:bookmarkStart w:id="106" w:name="_Toc411545808"/>
      <w:r w:rsidRPr="00D257D0">
        <w:t>Scalability Requirements</w:t>
      </w:r>
      <w:bookmarkEnd w:id="10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14:paraId="3A209377" w14:textId="77777777" w:rsidTr="009C723A">
        <w:tc>
          <w:tcPr>
            <w:tcW w:w="1809" w:type="dxa"/>
            <w:shd w:val="clear" w:color="auto" w:fill="D9D9D9" w:themeFill="background1" w:themeFillShade="D9"/>
          </w:tcPr>
          <w:p w14:paraId="00C088C8"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754C1CAC"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3F4DF49"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426A8A4"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658C0A8B" w14:textId="77777777" w:rsidTr="009C723A">
        <w:trPr>
          <w:trHeight w:val="350"/>
        </w:trPr>
        <w:tc>
          <w:tcPr>
            <w:tcW w:w="1809" w:type="dxa"/>
          </w:tcPr>
          <w:p w14:paraId="0EC607B0" w14:textId="77777777"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.SCALE.001</w:t>
            </w:r>
          </w:p>
        </w:tc>
        <w:tc>
          <w:tcPr>
            <w:tcW w:w="3828" w:type="dxa"/>
          </w:tcPr>
          <w:p w14:paraId="5E219B0A" w14:textId="77777777" w:rsidR="00363ADF" w:rsidRPr="00D257D0" w:rsidRDefault="00363ADF" w:rsidP="00A90474">
            <w:pPr>
              <w:pStyle w:val="CommentText"/>
              <w:spacing w:before="60" w:after="60"/>
              <w:rPr>
                <w:rFonts w:cs="Arial"/>
                <w:sz w:val="18"/>
              </w:rPr>
            </w:pPr>
            <w:r w:rsidRPr="00D257D0">
              <w:rPr>
                <w:rFonts w:cs="Arial"/>
                <w:sz w:val="18"/>
              </w:rPr>
              <w:t xml:space="preserve">MK service shall be designed to handle maximum of </w:t>
            </w:r>
            <w:r w:rsidR="00B4034B" w:rsidRPr="00D257D0">
              <w:rPr>
                <w:rFonts w:cs="Arial"/>
                <w:sz w:val="18"/>
              </w:rPr>
              <w:t xml:space="preserve">1,177,478 </w:t>
            </w:r>
            <w:r w:rsidRPr="00D257D0">
              <w:rPr>
                <w:rFonts w:cs="Arial"/>
                <w:sz w:val="18"/>
              </w:rPr>
              <w:t>registered FLW users.</w:t>
            </w:r>
          </w:p>
        </w:tc>
        <w:tc>
          <w:tcPr>
            <w:tcW w:w="2551" w:type="dxa"/>
          </w:tcPr>
          <w:p w14:paraId="4A45C000" w14:textId="77777777" w:rsidR="00363ADF" w:rsidRPr="00D257D0" w:rsidRDefault="00302EAC" w:rsidP="00302EAC">
            <w:pPr>
              <w:pStyle w:val="CommentText"/>
              <w:spacing w:before="60" w:after="60"/>
              <w:rPr>
                <w:rFonts w:cs="Arial"/>
                <w:color w:val="FF0000"/>
                <w:sz w:val="18"/>
              </w:rPr>
            </w:pPr>
            <w:r w:rsidRPr="00D257D0">
              <w:rPr>
                <w:rFonts w:cs="Arial"/>
                <w:sz w:val="18"/>
              </w:rPr>
              <w:t>Refer NMS.MA.SCALE.001</w:t>
            </w:r>
          </w:p>
        </w:tc>
        <w:tc>
          <w:tcPr>
            <w:tcW w:w="1418" w:type="dxa"/>
          </w:tcPr>
          <w:p w14:paraId="70E39305" w14:textId="77777777" w:rsidR="00363ADF" w:rsidRPr="00D257D0" w:rsidRDefault="00363ADF" w:rsidP="009C723A">
            <w:pPr>
              <w:pStyle w:val="CommentText"/>
              <w:spacing w:before="60" w:after="60"/>
              <w:rPr>
                <w:rFonts w:cs="Arial"/>
                <w:sz w:val="18"/>
              </w:rPr>
            </w:pPr>
            <w:r w:rsidRPr="00D257D0">
              <w:rPr>
                <w:rFonts w:cs="Arial"/>
                <w:sz w:val="18"/>
              </w:rPr>
              <w:t>Draft</w:t>
            </w:r>
          </w:p>
        </w:tc>
      </w:tr>
      <w:tr w:rsidR="00363ADF" w:rsidRPr="00D257D0" w14:paraId="3FAFB64E" w14:textId="77777777" w:rsidTr="009C723A">
        <w:trPr>
          <w:trHeight w:val="350"/>
        </w:trPr>
        <w:tc>
          <w:tcPr>
            <w:tcW w:w="1809" w:type="dxa"/>
          </w:tcPr>
          <w:p w14:paraId="487D6DB5" w14:textId="77777777"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.SCALE.002</w:t>
            </w:r>
          </w:p>
        </w:tc>
        <w:tc>
          <w:tcPr>
            <w:tcW w:w="3828" w:type="dxa"/>
          </w:tcPr>
          <w:p w14:paraId="0EE69239" w14:textId="13D03851" w:rsidR="00363ADF" w:rsidRPr="00D257D0" w:rsidRDefault="00363ADF" w:rsidP="004A731D">
            <w:pPr>
              <w:pStyle w:val="CommentText"/>
              <w:spacing w:before="60" w:after="60"/>
              <w:rPr>
                <w:rFonts w:cs="Arial"/>
                <w:sz w:val="18"/>
              </w:rPr>
            </w:pPr>
            <w:r w:rsidRPr="00D257D0">
              <w:rPr>
                <w:rFonts w:cs="Arial"/>
                <w:sz w:val="18"/>
              </w:rPr>
              <w:t xml:space="preserve">MK service shall be designed to handle simultaneous calls of </w:t>
            </w:r>
            <w:r w:rsidR="004A731D">
              <w:rPr>
                <w:rFonts w:cs="Arial"/>
                <w:sz w:val="18"/>
              </w:rPr>
              <w:t>1282</w:t>
            </w:r>
            <w:r w:rsidR="00CB6628" w:rsidRPr="00D257D0">
              <w:rPr>
                <w:rFonts w:cs="Arial"/>
                <w:sz w:val="18"/>
              </w:rPr>
              <w:t xml:space="preserve"> </w:t>
            </w:r>
            <w:r w:rsidRPr="00D257D0">
              <w:rPr>
                <w:rFonts w:cs="Arial"/>
                <w:sz w:val="18"/>
              </w:rPr>
              <w:t>FLW users.</w:t>
            </w:r>
          </w:p>
        </w:tc>
        <w:tc>
          <w:tcPr>
            <w:tcW w:w="2551" w:type="dxa"/>
          </w:tcPr>
          <w:p w14:paraId="3E84438A" w14:textId="77777777" w:rsidR="00CB6628" w:rsidRPr="00D93A4F" w:rsidRDefault="00CB6628" w:rsidP="00D93A4F">
            <w:pPr>
              <w:pStyle w:val="Default"/>
              <w:rPr>
                <w:sz w:val="16"/>
              </w:rPr>
            </w:pPr>
            <w:r w:rsidRPr="00D93A4F">
              <w:rPr>
                <w:sz w:val="16"/>
                <w:szCs w:val="22"/>
                <w:lang w:val="en-US"/>
              </w:rPr>
              <w:t>Calls per month | Calls per Day  </w:t>
            </w:r>
            <w:proofErr w:type="gramStart"/>
            <w:r w:rsidRPr="00D93A4F">
              <w:rPr>
                <w:sz w:val="16"/>
                <w:szCs w:val="22"/>
                <w:lang w:val="en-US"/>
              </w:rPr>
              <w:t>|  Peak</w:t>
            </w:r>
            <w:proofErr w:type="gramEnd"/>
            <w:r w:rsidRPr="00D93A4F">
              <w:rPr>
                <w:sz w:val="16"/>
                <w:szCs w:val="22"/>
                <w:lang w:val="en-US"/>
              </w:rPr>
              <w:t xml:space="preserve"> Hour Call 12 &amp; 1 pm</w:t>
            </w:r>
          </w:p>
          <w:p w14:paraId="731FCCC3" w14:textId="77777777" w:rsidR="00CB6628" w:rsidRPr="00CB6628" w:rsidRDefault="00CB6628">
            <w:pPr>
              <w:pStyle w:val="Default"/>
              <w:rPr>
                <w:sz w:val="16"/>
                <w:szCs w:val="22"/>
                <w:lang w:val="en-US"/>
              </w:rPr>
            </w:pPr>
            <w:r w:rsidRPr="00D93A4F">
              <w:rPr>
                <w:sz w:val="16"/>
                <w:szCs w:val="22"/>
                <w:lang w:val="en-US"/>
              </w:rPr>
              <w:t xml:space="preserve">MK:    14,424,106   </w:t>
            </w:r>
            <w:proofErr w:type="gramStart"/>
            <w:r w:rsidRPr="00D93A4F">
              <w:rPr>
                <w:sz w:val="16"/>
                <w:szCs w:val="22"/>
                <w:lang w:val="en-US"/>
              </w:rPr>
              <w:t>|     480,803</w:t>
            </w:r>
            <w:proofErr w:type="gramEnd"/>
            <w:r w:rsidRPr="00D93A4F">
              <w:rPr>
                <w:sz w:val="16"/>
                <w:szCs w:val="22"/>
                <w:lang w:val="en-US"/>
              </w:rPr>
              <w:t xml:space="preserve">    |   8% or 38,464</w:t>
            </w:r>
            <w:r>
              <w:rPr>
                <w:sz w:val="16"/>
                <w:szCs w:val="22"/>
                <w:lang w:val="en-US"/>
              </w:rPr>
              <w:t xml:space="preserve">. </w:t>
            </w:r>
            <w:proofErr w:type="gramStart"/>
            <w:r>
              <w:rPr>
                <w:sz w:val="16"/>
                <w:szCs w:val="22"/>
                <w:lang w:val="en-US"/>
              </w:rPr>
              <w:t>The is</w:t>
            </w:r>
            <w:proofErr w:type="gramEnd"/>
            <w:r>
              <w:rPr>
                <w:sz w:val="16"/>
                <w:szCs w:val="22"/>
                <w:lang w:val="en-US"/>
              </w:rPr>
              <w:t xml:space="preserve"> for all servers – per server call rate shall be lower.</w:t>
            </w:r>
          </w:p>
          <w:p w14:paraId="44659066" w14:textId="7C473C9F" w:rsidR="00363ADF" w:rsidRPr="00D93A4F" w:rsidRDefault="00363ADF" w:rsidP="00D93A4F">
            <w:pPr>
              <w:pStyle w:val="Default"/>
              <w:rPr>
                <w:sz w:val="16"/>
                <w:szCs w:val="22"/>
                <w:lang w:val="en-US"/>
              </w:rPr>
            </w:pPr>
          </w:p>
        </w:tc>
        <w:tc>
          <w:tcPr>
            <w:tcW w:w="1418" w:type="dxa"/>
          </w:tcPr>
          <w:p w14:paraId="07616D6D" w14:textId="77777777" w:rsidR="00363ADF" w:rsidRPr="00D257D0" w:rsidRDefault="00363ADF" w:rsidP="009C723A">
            <w:pPr>
              <w:pStyle w:val="CommentText"/>
              <w:spacing w:before="60" w:after="60"/>
              <w:rPr>
                <w:rFonts w:cs="Arial"/>
                <w:sz w:val="18"/>
              </w:rPr>
            </w:pPr>
            <w:r w:rsidRPr="00D257D0">
              <w:rPr>
                <w:rFonts w:cs="Arial"/>
                <w:sz w:val="18"/>
              </w:rPr>
              <w:t>Draft</w:t>
            </w:r>
          </w:p>
        </w:tc>
      </w:tr>
      <w:tr w:rsidR="002047D9" w:rsidRPr="00D257D0" w14:paraId="25BF8556" w14:textId="77777777" w:rsidTr="009C723A">
        <w:trPr>
          <w:trHeight w:val="350"/>
        </w:trPr>
        <w:tc>
          <w:tcPr>
            <w:tcW w:w="1809" w:type="dxa"/>
          </w:tcPr>
          <w:p w14:paraId="52F1A1A8" w14:textId="77777777" w:rsidR="002047D9" w:rsidRPr="00D257D0" w:rsidRDefault="002047D9" w:rsidP="002047D9">
            <w:pPr>
              <w:pStyle w:val="CommentText"/>
              <w:spacing w:before="60" w:after="60"/>
              <w:rPr>
                <w:rFonts w:cs="Arial"/>
                <w:sz w:val="18"/>
              </w:rPr>
            </w:pPr>
            <w:r w:rsidRPr="00D257D0">
              <w:rPr>
                <w:rFonts w:cs="Arial"/>
                <w:sz w:val="18"/>
              </w:rPr>
              <w:t>NMS.MK.SCALE.003</w:t>
            </w:r>
          </w:p>
        </w:tc>
        <w:tc>
          <w:tcPr>
            <w:tcW w:w="3828" w:type="dxa"/>
          </w:tcPr>
          <w:p w14:paraId="1AD38346" w14:textId="77777777" w:rsidR="002047D9" w:rsidRPr="00D257D0" w:rsidRDefault="002047D9" w:rsidP="002047D9">
            <w:pPr>
              <w:pStyle w:val="CommentText"/>
              <w:spacing w:before="60" w:after="60"/>
              <w:rPr>
                <w:rFonts w:cs="Arial"/>
                <w:sz w:val="18"/>
              </w:rPr>
            </w:pPr>
            <w:r w:rsidRPr="00D257D0">
              <w:rPr>
                <w:rFonts w:cs="Arial"/>
                <w:sz w:val="18"/>
              </w:rPr>
              <w:t>The Congestion and Overload for incoming calls of MK shall be handled by the IVR system of the NMS where some of the incoming calls may be rejected during overload.</w:t>
            </w:r>
          </w:p>
        </w:tc>
        <w:tc>
          <w:tcPr>
            <w:tcW w:w="2551" w:type="dxa"/>
          </w:tcPr>
          <w:p w14:paraId="3F5FD4B8" w14:textId="77777777" w:rsidR="002047D9" w:rsidRPr="00D257D0" w:rsidRDefault="002047D9" w:rsidP="00301455">
            <w:pPr>
              <w:pStyle w:val="Default"/>
              <w:rPr>
                <w:sz w:val="16"/>
                <w:szCs w:val="22"/>
                <w:lang w:val="en-US"/>
              </w:rPr>
            </w:pPr>
            <w:r w:rsidRPr="00D257D0">
              <w:rPr>
                <w:rFonts w:cs="Arial"/>
                <w:sz w:val="18"/>
              </w:rPr>
              <w:t>There shall be no restrictions on FLW subscriber provisioning in NMS.</w:t>
            </w:r>
          </w:p>
        </w:tc>
        <w:tc>
          <w:tcPr>
            <w:tcW w:w="1418" w:type="dxa"/>
          </w:tcPr>
          <w:p w14:paraId="5A706AD6" w14:textId="77777777" w:rsidR="002047D9" w:rsidRPr="00D257D0" w:rsidRDefault="002047D9" w:rsidP="009C723A">
            <w:pPr>
              <w:pStyle w:val="CommentText"/>
              <w:spacing w:before="60" w:after="60"/>
              <w:rPr>
                <w:rFonts w:cs="Arial"/>
                <w:sz w:val="18"/>
              </w:rPr>
            </w:pPr>
          </w:p>
        </w:tc>
      </w:tr>
    </w:tbl>
    <w:p w14:paraId="3F6AF5CE" w14:textId="77777777" w:rsidR="00023477" w:rsidRPr="00D257D0" w:rsidRDefault="00023477" w:rsidP="00023477">
      <w:pPr>
        <w:rPr>
          <w:color w:val="548DD4"/>
        </w:rPr>
      </w:pPr>
    </w:p>
    <w:p w14:paraId="0564B735" w14:textId="77777777" w:rsidR="00023477" w:rsidRPr="00D257D0" w:rsidRDefault="00023477" w:rsidP="00023477">
      <w:pPr>
        <w:pStyle w:val="Heading2"/>
        <w:rPr>
          <w:szCs w:val="18"/>
        </w:rPr>
      </w:pPr>
      <w:bookmarkStart w:id="107" w:name="_Toc411545809"/>
      <w:r w:rsidRPr="00D257D0">
        <w:rPr>
          <w:szCs w:val="18"/>
        </w:rPr>
        <w:t>Call Flows</w:t>
      </w:r>
      <w:bookmarkEnd w:id="107"/>
    </w:p>
    <w:p w14:paraId="03D517CB"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20FE6851" w14:textId="77777777" w:rsidR="00363ADF" w:rsidRPr="00D257D0" w:rsidRDefault="0032589E" w:rsidP="00363ADF">
      <w:pPr>
        <w:pStyle w:val="Heading3"/>
        <w:rPr>
          <w:szCs w:val="18"/>
        </w:rPr>
      </w:pPr>
      <w:bookmarkStart w:id="108" w:name="_Ref408567032"/>
      <w:bookmarkStart w:id="109" w:name="_Toc411545810"/>
      <w:r w:rsidRPr="00D257D0">
        <w:rPr>
          <w:szCs w:val="18"/>
        </w:rPr>
        <w:t>M</w:t>
      </w:r>
      <w:r w:rsidR="00F323B9" w:rsidRPr="00D257D0">
        <w:rPr>
          <w:szCs w:val="18"/>
        </w:rPr>
        <w:t>o</w:t>
      </w:r>
      <w:r w:rsidRPr="00D257D0">
        <w:rPr>
          <w:szCs w:val="18"/>
        </w:rPr>
        <w:t xml:space="preserve">bile </w:t>
      </w:r>
      <w:proofErr w:type="spellStart"/>
      <w:r w:rsidRPr="00D257D0">
        <w:rPr>
          <w:szCs w:val="18"/>
        </w:rPr>
        <w:t>Kunji</w:t>
      </w:r>
      <w:proofErr w:type="spellEnd"/>
      <w:r w:rsidR="00363ADF" w:rsidRPr="00D257D0">
        <w:rPr>
          <w:szCs w:val="18"/>
        </w:rPr>
        <w:t xml:space="preserve"> Access</w:t>
      </w:r>
      <w:bookmarkEnd w:id="108"/>
      <w:bookmarkEnd w:id="109"/>
    </w:p>
    <w:p w14:paraId="5AF4AD49" w14:textId="77777777" w:rsidR="00363ADF" w:rsidRPr="00D257D0" w:rsidRDefault="00FE52AE" w:rsidP="00363ADF">
      <w:r>
        <w:pict w14:anchorId="2550FC7D">
          <v:shape id="_x0000_i1025" type="#_x0000_t75" style="width:490.35pt;height:353.2pt">
            <v:imagedata r:id="rId19" o:title=""/>
          </v:shape>
        </w:pict>
      </w:r>
    </w:p>
    <w:p w14:paraId="77A8BCC2" w14:textId="6AE11A6E" w:rsidR="007209A0" w:rsidRPr="00D257D0" w:rsidRDefault="00363ADF" w:rsidP="00363ADF">
      <w:pPr>
        <w:pStyle w:val="Caption"/>
        <w:rPr>
          <w:rFonts w:ascii="Cambria" w:eastAsia="Times New Roman" w:hAnsi="Cambria"/>
          <w:b w:val="0"/>
          <w:bCs w:val="0"/>
          <w:color w:val="365F91"/>
          <w:sz w:val="28"/>
          <w:szCs w:val="28"/>
        </w:rPr>
      </w:pPr>
      <w:r w:rsidRPr="00D257D0">
        <w:t xml:space="preserve">Figure 6:  Mobile </w:t>
      </w:r>
      <w:proofErr w:type="spellStart"/>
      <w:r w:rsidRPr="00D257D0">
        <w:t>Kunji</w:t>
      </w:r>
      <w:proofErr w:type="spellEnd"/>
      <w:r w:rsidRPr="00D257D0">
        <w:t xml:space="preserve"> Job Flow</w:t>
      </w:r>
      <w:bookmarkEnd w:id="81"/>
      <w:bookmarkEnd w:id="82"/>
      <w:bookmarkEnd w:id="83"/>
      <w:bookmarkEnd w:id="84"/>
      <w:bookmarkEnd w:id="85"/>
    </w:p>
    <w:p w14:paraId="1F5E4641" w14:textId="77777777" w:rsidR="00CC47FF" w:rsidRPr="00D257D0" w:rsidRDefault="00CC47FF" w:rsidP="00CC47FF">
      <w:pPr>
        <w:pStyle w:val="Heading1"/>
      </w:pPr>
      <w:bookmarkStart w:id="110" w:name="_Toc411545811"/>
      <w:r w:rsidRPr="00D257D0">
        <w:t>Kilkari (KK)</w:t>
      </w:r>
      <w:r w:rsidR="007B54EF" w:rsidRPr="00D257D0">
        <w:t>: Overview and Requirements</w:t>
      </w:r>
      <w:bookmarkEnd w:id="110"/>
    </w:p>
    <w:p w14:paraId="7EB9F51D" w14:textId="77777777" w:rsidR="007209A0" w:rsidRPr="00D257D0" w:rsidRDefault="007209A0" w:rsidP="007209A0">
      <w:pPr>
        <w:pStyle w:val="Heading2"/>
      </w:pPr>
      <w:bookmarkStart w:id="111" w:name="_Toc411545812"/>
      <w:r w:rsidRPr="00D257D0">
        <w:t>Service Overview</w:t>
      </w:r>
      <w:bookmarkEnd w:id="111"/>
    </w:p>
    <w:p w14:paraId="3EFD6102" w14:textId="77777777" w:rsidR="00DD73B8" w:rsidRPr="00D257D0" w:rsidRDefault="00DD73B8" w:rsidP="00DD73B8">
      <w:pPr>
        <w:pStyle w:val="CommentText"/>
        <w:spacing w:before="60" w:after="60"/>
        <w:rPr>
          <w:rFonts w:cs="Arial"/>
        </w:rPr>
      </w:pPr>
      <w:r w:rsidRPr="00D257D0">
        <w:rPr>
          <w:rFonts w:cs="Arial"/>
        </w:rPr>
        <w:t xml:space="preserve">Kilkari is the IVR service that uses Out Bound Calls (OBDs) to deliver time-sensitive audio information about maternity and child health to the subscribed beneficiaries (l pregnant women, new mothers, and mothers of children up to the age of one and their families) via mobile phones. Kilkari service is characterized by the following: </w:t>
      </w:r>
    </w:p>
    <w:p w14:paraId="197F4CCA"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covers the critical time period, during which the most deaths occur during maternity (for mother and child): from early stages of pregnancy until the child is one year old.</w:t>
      </w:r>
    </w:p>
    <w:p w14:paraId="43B1AAAA"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has two subscription packs based on when the service is started (72 week pregnancy pack and 48 week after delivery pack).</w:t>
      </w:r>
    </w:p>
    <w:p w14:paraId="11ED07F7"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allows beneficiaries to subscribe to the desired subscription packs via IVR long codes.</w:t>
      </w:r>
    </w:p>
    <w:p w14:paraId="4D5737CA" w14:textId="77777777" w:rsidR="00DD73B8" w:rsidRPr="00D257D0" w:rsidRDefault="00DD73B8" w:rsidP="00DD73B8">
      <w:pPr>
        <w:pStyle w:val="CommentText"/>
        <w:numPr>
          <w:ilvl w:val="1"/>
          <w:numId w:val="10"/>
        </w:numPr>
        <w:spacing w:before="60" w:after="60"/>
        <w:rPr>
          <w:rFonts w:cs="Arial"/>
        </w:rPr>
      </w:pPr>
      <w:r w:rsidRPr="00D257D0">
        <w:rPr>
          <w:rFonts w:cs="Arial"/>
        </w:rPr>
        <w:t>Each pack has a separate long code.</w:t>
      </w:r>
    </w:p>
    <w:p w14:paraId="26042EE7"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also allows beneficiaries to be automaticall</w:t>
      </w:r>
      <w:r w:rsidR="001E11BE" w:rsidRPr="00D257D0">
        <w:rPr>
          <w:rFonts w:cs="Arial"/>
        </w:rPr>
        <w:t>y subscribed to a suitable pack</w:t>
      </w:r>
      <w:r w:rsidRPr="00D257D0">
        <w:rPr>
          <w:rFonts w:cs="Arial"/>
        </w:rPr>
        <w:t>, by manually uploading MCTS data into the system, based on the Last Menstrual Period (LMP) of the pregnant woman or Date of Birth (DOB) of the child provided in MCTS Data.</w:t>
      </w:r>
    </w:p>
    <w:p w14:paraId="09882AB0"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delivers weekly messages to the subscribed Beneficiaries, based on the stage of pregnancy or child’s age. Week is computed from LMP or DOB.</w:t>
      </w:r>
    </w:p>
    <w:p w14:paraId="47DA6273" w14:textId="77777777" w:rsidR="00DD73B8" w:rsidRPr="00D257D0" w:rsidRDefault="00DD73B8" w:rsidP="00DD73B8">
      <w:pPr>
        <w:pStyle w:val="CommentText"/>
        <w:numPr>
          <w:ilvl w:val="0"/>
          <w:numId w:val="10"/>
        </w:numPr>
        <w:spacing w:before="60" w:after="60"/>
        <w:rPr>
          <w:rFonts w:cs="Arial"/>
        </w:rPr>
      </w:pPr>
      <w:r w:rsidRPr="00D257D0">
        <w:rPr>
          <w:rFonts w:cs="Arial"/>
        </w:rPr>
        <w:t>Each message is approximately 2 minutes in length.</w:t>
      </w:r>
    </w:p>
    <w:p w14:paraId="1FFFBEAE" w14:textId="77777777" w:rsidR="00DD73B8" w:rsidRPr="00D257D0" w:rsidRDefault="00DD73B8" w:rsidP="00DD73B8">
      <w:pPr>
        <w:pStyle w:val="CommentText"/>
        <w:numPr>
          <w:ilvl w:val="0"/>
          <w:numId w:val="10"/>
        </w:numPr>
        <w:spacing w:before="60" w:after="60"/>
        <w:rPr>
          <w:rFonts w:cs="Arial"/>
        </w:rPr>
      </w:pPr>
      <w:r w:rsidRPr="00D257D0">
        <w:rPr>
          <w:rFonts w:cs="Arial"/>
        </w:rPr>
        <w:t>Ki</w:t>
      </w:r>
      <w:r w:rsidR="001E11BE" w:rsidRPr="00D257D0">
        <w:rPr>
          <w:rFonts w:cs="Arial"/>
        </w:rPr>
        <w:t>lkari service tries to deliver</w:t>
      </w:r>
      <w:r w:rsidRPr="00D257D0">
        <w:rPr>
          <w:rFonts w:cs="Arial"/>
        </w:rPr>
        <w:t xml:space="preserve"> each weekly message from 8am to 8pm (with different retry logics based on whether the subscriber’s phone is busy, out of network range, switched off </w:t>
      </w:r>
      <w:proofErr w:type="spellStart"/>
      <w:r w:rsidRPr="00D257D0">
        <w:rPr>
          <w:rFonts w:cs="Arial"/>
        </w:rPr>
        <w:t>etc</w:t>
      </w:r>
      <w:proofErr w:type="spellEnd"/>
      <w:r w:rsidRPr="00D257D0">
        <w:rPr>
          <w:rFonts w:cs="Arial"/>
        </w:rPr>
        <w:t xml:space="preserve">). </w:t>
      </w:r>
    </w:p>
    <w:p w14:paraId="3142D814" w14:textId="77777777" w:rsidR="00DD73B8" w:rsidRPr="00D257D0" w:rsidRDefault="00DD73B8" w:rsidP="00DD73B8">
      <w:pPr>
        <w:pStyle w:val="CommentText"/>
        <w:numPr>
          <w:ilvl w:val="0"/>
          <w:numId w:val="10"/>
        </w:numPr>
        <w:spacing w:before="60" w:after="60"/>
        <w:rPr>
          <w:rFonts w:cs="Arial"/>
        </w:rPr>
      </w:pPr>
      <w:r w:rsidRPr="00D257D0">
        <w:rPr>
          <w:rFonts w:cs="Arial"/>
        </w:rPr>
        <w:t xml:space="preserve">Kilkari Service retries the attempt to deliver the </w:t>
      </w:r>
      <w:proofErr w:type="gramStart"/>
      <w:r w:rsidRPr="00D257D0">
        <w:rPr>
          <w:rFonts w:cs="Arial"/>
        </w:rPr>
        <w:t>messages which</w:t>
      </w:r>
      <w:proofErr w:type="gramEnd"/>
      <w:r w:rsidRPr="00D257D0">
        <w:rPr>
          <w:rFonts w:cs="Arial"/>
        </w:rPr>
        <w:t xml:space="preserve"> were not delivered.</w:t>
      </w:r>
    </w:p>
    <w:p w14:paraId="6C6839F3" w14:textId="77777777" w:rsidR="00DD73B8" w:rsidRPr="00D257D0" w:rsidRDefault="00DD73B8" w:rsidP="00DD73B8">
      <w:pPr>
        <w:pStyle w:val="CommentText"/>
        <w:numPr>
          <w:ilvl w:val="0"/>
          <w:numId w:val="10"/>
        </w:numPr>
        <w:spacing w:before="60" w:after="60"/>
        <w:rPr>
          <w:rFonts w:cs="Arial"/>
        </w:rPr>
      </w:pPr>
      <w:r w:rsidRPr="00D257D0">
        <w:rPr>
          <w:rFonts w:cs="Arial"/>
        </w:rPr>
        <w:t>The Kilkari service is Toll Free.</w:t>
      </w:r>
    </w:p>
    <w:p w14:paraId="75841270"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allows users to call the Toll Free inbox long code to listen to last OBD message again.</w:t>
      </w:r>
    </w:p>
    <w:p w14:paraId="65367F56" w14:textId="3D3D8917" w:rsidR="008B5E4F" w:rsidRPr="0085205A" w:rsidRDefault="008B5E4F" w:rsidP="00C42D8B">
      <w:pPr>
        <w:pStyle w:val="CommentText"/>
        <w:numPr>
          <w:ilvl w:val="0"/>
          <w:numId w:val="10"/>
        </w:numPr>
        <w:spacing w:before="60" w:after="60"/>
        <w:rPr>
          <w:rFonts w:cs="Arial"/>
        </w:rPr>
      </w:pPr>
      <w:r w:rsidRPr="0085205A">
        <w:rPr>
          <w:rFonts w:cs="Arial"/>
        </w:rPr>
        <w:t xml:space="preserve">A Kilkari beneficiary can be in any one of the following statuses in the system </w:t>
      </w:r>
      <w:r w:rsidR="00C42D8B" w:rsidRPr="0085205A">
        <w:rPr>
          <w:rFonts w:cs="Arial"/>
        </w:rPr>
        <w:t xml:space="preserve">as depicted in </w:t>
      </w:r>
      <w:r w:rsidR="00C42D8B" w:rsidRPr="0085205A">
        <w:rPr>
          <w:rFonts w:cs="Arial"/>
        </w:rPr>
        <w:fldChar w:fldCharType="begin"/>
      </w:r>
      <w:r w:rsidR="00C42D8B" w:rsidRPr="0085205A">
        <w:rPr>
          <w:rFonts w:cs="Arial"/>
        </w:rPr>
        <w:instrText xml:space="preserve"> REF _Ref409703412 \h  \* MERGEFORMAT </w:instrText>
      </w:r>
      <w:r w:rsidR="00C42D8B" w:rsidRPr="0085205A">
        <w:rPr>
          <w:rFonts w:cs="Arial"/>
        </w:rPr>
      </w:r>
      <w:r w:rsidR="00C42D8B" w:rsidRPr="0085205A">
        <w:rPr>
          <w:rFonts w:cs="Arial"/>
        </w:rPr>
        <w:fldChar w:fldCharType="separate"/>
      </w:r>
      <w:r w:rsidR="00C42D8B" w:rsidRPr="0085205A">
        <w:rPr>
          <w:rFonts w:cs="Arial"/>
        </w:rPr>
        <w:t>Figure</w:t>
      </w:r>
      <w:r w:rsidR="00C42D8B" w:rsidRPr="00D257D0">
        <w:t xml:space="preserve"> </w:t>
      </w:r>
      <w:r w:rsidR="00C42D8B" w:rsidRPr="00D257D0">
        <w:rPr>
          <w:noProof/>
        </w:rPr>
        <w:t>6</w:t>
      </w:r>
      <w:r w:rsidR="00C42D8B" w:rsidRPr="0085205A">
        <w:rPr>
          <w:rFonts w:cs="Arial"/>
        </w:rPr>
        <w:fldChar w:fldCharType="end"/>
      </w:r>
      <w:r w:rsidR="00C42D8B" w:rsidRPr="0085205A">
        <w:rPr>
          <w:rFonts w:cs="Arial"/>
        </w:rPr>
        <w:t>.</w:t>
      </w:r>
    </w:p>
    <w:p w14:paraId="76BFE014" w14:textId="77777777" w:rsidR="00C42D8B" w:rsidRPr="00D257D0" w:rsidRDefault="00C42D8B" w:rsidP="00C42D8B">
      <w:pPr>
        <w:pStyle w:val="CommentText"/>
        <w:spacing w:before="60" w:after="60"/>
        <w:rPr>
          <w:rFonts w:cs="Arial"/>
        </w:rPr>
      </w:pPr>
      <w:r w:rsidRPr="00D257D0">
        <w:rPr>
          <w:noProof/>
        </w:rPr>
        <mc:AlternateContent>
          <mc:Choice Requires="wpc">
            <w:drawing>
              <wp:inline distT="0" distB="0" distL="0" distR="0" wp14:anchorId="2EF3175C" wp14:editId="3ED3F6FE">
                <wp:extent cx="5943600" cy="4017645"/>
                <wp:effectExtent l="0" t="0" r="0" b="0"/>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9" name="Text Box 28"/>
                        <wps:cNvSpPr txBox="1">
                          <a:spLocks noChangeArrowheads="1"/>
                        </wps:cNvSpPr>
                        <wps:spPr bwMode="auto">
                          <a:xfrm>
                            <a:off x="3981450" y="1891193"/>
                            <a:ext cx="1409700" cy="56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F6D0E" w14:textId="77777777" w:rsidR="00931224" w:rsidRPr="00BE2CAB" w:rsidRDefault="00931224" w:rsidP="00C42D8B">
                              <w:pPr>
                                <w:rPr>
                                  <w:sz w:val="18"/>
                                </w:rPr>
                              </w:pPr>
                              <w:r>
                                <w:rPr>
                                  <w:sz w:val="18"/>
                                </w:rPr>
                                <w:t xml:space="preserve">End of pack duration (48 weeks or 72 weeks) </w:t>
                              </w:r>
                            </w:p>
                          </w:txbxContent>
                        </wps:txbx>
                        <wps:bodyPr rot="0" vert="horz" wrap="square" lIns="91440" tIns="45720" rIns="91440" bIns="45720" anchor="t" anchorCtr="0" upright="1">
                          <a:noAutofit/>
                        </wps:bodyPr>
                      </wps:wsp>
                      <wps:wsp>
                        <wps:cNvPr id="250" name="Text Box 29"/>
                        <wps:cNvSpPr txBox="1">
                          <a:spLocks noChangeArrowheads="1"/>
                        </wps:cNvSpPr>
                        <wps:spPr bwMode="auto">
                          <a:xfrm>
                            <a:off x="3924300" y="932180"/>
                            <a:ext cx="1409700" cy="56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031F0" w14:textId="77777777" w:rsidR="00931224" w:rsidRPr="00BE2CAB" w:rsidRDefault="00931224" w:rsidP="00C42D8B">
                              <w:pPr>
                                <w:rPr>
                                  <w:sz w:val="18"/>
                                </w:rPr>
                              </w:pPr>
                              <w:r>
                                <w:rPr>
                                  <w:sz w:val="18"/>
                                </w:rPr>
                                <w:t xml:space="preserve">User Deactivation / Miscarriage / Child Death / Invalid Number </w:t>
                              </w:r>
                            </w:p>
                          </w:txbxContent>
                        </wps:txbx>
                        <wps:bodyPr rot="0" vert="horz" wrap="square" lIns="91440" tIns="45720" rIns="91440" bIns="45720" anchor="t" anchorCtr="0" upright="1">
                          <a:noAutofit/>
                        </wps:bodyPr>
                      </wps:wsp>
                      <wps:wsp>
                        <wps:cNvPr id="251" name="Oval 30"/>
                        <wps:cNvSpPr>
                          <a:spLocks noChangeArrowheads="1"/>
                        </wps:cNvSpPr>
                        <wps:spPr bwMode="auto">
                          <a:xfrm>
                            <a:off x="1323975" y="1167765"/>
                            <a:ext cx="1000125" cy="1009650"/>
                          </a:xfrm>
                          <a:prstGeom prst="ellipse">
                            <a:avLst/>
                          </a:prstGeom>
                          <a:solidFill>
                            <a:schemeClr val="bg1">
                              <a:lumMod val="85000"/>
                            </a:schemeClr>
                          </a:solidFill>
                          <a:ln w="9525">
                            <a:solidFill>
                              <a:srgbClr val="000000"/>
                            </a:solidFill>
                            <a:round/>
                            <a:headEnd/>
                            <a:tailEnd/>
                          </a:ln>
                        </wps:spPr>
                        <wps:txbx>
                          <w:txbxContent>
                            <w:p w14:paraId="3A7AEF52" w14:textId="77777777" w:rsidR="00931224" w:rsidRPr="007B638A" w:rsidRDefault="00931224" w:rsidP="00C42D8B">
                              <w:pPr>
                                <w:jc w:val="center"/>
                                <w:rPr>
                                  <w:b/>
                                  <w:sz w:val="18"/>
                                </w:rPr>
                              </w:pPr>
                              <w:r w:rsidRPr="007B638A">
                                <w:rPr>
                                  <w:b/>
                                  <w:sz w:val="18"/>
                                </w:rPr>
                                <w:t>Pending Activation</w:t>
                              </w:r>
                            </w:p>
                          </w:txbxContent>
                        </wps:txbx>
                        <wps:bodyPr rot="0" vert="horz" wrap="square" lIns="91440" tIns="45720" rIns="91440" bIns="45720" anchor="ctr" anchorCtr="0" upright="1">
                          <a:noAutofit/>
                        </wps:bodyPr>
                      </wps:wsp>
                      <wps:wsp>
                        <wps:cNvPr id="252" name="AutoShape 31"/>
                        <wps:cNvCnPr>
                          <a:cxnSpLocks noChangeShapeType="1"/>
                          <a:endCxn id="251" idx="1"/>
                        </wps:cNvCnPr>
                        <wps:spPr bwMode="auto">
                          <a:xfrm>
                            <a:off x="1000125" y="1072515"/>
                            <a:ext cx="470535" cy="243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32"/>
                        <wps:cNvCnPr>
                          <a:cxnSpLocks noChangeShapeType="1"/>
                        </wps:cNvCnPr>
                        <wps:spPr bwMode="auto">
                          <a:xfrm flipV="1">
                            <a:off x="1000125" y="2029460"/>
                            <a:ext cx="470535" cy="319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Arc 33"/>
                        <wps:cNvSpPr>
                          <a:spLocks/>
                        </wps:cNvSpPr>
                        <wps:spPr bwMode="auto">
                          <a:xfrm rot="18881159" flipH="1" flipV="1">
                            <a:off x="2148840" y="1640840"/>
                            <a:ext cx="941705" cy="977265"/>
                          </a:xfrm>
                          <a:custGeom>
                            <a:avLst/>
                            <a:gdLst>
                              <a:gd name="G0" fmla="+- 0 0 0"/>
                              <a:gd name="G1" fmla="+- 21600 0 0"/>
                              <a:gd name="G2" fmla="+- 21600 0 0"/>
                              <a:gd name="T0" fmla="*/ 0 w 21596"/>
                              <a:gd name="T1" fmla="*/ 0 h 21600"/>
                              <a:gd name="T2" fmla="*/ 21596 w 21596"/>
                              <a:gd name="T3" fmla="*/ 21173 h 21600"/>
                              <a:gd name="T4" fmla="*/ 0 w 21596"/>
                              <a:gd name="T5" fmla="*/ 21600 h 21600"/>
                            </a:gdLst>
                            <a:ahLst/>
                            <a:cxnLst>
                              <a:cxn ang="0">
                                <a:pos x="T0" y="T1"/>
                              </a:cxn>
                              <a:cxn ang="0">
                                <a:pos x="T2" y="T3"/>
                              </a:cxn>
                              <a:cxn ang="0">
                                <a:pos x="T4" y="T5"/>
                              </a:cxn>
                            </a:cxnLst>
                            <a:rect l="0" t="0" r="r" b="b"/>
                            <a:pathLst>
                              <a:path w="21596" h="21600" fill="none" extrusionOk="0">
                                <a:moveTo>
                                  <a:pt x="-1" y="0"/>
                                </a:moveTo>
                                <a:cubicBezTo>
                                  <a:pt x="11762" y="0"/>
                                  <a:pt x="21363" y="9412"/>
                                  <a:pt x="21595" y="21173"/>
                                </a:cubicBezTo>
                              </a:path>
                              <a:path w="21596" h="21600" stroke="0" extrusionOk="0">
                                <a:moveTo>
                                  <a:pt x="-1" y="0"/>
                                </a:moveTo>
                                <a:cubicBezTo>
                                  <a:pt x="11762" y="0"/>
                                  <a:pt x="21363" y="9412"/>
                                  <a:pt x="21595" y="21173"/>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Oval 34"/>
                        <wps:cNvSpPr>
                          <a:spLocks noChangeArrowheads="1"/>
                        </wps:cNvSpPr>
                        <wps:spPr bwMode="auto">
                          <a:xfrm>
                            <a:off x="2981325" y="1167765"/>
                            <a:ext cx="1000125" cy="1009650"/>
                          </a:xfrm>
                          <a:prstGeom prst="ellipse">
                            <a:avLst/>
                          </a:prstGeom>
                          <a:solidFill>
                            <a:schemeClr val="bg1">
                              <a:lumMod val="85000"/>
                            </a:schemeClr>
                          </a:solidFill>
                          <a:ln w="9525">
                            <a:solidFill>
                              <a:srgbClr val="000000"/>
                            </a:solidFill>
                            <a:round/>
                            <a:headEnd/>
                            <a:tailEnd/>
                          </a:ln>
                        </wps:spPr>
                        <wps:txbx>
                          <w:txbxContent>
                            <w:p w14:paraId="2CBEECAB" w14:textId="77777777" w:rsidR="00931224" w:rsidRPr="007B638A" w:rsidRDefault="00931224" w:rsidP="00C42D8B">
                              <w:pPr>
                                <w:jc w:val="center"/>
                                <w:rPr>
                                  <w:b/>
                                </w:rPr>
                              </w:pPr>
                              <w:r w:rsidRPr="007B638A">
                                <w:rPr>
                                  <w:b/>
                                  <w:sz w:val="18"/>
                                </w:rPr>
                                <w:t>Active</w:t>
                              </w:r>
                            </w:p>
                          </w:txbxContent>
                        </wps:txbx>
                        <wps:bodyPr rot="0" vert="horz" wrap="square" lIns="91440" tIns="45720" rIns="91440" bIns="45720" anchor="ctr" anchorCtr="0" upright="1">
                          <a:noAutofit/>
                        </wps:bodyPr>
                      </wps:wsp>
                      <wps:wsp>
                        <wps:cNvPr id="113" name="Oval 35"/>
                        <wps:cNvSpPr>
                          <a:spLocks noChangeArrowheads="1"/>
                        </wps:cNvSpPr>
                        <wps:spPr bwMode="auto">
                          <a:xfrm>
                            <a:off x="4724400" y="110490"/>
                            <a:ext cx="1000125" cy="1009650"/>
                          </a:xfrm>
                          <a:prstGeom prst="ellipse">
                            <a:avLst/>
                          </a:prstGeom>
                          <a:solidFill>
                            <a:schemeClr val="bg1">
                              <a:lumMod val="85000"/>
                            </a:schemeClr>
                          </a:solidFill>
                          <a:ln w="9525">
                            <a:solidFill>
                              <a:srgbClr val="000000"/>
                            </a:solidFill>
                            <a:round/>
                            <a:headEnd/>
                            <a:tailEnd/>
                          </a:ln>
                        </wps:spPr>
                        <wps:txbx>
                          <w:txbxContent>
                            <w:p w14:paraId="58C64A38" w14:textId="77777777" w:rsidR="00931224" w:rsidRPr="007B638A" w:rsidRDefault="00931224" w:rsidP="00C42D8B">
                              <w:pPr>
                                <w:jc w:val="center"/>
                                <w:rPr>
                                  <w:b/>
                                  <w:sz w:val="16"/>
                                </w:rPr>
                              </w:pPr>
                              <w:r w:rsidRPr="007B638A">
                                <w:rPr>
                                  <w:b/>
                                  <w:sz w:val="16"/>
                                </w:rPr>
                                <w:t>Deactivated</w:t>
                              </w:r>
                            </w:p>
                          </w:txbxContent>
                        </wps:txbx>
                        <wps:bodyPr rot="0" vert="horz" wrap="square" lIns="91440" tIns="45720" rIns="91440" bIns="45720" anchor="ctr" anchorCtr="0" upright="1">
                          <a:noAutofit/>
                        </wps:bodyPr>
                      </wps:wsp>
                      <wps:wsp>
                        <wps:cNvPr id="114" name="Oval 36"/>
                        <wps:cNvSpPr>
                          <a:spLocks noChangeArrowheads="1"/>
                        </wps:cNvSpPr>
                        <wps:spPr bwMode="auto">
                          <a:xfrm>
                            <a:off x="4714875" y="2244090"/>
                            <a:ext cx="1000125" cy="1009650"/>
                          </a:xfrm>
                          <a:prstGeom prst="ellipse">
                            <a:avLst/>
                          </a:prstGeom>
                          <a:solidFill>
                            <a:schemeClr val="bg1">
                              <a:lumMod val="85000"/>
                            </a:schemeClr>
                          </a:solidFill>
                          <a:ln w="9525">
                            <a:solidFill>
                              <a:srgbClr val="000000"/>
                            </a:solidFill>
                            <a:round/>
                            <a:headEnd/>
                            <a:tailEnd/>
                          </a:ln>
                        </wps:spPr>
                        <wps:txbx>
                          <w:txbxContent>
                            <w:p w14:paraId="68349287" w14:textId="77777777" w:rsidR="00931224" w:rsidRPr="007B638A" w:rsidRDefault="00931224" w:rsidP="00C42D8B">
                              <w:pPr>
                                <w:jc w:val="center"/>
                                <w:rPr>
                                  <w:b/>
                                  <w:sz w:val="16"/>
                                </w:rPr>
                              </w:pPr>
                              <w:r w:rsidRPr="007B638A">
                                <w:rPr>
                                  <w:b/>
                                  <w:sz w:val="16"/>
                                </w:rPr>
                                <w:t>Completed</w:t>
                              </w:r>
                            </w:p>
                          </w:txbxContent>
                        </wps:txbx>
                        <wps:bodyPr rot="0" vert="horz" wrap="square" lIns="91440" tIns="45720" rIns="91440" bIns="45720" anchor="ctr" anchorCtr="0" upright="1">
                          <a:noAutofit/>
                        </wps:bodyPr>
                      </wps:wsp>
                      <wps:wsp>
                        <wps:cNvPr id="115" name="Arc 37"/>
                        <wps:cNvSpPr>
                          <a:spLocks/>
                        </wps:cNvSpPr>
                        <wps:spPr bwMode="auto">
                          <a:xfrm rot="17410759">
                            <a:off x="3959860" y="496570"/>
                            <a:ext cx="1265555" cy="1640205"/>
                          </a:xfrm>
                          <a:custGeom>
                            <a:avLst/>
                            <a:gdLst>
                              <a:gd name="G0" fmla="+- 0 0 0"/>
                              <a:gd name="G1" fmla="+- 20728 0 0"/>
                              <a:gd name="G2" fmla="+- 21600 0 0"/>
                              <a:gd name="T0" fmla="*/ 6074 w 18410"/>
                              <a:gd name="T1" fmla="*/ 0 h 20728"/>
                              <a:gd name="T2" fmla="*/ 18410 w 18410"/>
                              <a:gd name="T3" fmla="*/ 9431 h 20728"/>
                              <a:gd name="T4" fmla="*/ 0 w 18410"/>
                              <a:gd name="T5" fmla="*/ 20728 h 20728"/>
                            </a:gdLst>
                            <a:ahLst/>
                            <a:cxnLst>
                              <a:cxn ang="0">
                                <a:pos x="T0" y="T1"/>
                              </a:cxn>
                              <a:cxn ang="0">
                                <a:pos x="T2" y="T3"/>
                              </a:cxn>
                              <a:cxn ang="0">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rc 38"/>
                        <wps:cNvSpPr>
                          <a:spLocks/>
                        </wps:cNvSpPr>
                        <wps:spPr bwMode="auto">
                          <a:xfrm rot="10169908">
                            <a:off x="3759200" y="1072515"/>
                            <a:ext cx="1265555" cy="1640205"/>
                          </a:xfrm>
                          <a:custGeom>
                            <a:avLst/>
                            <a:gdLst>
                              <a:gd name="G0" fmla="+- 0 0 0"/>
                              <a:gd name="G1" fmla="+- 20728 0 0"/>
                              <a:gd name="G2" fmla="+- 21600 0 0"/>
                              <a:gd name="T0" fmla="*/ 6074 w 18410"/>
                              <a:gd name="T1" fmla="*/ 0 h 20728"/>
                              <a:gd name="T2" fmla="*/ 18410 w 18410"/>
                              <a:gd name="T3" fmla="*/ 9431 h 20728"/>
                              <a:gd name="T4" fmla="*/ 0 w 18410"/>
                              <a:gd name="T5" fmla="*/ 20728 h 20728"/>
                            </a:gdLst>
                            <a:ahLst/>
                            <a:cxnLst>
                              <a:cxn ang="0">
                                <a:pos x="T0" y="T1"/>
                              </a:cxn>
                              <a:cxn ang="0">
                                <a:pos x="T2" y="T3"/>
                              </a:cxn>
                              <a:cxn ang="0">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Text Box 39"/>
                        <wps:cNvSpPr txBox="1">
                          <a:spLocks noChangeArrowheads="1"/>
                        </wps:cNvSpPr>
                        <wps:spPr bwMode="auto">
                          <a:xfrm>
                            <a:off x="257175" y="729615"/>
                            <a:ext cx="790575" cy="699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E5489" w14:textId="77777777" w:rsidR="00931224" w:rsidRPr="00BE2CAB" w:rsidRDefault="00931224" w:rsidP="00C42D8B">
                              <w:pPr>
                                <w:rPr>
                                  <w:sz w:val="18"/>
                                </w:rPr>
                              </w:pPr>
                              <w:r>
                                <w:rPr>
                                  <w:sz w:val="18"/>
                                </w:rPr>
                                <w:t>Beneficiary Subscription v</w:t>
                              </w:r>
                              <w:r w:rsidRPr="00BE2CAB">
                                <w:rPr>
                                  <w:sz w:val="18"/>
                                </w:rPr>
                                <w:t>ia IVR long Code</w:t>
                              </w:r>
                            </w:p>
                          </w:txbxContent>
                        </wps:txbx>
                        <wps:bodyPr rot="0" vert="horz" wrap="square" lIns="91440" tIns="45720" rIns="91440" bIns="45720" anchor="t" anchorCtr="0" upright="1">
                          <a:noAutofit/>
                        </wps:bodyPr>
                      </wps:wsp>
                      <wps:wsp>
                        <wps:cNvPr id="122" name="Text Box 40"/>
                        <wps:cNvSpPr txBox="1">
                          <a:spLocks noChangeArrowheads="1"/>
                        </wps:cNvSpPr>
                        <wps:spPr bwMode="auto">
                          <a:xfrm>
                            <a:off x="209550" y="2012950"/>
                            <a:ext cx="790575" cy="699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EEA46" w14:textId="77777777" w:rsidR="00931224" w:rsidRPr="00BE2CAB" w:rsidRDefault="00931224" w:rsidP="00C42D8B">
                              <w:pPr>
                                <w:rPr>
                                  <w:sz w:val="18"/>
                                </w:rPr>
                              </w:pPr>
                              <w:r>
                                <w:rPr>
                                  <w:sz w:val="18"/>
                                </w:rPr>
                                <w:t>Beneficiary Subscription v</w:t>
                              </w:r>
                              <w:r w:rsidRPr="00BE2CAB">
                                <w:rPr>
                                  <w:sz w:val="18"/>
                                </w:rPr>
                                <w:t xml:space="preserve">ia </w:t>
                              </w:r>
                              <w:r>
                                <w:rPr>
                                  <w:sz w:val="18"/>
                                </w:rPr>
                                <w:t>MCTS Data Upload</w:t>
                              </w:r>
                            </w:p>
                          </w:txbxContent>
                        </wps:txbx>
                        <wps:bodyPr rot="0" vert="horz" wrap="square" lIns="91440" tIns="45720" rIns="91440" bIns="45720" anchor="t" anchorCtr="0" upright="1">
                          <a:noAutofit/>
                        </wps:bodyPr>
                      </wps:wsp>
                      <wps:wsp>
                        <wps:cNvPr id="123" name="Text Box 41"/>
                        <wps:cNvSpPr txBox="1">
                          <a:spLocks noChangeArrowheads="1"/>
                        </wps:cNvSpPr>
                        <wps:spPr bwMode="auto">
                          <a:xfrm>
                            <a:off x="1924050" y="249555"/>
                            <a:ext cx="1514475" cy="699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682F8" w14:textId="77777777" w:rsidR="00931224" w:rsidRPr="00BE2CAB" w:rsidRDefault="00931224" w:rsidP="00C42D8B">
                              <w:pPr>
                                <w:rPr>
                                  <w:sz w:val="18"/>
                                </w:rPr>
                              </w:pPr>
                              <w:r>
                                <w:rPr>
                                  <w:sz w:val="18"/>
                                </w:rPr>
                                <w:t>Pack activation (from next day of Subscription or from pack start date computed from LMP)</w:t>
                              </w:r>
                            </w:p>
                          </w:txbxContent>
                        </wps:txbx>
                        <wps:bodyPr rot="0" vert="horz" wrap="square" lIns="91440" tIns="45720" rIns="91440" bIns="45720" anchor="t" anchorCtr="0" upright="1">
                          <a:noAutofit/>
                        </wps:bodyPr>
                      </wps:wsp>
                      <wps:wsp>
                        <wps:cNvPr id="124" name="Arc 42"/>
                        <wps:cNvSpPr>
                          <a:spLocks/>
                        </wps:cNvSpPr>
                        <wps:spPr bwMode="auto">
                          <a:xfrm rot="18881159">
                            <a:off x="2149475" y="661670"/>
                            <a:ext cx="983615" cy="1028700"/>
                          </a:xfrm>
                          <a:custGeom>
                            <a:avLst/>
                            <a:gdLst>
                              <a:gd name="G0" fmla="+- 0 0 0"/>
                              <a:gd name="G1" fmla="+- 21600 0 0"/>
                              <a:gd name="G2" fmla="+- 21600 0 0"/>
                              <a:gd name="T0" fmla="*/ 0 w 21596"/>
                              <a:gd name="T1" fmla="*/ 0 h 21600"/>
                              <a:gd name="T2" fmla="*/ 21596 w 21596"/>
                              <a:gd name="T3" fmla="*/ 21173 h 21600"/>
                              <a:gd name="T4" fmla="*/ 0 w 21596"/>
                              <a:gd name="T5" fmla="*/ 21600 h 21600"/>
                            </a:gdLst>
                            <a:ahLst/>
                            <a:cxnLst>
                              <a:cxn ang="0">
                                <a:pos x="T0" y="T1"/>
                              </a:cxn>
                              <a:cxn ang="0">
                                <a:pos x="T2" y="T3"/>
                              </a:cxn>
                              <a:cxn ang="0">
                                <a:pos x="T4" y="T5"/>
                              </a:cxn>
                            </a:cxnLst>
                            <a:rect l="0" t="0" r="r" b="b"/>
                            <a:pathLst>
                              <a:path w="21596" h="21600" fill="none" extrusionOk="0">
                                <a:moveTo>
                                  <a:pt x="-1" y="0"/>
                                </a:moveTo>
                                <a:cubicBezTo>
                                  <a:pt x="11762" y="0"/>
                                  <a:pt x="21363" y="9412"/>
                                  <a:pt x="21595" y="21173"/>
                                </a:cubicBezTo>
                              </a:path>
                              <a:path w="21596" h="21600" stroke="0" extrusionOk="0">
                                <a:moveTo>
                                  <a:pt x="-1" y="0"/>
                                </a:moveTo>
                                <a:cubicBezTo>
                                  <a:pt x="11762" y="0"/>
                                  <a:pt x="21363" y="9412"/>
                                  <a:pt x="21595" y="21173"/>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Text Box 43"/>
                        <wps:cNvSpPr txBox="1">
                          <a:spLocks noChangeArrowheads="1"/>
                        </wps:cNvSpPr>
                        <wps:spPr bwMode="auto">
                          <a:xfrm>
                            <a:off x="1838325" y="2440305"/>
                            <a:ext cx="13176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6BBEB" w14:textId="77777777" w:rsidR="00931224" w:rsidRPr="00BE2CAB" w:rsidRDefault="00931224" w:rsidP="00C42D8B">
                              <w:pPr>
                                <w:jc w:val="center"/>
                                <w:rPr>
                                  <w:sz w:val="18"/>
                                </w:rPr>
                              </w:pPr>
                              <w:r>
                                <w:rPr>
                                  <w:sz w:val="18"/>
                                </w:rPr>
                                <w:t>Change of Schedule due to update in LMP</w:t>
                              </w:r>
                            </w:p>
                          </w:txbxContent>
                        </wps:txbx>
                        <wps:bodyPr rot="0" vert="horz" wrap="square" lIns="91440" tIns="45720" rIns="91440" bIns="45720" anchor="t" anchorCtr="0" upright="1">
                          <a:noAutofit/>
                        </wps:bodyPr>
                      </wps:wsp>
                      <wps:wsp>
                        <wps:cNvPr id="126" name="Arc 44"/>
                        <wps:cNvSpPr>
                          <a:spLocks/>
                        </wps:cNvSpPr>
                        <wps:spPr bwMode="auto">
                          <a:xfrm flipH="1">
                            <a:off x="3270250" y="2146935"/>
                            <a:ext cx="478790" cy="1078230"/>
                          </a:xfrm>
                          <a:custGeom>
                            <a:avLst/>
                            <a:gdLst>
                              <a:gd name="G0" fmla="+- 21600 0 0"/>
                              <a:gd name="G1" fmla="+- 18144 0 0"/>
                              <a:gd name="G2" fmla="+- 21600 0 0"/>
                              <a:gd name="T0" fmla="*/ 34591 w 43200"/>
                              <a:gd name="T1" fmla="*/ 887 h 39744"/>
                              <a:gd name="T2" fmla="*/ 9880 w 43200"/>
                              <a:gd name="T3" fmla="*/ 0 h 39744"/>
                              <a:gd name="T4" fmla="*/ 21600 w 43200"/>
                              <a:gd name="T5" fmla="*/ 18144 h 39744"/>
                            </a:gdLst>
                            <a:ahLst/>
                            <a:cxnLst>
                              <a:cxn ang="0">
                                <a:pos x="T0" y="T1"/>
                              </a:cxn>
                              <a:cxn ang="0">
                                <a:pos x="T2" y="T3"/>
                              </a:cxn>
                              <a:cxn ang="0">
                                <a:pos x="T4" y="T5"/>
                              </a:cxn>
                            </a:cxnLst>
                            <a:rect l="0" t="0" r="r" b="b"/>
                            <a:pathLst>
                              <a:path w="43200" h="39744" fill="none"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path>
                              <a:path w="43200" h="39744" stroke="0"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lnTo>
                                  <a:pt x="21600" y="18144"/>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45"/>
                        <wps:cNvSpPr txBox="1">
                          <a:spLocks noChangeArrowheads="1"/>
                        </wps:cNvSpPr>
                        <wps:spPr bwMode="auto">
                          <a:xfrm>
                            <a:off x="2838450" y="3259455"/>
                            <a:ext cx="140970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D96DE7" w14:textId="77777777" w:rsidR="00931224" w:rsidRPr="00BE2CAB" w:rsidRDefault="00931224" w:rsidP="00C42D8B">
                              <w:pPr>
                                <w:rPr>
                                  <w:sz w:val="18"/>
                                </w:rPr>
                              </w:pPr>
                              <w:r>
                                <w:rPr>
                                  <w:sz w:val="18"/>
                                </w:rPr>
                                <w:t>Change of Schedule due update in LMP / DOB</w:t>
                              </w:r>
                            </w:p>
                          </w:txbxContent>
                        </wps:txbx>
                        <wps:bodyPr rot="0" vert="horz" wrap="square" lIns="91440" tIns="45720" rIns="91440" bIns="45720" anchor="t" anchorCtr="0" upright="1">
                          <a:noAutofit/>
                        </wps:bodyPr>
                      </wps:wsp>
                    </wpc:wpc>
                  </a:graphicData>
                </a:graphic>
              </wp:inline>
            </w:drawing>
          </mc:Choice>
          <mc:Fallback>
            <w:pict>
              <v:group id="Canvas 128" o:spid="_x0000_s1088" style="width:468pt;height:316.35pt;mso-position-horizontal-relative:char;mso-position-vertical-relative:line" coordsize="5943600,4017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">
                <v:shape id="_x0000_s1089" type="#_x0000_t75" style="position:absolute;width:5943600;height:4017645;visibility:visible;mso-wrap-style:square">
                  <v:fill o:detectmouseclick="t"/>
                  <v:path o:connecttype="none"/>
                </v:shape>
                <v:shape id="Text Box 28" o:spid="_x0000_s1090" type="#_x0000_t202" style="position:absolute;left:3981450;top:1891193;width:1409700;height:565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6T4wwwAA&#10;ANwAAAAPAAAAZHJzL2Rvd25yZXYueG1sRI/disIwFITvBd8hnAVvxKaKP2vXKCqseOvPA5w2x7Zs&#10;c1KaaOvbmwXBy2FmvmFWm85U4kGNKy0rGEcxCOLM6pJzBdfL7+gbhPPIGivLpOBJDjbrfm+FibYt&#10;n+hx9rkIEHYJKii8rxMpXVaQQRfZmjh4N9sY9EE2udQNtgFuKjmJ47k0WHJYKLCmfUHZ3/luFNyO&#10;7XC2bNODvy5O0/kOy0Vqn0oNvrrtDwhPnf+E3+2jVjCZLuH/TDgCcv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6T4wwwAAANwAAAAPAAAAAAAAAAAAAAAAAJcCAABkcnMvZG93&#10;bnJldi54bWxQSwUGAAAAAAQABAD1AAAAhwMAAAAA&#10;" stroked="f">
                  <v:textbox>
                    <w:txbxContent>
                      <w:p w14:paraId="157F6D0E" w14:textId="77777777" w:rsidR="00931224" w:rsidRPr="00BE2CAB" w:rsidRDefault="00931224" w:rsidP="00C42D8B">
                        <w:pPr>
                          <w:rPr>
                            <w:sz w:val="18"/>
                          </w:rPr>
                        </w:pPr>
                        <w:r>
                          <w:rPr>
                            <w:sz w:val="18"/>
                          </w:rPr>
                          <w:t xml:space="preserve">End of pack duration (48 weeks or 72 weeks) </w:t>
                        </w:r>
                      </w:p>
                    </w:txbxContent>
                  </v:textbox>
                </v:shape>
                <v:shape id="Text Box 29" o:spid="_x0000_s1091" type="#_x0000_t202" style="position:absolute;left:3924300;top:932180;width:1409700;height:565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gFwvQAA&#10;ANwAAAAPAAAAZHJzL2Rvd25yZXYueG1sRE9LCsIwEN0L3iGM4EY0VfxWo6iguPVzgLEZ22IzKU20&#10;9fZmIbh8vP9q05hCvKlyuWUFw0EEgjixOudUwe166M9BOI+ssbBMCj7kYLNut1YYa1vzmd4Xn4oQ&#10;wi5GBZn3ZSylSzIy6Aa2JA7cw1YGfYBVKnWFdQg3hRxF0VQazDk0ZFjSPqPkeXkZBY9T3Zss6vvR&#10;32bn8XSH+exuP0p1O812CcJT4//in/ukFYwmYX44E46AXH8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HCgFwvQAAANwAAAAPAAAAAAAAAAAAAAAAAJcCAABkcnMvZG93bnJldi54&#10;bWxQSwUGAAAAAAQABAD1AAAAgQMAAAAA&#10;" stroked="f">
                  <v:textbox>
                    <w:txbxContent>
                      <w:p w14:paraId="69C031F0" w14:textId="77777777" w:rsidR="00931224" w:rsidRPr="00BE2CAB" w:rsidRDefault="00931224" w:rsidP="00C42D8B">
                        <w:pPr>
                          <w:rPr>
                            <w:sz w:val="18"/>
                          </w:rPr>
                        </w:pPr>
                        <w:r>
                          <w:rPr>
                            <w:sz w:val="18"/>
                          </w:rPr>
                          <w:t xml:space="preserve">User Deactivation / Miscarriage / Child Death / Invalid Number </w:t>
                        </w:r>
                      </w:p>
                    </w:txbxContent>
                  </v:textbox>
                </v:shape>
                <v:oval id="Oval 30" o:spid="_x0000_s1092" style="position:absolute;left:1323975;top:1167765;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73/xwAA&#10;ANwAAAAPAAAAZHJzL2Rvd25yZXYueG1sRI9La8MwEITvgf4HsYVeQi3H5FHcKKEUCjnk0sSkyW1r&#10;rR/UWhlLsd1/XxUCOQ4z8w2z3o6mET11rrasYBbFIIhzq2suFWTHj+cXEM4ja2wsk4JfcrDdPEzW&#10;mGo78Cf1B1+KAGGXooLK+zaV0uUVGXSRbYmDV9jOoA+yK6XucAhw08gkjpfSYM1hocKW3ivKfw5X&#10;o6DNv099v199lWe8TIdifsqmq0Spp8fx7RWEp9Hfw7f2TitIFjP4PxOOgNz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0u9/8cAAADcAAAADwAAAAAAAAAAAAAAAACXAgAAZHJz&#10;L2Rvd25yZXYueG1sUEsFBgAAAAAEAAQA9QAAAIsDAAAAAA==&#10;" fillcolor="#d8d8d8 [2732]">
                  <v:textbox>
                    <w:txbxContent>
                      <w:p w14:paraId="3A7AEF52" w14:textId="77777777" w:rsidR="00931224" w:rsidRPr="007B638A" w:rsidRDefault="00931224" w:rsidP="00C42D8B">
                        <w:pPr>
                          <w:jc w:val="center"/>
                          <w:rPr>
                            <w:b/>
                            <w:sz w:val="18"/>
                          </w:rPr>
                        </w:pPr>
                        <w:r w:rsidRPr="007B638A">
                          <w:rPr>
                            <w:b/>
                            <w:sz w:val="18"/>
                          </w:rPr>
                          <w:t>Pending Activation</w:t>
                        </w:r>
                      </w:p>
                    </w:txbxContent>
                  </v:textbox>
                </v:oval>
                <v:shape id="AutoShape 31" o:spid="_x0000_s1093" type="#_x0000_t32" style="position:absolute;left:1000125;top:1072515;width:470535;height:2432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LdbGcUAAADcAAAADwAAAAAAAAAA&#10;AAAAAAChAgAAZHJzL2Rvd25yZXYueG1sUEsFBgAAAAAEAAQA+QAAAJMDAAAAAA==&#10;">
                  <v:stroke endarrow="block"/>
                </v:shape>
                <v:shape id="AutoShape 32" o:spid="_x0000_s1094" type="#_x0000_t32" style="position:absolute;left:1000125;top:2029460;width:470535;height:31940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q1wcQAAADcAAAADwAAAGRycy9kb3ducmV2LnhtbESPwWrDMBBE74X+g9hCbrVch5TiRDFp&#10;oBByCU0K7XGxNraItTKWajl/HwUKPQ4z84ZZVZPtxEiDN44VvGQ5COLaacONgq/Tx/MbCB+QNXaO&#10;ScGVPFTrx4cVltpF/qTxGBqRIOxLVNCG0JdS+roliz5zPXHyzm6wGJIcGqkHjAluO1nk+au0aDgt&#10;tNjTtqX6cvy1Ckw8mLHfbeP7/vvH60jmunBGqdnTtFmCCDSF//Bfe6cVFIs53M+kI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6rXBxAAAANwAAAAPAAAAAAAAAAAA&#10;AAAAAKECAABkcnMvZG93bnJldi54bWxQSwUGAAAAAAQABAD5AAAAkgMAAAAA&#10;">
                  <v:stroke endarrow="block"/>
                </v:shape>
                <v:shape id="Arc 33" o:spid="_x0000_s1095" style="position:absolute;left:2148840;top:1640840;width:941705;height:977265;rotation:-2969699fd;flip:x y;visibility:visible;mso-wrap-style:square;v-text-anchor:top" coordsize="21596,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c7lGxAAA&#10;ANwAAAAPAAAAZHJzL2Rvd25yZXYueG1sRI9Pi8IwFMTvwn6H8IS9aaqsf6hG2SqCeBDUZb0+mmdb&#10;bF5KErV+e7Ow4HGYmd8w82VranEn5yvLCgb9BARxbnXFhYKf06Y3BeEDssbaMil4kofl4qMzx1Tb&#10;Bx/ofgyFiBD2KSooQ2hSKX1ekkHftw1x9C7WGQxRukJqh48IN7UcJslYGqw4LpTY0Kqk/Hq8GQVn&#10;s94Nrju3Xel9yKYHP8my34lSn932ewYiUBve4f/2VisYjr7g70w8AnLx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O5RsQAAADcAAAADwAAAAAAAAAAAAAAAACXAgAAZHJzL2Rv&#10;d25yZXYueG1sUEsFBgAAAAAEAAQA9QAAAIgDAAAAAA==&#10;" path="m-1,0nfc11762,,21363,9412,21595,21173em-1,0nsc11762,,21363,9412,21595,21173l0,21600,-1,0xe" filled="f">
                  <v:stroke endarrow="block"/>
                  <v:path arrowok="t" o:extrusionok="f" o:connecttype="custom" o:connectlocs="0,0;941705,957946;0,977265" o:connectangles="0,0,0"/>
                </v:shape>
                <v:oval id="Oval 34" o:spid="_x0000_s1096" style="position:absolute;left:2981325;top:1167765;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Lv8xwAA&#10;ANwAAAAPAAAAZHJzL2Rvd25yZXYueG1sRI/NasMwEITvgb6D2EIvoZFr8lNcy6EEAjnk0sSkyW1r&#10;bWxTa2Us1XbevioUchxm5hsmXY+mET11rras4GUWgSAurK65VJAft8+vIJxH1thYJgU3crDOHiYp&#10;JtoO/EH9wZciQNglqKDyvk2kdEVFBt3MtsTBu9rOoA+yK6XucAhw08g4ipbSYM1hocKWNhUV34cf&#10;o6Atvk59v199lme8TIfr/JRPV7FST4/j+xsIT6O/h//bO60gXizg70w4AjL7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HC7/McAAADcAAAADwAAAAAAAAAAAAAAAACXAgAAZHJz&#10;L2Rvd25yZXYueG1sUEsFBgAAAAAEAAQA9QAAAIsDAAAAAA==&#10;" fillcolor="#d8d8d8 [2732]">
                  <v:textbox>
                    <w:txbxContent>
                      <w:p w14:paraId="2CBEECAB" w14:textId="77777777" w:rsidR="00931224" w:rsidRPr="007B638A" w:rsidRDefault="00931224" w:rsidP="00C42D8B">
                        <w:pPr>
                          <w:jc w:val="center"/>
                          <w:rPr>
                            <w:b/>
                          </w:rPr>
                        </w:pPr>
                        <w:r w:rsidRPr="007B638A">
                          <w:rPr>
                            <w:b/>
                            <w:sz w:val="18"/>
                          </w:rPr>
                          <w:t>Active</w:t>
                        </w:r>
                      </w:p>
                    </w:txbxContent>
                  </v:textbox>
                </v:oval>
                <v:oval id="Oval 35" o:spid="_x0000_s1097" style="position:absolute;left:4724400;top:110490;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ml6vxQAA&#10;ANwAAAAPAAAAZHJzL2Rvd25yZXYueG1sRE9Na8JAEL0X/A/LCL2EZqMWI6mriFDowUujWL2N2TEJ&#10;zc6G7DZJ/323UOhtHu9z1tvRNKKnztWWFcziBARxYXXNpYLT8fVpBcJ5ZI2NZVLwTQ62m8nDGjNt&#10;B36nPvelCCHsMlRQed9mUrqiIoMuti1x4O62M+gD7EqpOxxCuGnkPEmW0mDNoaHClvYVFZ/5l1HQ&#10;Frdz3x/Sj/KC12i4P59PUTpX6nE67l5AeBr9v/jP/abD/NkCfp8JF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GaXq/FAAAA3AAAAA8AAAAAAAAAAAAAAAAAlwIAAGRycy9k&#10;b3ducmV2LnhtbFBLBQYAAAAABAAEAPUAAACJAwAAAAA=&#10;" fillcolor="#d8d8d8 [2732]">
                  <v:textbox>
                    <w:txbxContent>
                      <w:p w14:paraId="58C64A38" w14:textId="77777777" w:rsidR="00931224" w:rsidRPr="007B638A" w:rsidRDefault="00931224" w:rsidP="00C42D8B">
                        <w:pPr>
                          <w:jc w:val="center"/>
                          <w:rPr>
                            <w:b/>
                            <w:sz w:val="16"/>
                          </w:rPr>
                        </w:pPr>
                        <w:r w:rsidRPr="007B638A">
                          <w:rPr>
                            <w:b/>
                            <w:sz w:val="16"/>
                          </w:rPr>
                          <w:t>Deactivated</w:t>
                        </w:r>
                      </w:p>
                    </w:txbxContent>
                  </v:textbox>
                </v:oval>
                <v:oval id="Oval 36" o:spid="_x0000_s1098" style="position:absolute;left:4714875;top:2244090;width:1000125;height:1009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8bbwwAA&#10;ANwAAAAPAAAAZHJzL2Rvd25yZXYueG1sRE9Li8IwEL4v+B/CCF5EU0W2Uo0iCwt78OIDH7exGdti&#10;MylNtq3/frMgeJuP7znLdWdK0VDtCssKJuMIBHFqdcGZguPhezQH4TyyxtIyKXiSg/Wq97HERNuW&#10;d9TsfSZCCLsEFeTeV4mULs3JoBvbijhwd1sb9AHWmdQ1tiHclHIaRZ/SYMGhIceKvnJKH/tfo6BK&#10;b6em2cbn7ILXYXufnY7DeKrUoN9tFiA8df4tfrl/dJg/mcH/M+EC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8bbwwAAANwAAAAPAAAAAAAAAAAAAAAAAJcCAABkcnMvZG93&#10;bnJldi54bWxQSwUGAAAAAAQABAD1AAAAhwMAAAAA&#10;" fillcolor="#d8d8d8 [2732]">
                  <v:textbox>
                    <w:txbxContent>
                      <w:p w14:paraId="68349287" w14:textId="77777777" w:rsidR="00931224" w:rsidRPr="007B638A" w:rsidRDefault="00931224" w:rsidP="00C42D8B">
                        <w:pPr>
                          <w:jc w:val="center"/>
                          <w:rPr>
                            <w:b/>
                            <w:sz w:val="16"/>
                          </w:rPr>
                        </w:pPr>
                        <w:r w:rsidRPr="007B638A">
                          <w:rPr>
                            <w:b/>
                            <w:sz w:val="16"/>
                          </w:rPr>
                          <w:t>Completed</w:t>
                        </w:r>
                      </w:p>
                    </w:txbxContent>
                  </v:textbox>
                </v:oval>
                <v:shape id="Arc 37" o:spid="_x0000_s1099" style="position:absolute;left:3959860;top:496570;width:1265555;height:1640205;rotation:-4575768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PN3OwgAA&#10;ANwAAAAPAAAAZHJzL2Rvd25yZXYueG1sRE9Na8JAEL0X+h+WKXgR3ShEanSVUhClCEUrnsfsNAnN&#10;zsbsqOm/dwtCb/N4nzNfdq5WV2pD5dnAaJiAIs69rbgwcPhaDV5BBUG2WHsmA78UYLl4fppjZv2N&#10;d3TdS6FiCIcMDZQiTaZ1yEtyGIa+IY7ct28dSoRtoW2Ltxjuaj1Okol2WHFsKLGh95Lyn/3FGUiT&#10;lKZj2eI6P3Ve+p+Tj+p4Nqb30r3NQAl18i9+uDc2zh+l8PdMvEAv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w83c7CAAAA3AAAAA8AAAAAAAAAAAAAAAAAlwIAAGRycy9kb3du&#10;cmV2LnhtbFBLBQYAAAAABAAEAPUAAACGAwAAAAA=&#10;" path="m6074,-1nfc11213,1505,15609,4866,18410,9430em6074,-1nsc11213,1505,15609,4866,18410,9430l0,20728,6074,-1xe" filled="f">
                  <v:stroke endarrow="block"/>
                  <v:path arrowok="t" o:extrusionok="f" o:connecttype="custom" o:connectlocs="417544,0;1265555,746274;0,1640205" o:connectangles="0,0,0"/>
                </v:shape>
                <v:shape id="Arc 38" o:spid="_x0000_s1100" style="position:absolute;left:3759200;top:1072515;width:1265555;height:1640205;rotation:11108252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I6nxAAA&#10;ANwAAAAPAAAAZHJzL2Rvd25yZXYueG1sRI9BawIxEIXvhf6HMIXearYWrK5GKUJELD1o+wOGzbhZ&#10;3EyWTVy3/75zEHqb4b1575vVZgytGqhPTWQDr5MCFHEVXcO1gZ9v+zIHlTKywzYyGfilBJv148MK&#10;SxdvfKThlGslIZxKNOBz7kqtU+UpYJrEjli0c+wDZln7WrsebxIeWj0tipkO2LA0eOxo66m6nK7B&#10;QL0/2Hf79jUsdunqj87bw2ewxjw/jR9LUJnG/G++X++d4E8FX56RCf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lSOp8QAAADcAAAADwAAAAAAAAAAAAAAAACXAgAAZHJzL2Rv&#10;d25yZXYueG1sUEsFBgAAAAAEAAQA9QAAAIgDAAAAAA==&#10;" path="m6074,-1nfc11213,1505,15609,4866,18410,9430em6074,-1nsc11213,1505,15609,4866,18410,9430l0,20728,6074,-1xe" filled="f">
                  <v:stroke startarrow="block"/>
                  <v:path arrowok="t" o:extrusionok="f" o:connecttype="custom" o:connectlocs="417544,0;1265555,746274;0,1640205" o:connectangles="0,0,0"/>
                </v:shape>
                <v:shape id="Text Box 39" o:spid="_x0000_s1101" type="#_x0000_t202" style="position:absolute;left:257175;top:729615;width:790575;height:6997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bbqwgAA&#10;ANwAAAAPAAAAZHJzL2Rvd25yZXYueG1sRE/JasMwEL0X8g9iAr2UWE5ok9SNbNJCQ65ZPmBsTWwT&#10;a2Qs1cvfV4VAb/N46+yy0TSip87VlhUsoxgEcWF1zaWC6+V7sQXhPLLGxjIpmMhBls6edphoO/CJ&#10;+rMvRQhhl6CCyvs2kdIVFRl0kW2JA3eznUEfYFdK3eEQwk0jV3G8lgZrDg0VtvRVUXE//xgFt+Pw&#10;8vY+5Ad/3Zxe159Yb3I7KfU8H/cfIDyN/l/8cB91mL9awt8z4QKZ/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lturCAAAA3AAAAA8AAAAAAAAAAAAAAAAAlwIAAGRycy9kb3du&#10;cmV2LnhtbFBLBQYAAAAABAAEAPUAAACGAwAAAAA=&#10;" stroked="f">
                  <v:textbox>
                    <w:txbxContent>
                      <w:p w14:paraId="711E5489" w14:textId="77777777" w:rsidR="00931224" w:rsidRPr="00BE2CAB" w:rsidRDefault="00931224" w:rsidP="00C42D8B">
                        <w:pPr>
                          <w:rPr>
                            <w:sz w:val="18"/>
                          </w:rPr>
                        </w:pPr>
                        <w:r>
                          <w:rPr>
                            <w:sz w:val="18"/>
                          </w:rPr>
                          <w:t>Beneficiary Subscription v</w:t>
                        </w:r>
                        <w:r w:rsidRPr="00BE2CAB">
                          <w:rPr>
                            <w:sz w:val="18"/>
                          </w:rPr>
                          <w:t>ia IVR long Code</w:t>
                        </w:r>
                      </w:p>
                    </w:txbxContent>
                  </v:textbox>
                </v:shape>
                <v:shape id="Text Box 40" o:spid="_x0000_s1102" type="#_x0000_t202" style="position:absolute;left:209550;top:2012950;width:790575;height:6997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yidvwAA&#10;ANwAAAAPAAAAZHJzL2Rvd25yZXYueG1sRE/LqsIwEN0L/kMYwY1oeovPapSrcMWtjw8Ym7EtNpPS&#10;RFv//kYQ3M3hPGe1aU0pnlS7wrKCn1EEgji1uuBMweX8N5yDcB5ZY2mZFLzIwWbd7aww0bbhIz1P&#10;PhMhhF2CCnLvq0RKl+Zk0I1sRRy4m60N+gDrTOoamxBuShlH0VQaLDg05FjRLqf0fnoYBbdDM5gs&#10;muveX2bH8XSLxexqX0r1e+3vEoSn1n/FH/dBh/lxDO9nwgVy/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u3KJ2/AAAA3AAAAA8AAAAAAAAAAAAAAAAAlwIAAGRycy9kb3ducmV2&#10;LnhtbFBLBQYAAAAABAAEAPUAAACDAwAAAAA=&#10;" stroked="f">
                  <v:textbox>
                    <w:txbxContent>
                      <w:p w14:paraId="4DAEEA46" w14:textId="77777777" w:rsidR="00931224" w:rsidRPr="00BE2CAB" w:rsidRDefault="00931224" w:rsidP="00C42D8B">
                        <w:pPr>
                          <w:rPr>
                            <w:sz w:val="18"/>
                          </w:rPr>
                        </w:pPr>
                        <w:r>
                          <w:rPr>
                            <w:sz w:val="18"/>
                          </w:rPr>
                          <w:t>Beneficiary Subscription v</w:t>
                        </w:r>
                        <w:r w:rsidRPr="00BE2CAB">
                          <w:rPr>
                            <w:sz w:val="18"/>
                          </w:rPr>
                          <w:t xml:space="preserve">ia </w:t>
                        </w:r>
                        <w:r>
                          <w:rPr>
                            <w:sz w:val="18"/>
                          </w:rPr>
                          <w:t>MCTS Data Upload</w:t>
                        </w:r>
                      </w:p>
                    </w:txbxContent>
                  </v:textbox>
                </v:shape>
                <v:shape id="Text Box 41" o:spid="_x0000_s1103" type="#_x0000_t202" style="position:absolute;left:1924050;top:249555;width:1514475;height:6997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40GwQAA&#10;ANwAAAAPAAAAZHJzL2Rvd25yZXYueG1sRE/bisIwEH0X9h/CLPgia7reuts1igqKr14+YNqMbdlm&#10;Uppo698bQfBtDuc682VnKnGjxpWWFXwPIxDEmdUl5wrOp+3XDwjnkTVWlknBnRwsFx+9OSbatnyg&#10;29HnIoSwS1BB4X2dSOmyggy6oa2JA3exjUEfYJNL3WAbwk0lR1E0kwZLDg0F1rQpKPs/Xo2Cy74d&#10;TH/bdOfP8WEyW2MZp/auVP+zW/2B8NT5t/jl3uswfzSG5zPhArl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PuNBsEAAADcAAAADwAAAAAAAAAAAAAAAACXAgAAZHJzL2Rvd25y&#10;ZXYueG1sUEsFBgAAAAAEAAQA9QAAAIUDAAAAAA==&#10;" stroked="f">
                  <v:textbox>
                    <w:txbxContent>
                      <w:p w14:paraId="22E682F8" w14:textId="77777777" w:rsidR="00931224" w:rsidRPr="00BE2CAB" w:rsidRDefault="00931224" w:rsidP="00C42D8B">
                        <w:pPr>
                          <w:rPr>
                            <w:sz w:val="18"/>
                          </w:rPr>
                        </w:pPr>
                        <w:r>
                          <w:rPr>
                            <w:sz w:val="18"/>
                          </w:rPr>
                          <w:t>Pack activation (from next day of Subscription or from pack start date computed from LMP)</w:t>
                        </w:r>
                      </w:p>
                    </w:txbxContent>
                  </v:textbox>
                </v:shape>
                <v:shape id="Arc 42" o:spid="_x0000_s1104" style="position:absolute;left:2149475;top:661670;width:983615;height:1028700;rotation:-2969699fd;visibility:visible;mso-wrap-style:square;v-text-anchor:top" coordsize="21596,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sv1wQAA&#10;ANwAAAAPAAAAZHJzL2Rvd25yZXYueG1sRE/bisIwEH1f8B/CCL6tqUWKVKOoKArKgpcPGJqxrTaT&#10;0kRb/36zIOzbHM51ZovOVOJFjSstKxgNIxDEmdUl5wqul+33BITzyBory6TgTQ4W897XDFNtWz7R&#10;6+xzEULYpaig8L5OpXRZQQbd0NbEgbvZxqAPsMmlbrAN4aaScRQl0mDJoaHAmtYFZY/z0yg4XHw8&#10;aQ+GknWy+4lXm+NyfM+UGvS75RSEp87/iz/uvQ7z4zH8PRMukP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J7L9cEAAADcAAAADwAAAAAAAAAAAAAAAACXAgAAZHJzL2Rvd25y&#10;ZXYueG1sUEsFBgAAAAAEAAQA9QAAAIUDAAAAAA==&#10;" path="m-1,0nfc11762,,21363,9412,21595,21173em-1,0nsc11762,,21363,9412,21595,21173l0,21600,-1,0xe" filled="f">
                  <v:stroke endarrow="block"/>
                  <v:path arrowok="t" o:extrusionok="f" o:connecttype="custom" o:connectlocs="0,0;983615,1008364;0,1028700" o:connectangles="0,0,0"/>
                </v:shape>
                <v:shape id="Text Box 43" o:spid="_x0000_s1105" type="#_x0000_t202" style="position:absolute;left:1838325;top:2440305;width:13176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rDpwgAA&#10;ANwAAAAPAAAAZHJzL2Rvd25yZXYueG1sRE/basJAEH0v+A/LCH0pulHqLboJttCS16gfMGbHJJid&#10;DdnVJH/fLRT6NodznUM6mEY8qXO1ZQWLeQSCuLC65lLB5fw124JwHlljY5kUjOQgTSYvB4y17Tmn&#10;58mXIoSwi1FB5X0bS+mKigy6uW2JA3eznUEfYFdK3WEfwk0jl1G0lgZrDg0VtvRZUXE/PYyCW9a/&#10;rXb99dtfNvn7+gPrzdWOSr1Oh+MehKfB/4v/3JkO85cr+H0mXCCT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sOnCAAAA3AAAAA8AAAAAAAAAAAAAAAAAlwIAAGRycy9kb3du&#10;cmV2LnhtbFBLBQYAAAAABAAEAPUAAACGAwAAAAA=&#10;" stroked="f">
                  <v:textbox>
                    <w:txbxContent>
                      <w:p w14:paraId="7A56BBEB" w14:textId="77777777" w:rsidR="00931224" w:rsidRPr="00BE2CAB" w:rsidRDefault="00931224" w:rsidP="00C42D8B">
                        <w:pPr>
                          <w:jc w:val="center"/>
                          <w:rPr>
                            <w:sz w:val="18"/>
                          </w:rPr>
                        </w:pPr>
                        <w:r>
                          <w:rPr>
                            <w:sz w:val="18"/>
                          </w:rPr>
                          <w:t>Change of Schedule due to update in LMP</w:t>
                        </w:r>
                      </w:p>
                    </w:txbxContent>
                  </v:textbox>
                </v:shape>
                <v:shape id="Arc 44" o:spid="_x0000_s1106" style="position:absolute;left:3270250;top:2146935;width:478790;height:1078230;flip:x;visibility:visible;mso-wrap-style:square;v-text-anchor:top" coordsize="43200,397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qCkxAAA&#10;ANwAAAAPAAAAZHJzL2Rvd25yZXYueG1sRE9La8JAEL4X/A/LFHqrm1qQkroRCUh6KEp9UI9DdpIN&#10;yc6m2a3Gf98VhN7m43vOYjnaTpxp8I1jBS/TBARx6XTDtYLDfv38BsIHZI2dY1JwJQ/LbPKwwFS7&#10;C3/ReRdqEUPYp6jAhNCnUvrSkEU/dT1x5Co3WAwRDrXUA15iuO3kLEnm0mLDscFgT7mhst39WgVV&#10;Ydq8/sHX4tu1281n3hXb01Gpp8dx9Q4i0Bj+xXf3h47zZ3O4PRMv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o6gpMQAAADcAAAADwAAAAAAAAAAAAAAAACXAgAAZHJzL2Rv&#10;d25yZXYueG1sUEsFBgAAAAAEAAQA9QAAAIgDAAAAAA==&#10;" path="m34590,887nfc40011,4967,43200,11358,43200,18144,43200,30073,33529,39744,21600,39744,9670,39744,,30073,,18144,-1,10811,3720,3978,9880,0em34590,887nsc40011,4967,43200,11358,43200,18144,43200,30073,33529,39744,21600,39744,9670,39744,,30073,,18144,-1,10811,3720,3978,9880,0l21600,18144,34590,887xe" filled="f">
                  <v:stroke endarrow="block"/>
                  <v:path arrowok="t" o:extrusionok="f" o:connecttype="custom" o:connectlocs="383376,24064;109501,0;239395,492235" o:connectangles="0,0,0"/>
                </v:shape>
                <v:shape id="Text Box 45" o:spid="_x0000_s1107" type="#_x0000_t202" style="position:absolute;left:2838450;top:3259455;width:14097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IsFwQAA&#10;ANwAAAAPAAAAZHJzL2Rvd25yZXYueG1sRE/bisIwEH0X9h/CLPgimq6o1doou4KLr14+YGymF2wm&#10;pcna+vdGWPBtDuc66bY3tbhT6yrLCr4mEQjizOqKCwWX8368BOE8ssbaMil4kIPt5mOQYqJtx0e6&#10;n3whQgi7BBWU3jeJlC4ryaCb2IY4cLltDfoA20LqFrsQbmo5jaKFNFhxaCixoV1J2e30ZxTkh240&#10;X3XXX3+Jj7PFD1bx1T6UGn7232sQnnr/Fv+7DzrMn8bweiZcID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8CLBcEAAADcAAAADwAAAAAAAAAAAAAAAACXAgAAZHJzL2Rvd25y&#10;ZXYueG1sUEsFBgAAAAAEAAQA9QAAAIUDAAAAAA==&#10;" stroked="f">
                  <v:textbox>
                    <w:txbxContent>
                      <w:p w14:paraId="3CD96DE7" w14:textId="77777777" w:rsidR="00931224" w:rsidRPr="00BE2CAB" w:rsidRDefault="00931224" w:rsidP="00C42D8B">
                        <w:pPr>
                          <w:rPr>
                            <w:sz w:val="18"/>
                          </w:rPr>
                        </w:pPr>
                        <w:r>
                          <w:rPr>
                            <w:sz w:val="18"/>
                          </w:rPr>
                          <w:t>Change of Schedule due update in LMP / DOB</w:t>
                        </w:r>
                      </w:p>
                    </w:txbxContent>
                  </v:textbox>
                </v:shape>
                <w10:anchorlock/>
              </v:group>
            </w:pict>
          </mc:Fallback>
        </mc:AlternateContent>
      </w:r>
    </w:p>
    <w:p w14:paraId="3A04574D" w14:textId="77777777" w:rsidR="003E33C6" w:rsidRPr="00D257D0" w:rsidRDefault="003E33C6" w:rsidP="00E82DDF">
      <w:pPr>
        <w:pStyle w:val="Caption"/>
        <w:rPr>
          <w:rFonts w:cs="Arial"/>
        </w:rPr>
      </w:pPr>
      <w:bookmarkStart w:id="112" w:name="_Ref409703412"/>
      <w:r w:rsidRPr="00D257D0">
        <w:t xml:space="preserve">Figure </w:t>
      </w:r>
      <w:fldSimple w:instr=" SEQ Figure \* ARABIC ">
        <w:r w:rsidRPr="00D257D0">
          <w:rPr>
            <w:noProof/>
          </w:rPr>
          <w:t>6</w:t>
        </w:r>
      </w:fldSimple>
      <w:bookmarkEnd w:id="112"/>
      <w:r w:rsidRPr="00D257D0">
        <w:t xml:space="preserve">: </w:t>
      </w:r>
      <w:r w:rsidRPr="00D257D0">
        <w:rPr>
          <w:rFonts w:cs="Arial"/>
        </w:rPr>
        <w:t>Kilkari beneficiary state transition</w:t>
      </w:r>
    </w:p>
    <w:p w14:paraId="5395FE83" w14:textId="77777777" w:rsidR="007209A0" w:rsidRPr="00D257D0" w:rsidRDefault="007209A0" w:rsidP="007209A0">
      <w:pPr>
        <w:pStyle w:val="Heading2"/>
      </w:pPr>
      <w:bookmarkStart w:id="113" w:name="_Toc411545813"/>
      <w:r w:rsidRPr="00D257D0">
        <w:t>Functional Requirements</w:t>
      </w:r>
      <w:bookmarkEnd w:id="113"/>
      <w:r w:rsidRPr="00D257D0">
        <w:t xml:space="preserve"> </w:t>
      </w:r>
    </w:p>
    <w:p w14:paraId="3C51C3C1" w14:textId="77777777" w:rsidR="007209A0" w:rsidRPr="00D257D0" w:rsidRDefault="007209A0" w:rsidP="007209A0">
      <w:pPr>
        <w:pStyle w:val="Heading3"/>
      </w:pPr>
      <w:bookmarkStart w:id="114" w:name="_Toc411545814"/>
      <w:r w:rsidRPr="00D257D0">
        <w:t xml:space="preserve">Service Access </w:t>
      </w:r>
      <w:r w:rsidR="00D856D0" w:rsidRPr="00D257D0">
        <w:t>&amp; Subscription</w:t>
      </w:r>
      <w:bookmarkEnd w:id="11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14:paraId="6A3EE9F0" w14:textId="77777777" w:rsidTr="009C723A">
        <w:tc>
          <w:tcPr>
            <w:tcW w:w="1809" w:type="dxa"/>
            <w:shd w:val="clear" w:color="auto" w:fill="D9D9D9" w:themeFill="background1" w:themeFillShade="D9"/>
          </w:tcPr>
          <w:p w14:paraId="27CF86A0"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F6C74DA"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ECBA908"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6208FF1"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75A8D68C" w14:textId="77777777" w:rsidTr="009C723A">
        <w:trPr>
          <w:trHeight w:val="350"/>
        </w:trPr>
        <w:tc>
          <w:tcPr>
            <w:tcW w:w="1809" w:type="dxa"/>
          </w:tcPr>
          <w:p w14:paraId="0AA190C8" w14:textId="77777777" w:rsidR="007209A0" w:rsidRPr="00D257D0" w:rsidRDefault="007209A0" w:rsidP="009C723A">
            <w:pPr>
              <w:pStyle w:val="CommentText"/>
              <w:spacing w:before="60" w:after="60"/>
              <w:rPr>
                <w:rFonts w:cs="Arial"/>
                <w:sz w:val="18"/>
              </w:rPr>
            </w:pPr>
            <w:r w:rsidRPr="00D257D0">
              <w:rPr>
                <w:rFonts w:cs="Arial"/>
                <w:sz w:val="18"/>
              </w:rPr>
              <w:t>NMS.KK.ACCESS.001</w:t>
            </w:r>
          </w:p>
        </w:tc>
        <w:tc>
          <w:tcPr>
            <w:tcW w:w="3828" w:type="dxa"/>
          </w:tcPr>
          <w:p w14:paraId="733BEE0B" w14:textId="77777777" w:rsidR="007209A0" w:rsidRPr="00D257D0" w:rsidRDefault="007209A0" w:rsidP="009C723A">
            <w:pPr>
              <w:pStyle w:val="CommentText"/>
              <w:spacing w:before="60" w:after="60"/>
              <w:rPr>
                <w:rFonts w:cs="Arial"/>
                <w:sz w:val="18"/>
              </w:rPr>
            </w:pPr>
            <w:r w:rsidRPr="00D257D0">
              <w:rPr>
                <w:rFonts w:cs="Arial"/>
                <w:sz w:val="18"/>
              </w:rPr>
              <w:t>Kilkari shall offer following packs to the beneficiaries:</w:t>
            </w:r>
          </w:p>
          <w:p w14:paraId="5D280E56" w14:textId="77777777" w:rsidR="008367DB" w:rsidRPr="00D257D0" w:rsidRDefault="00E61DE8" w:rsidP="009C723A">
            <w:pPr>
              <w:pStyle w:val="CommentText"/>
              <w:numPr>
                <w:ilvl w:val="0"/>
                <w:numId w:val="10"/>
              </w:numPr>
              <w:spacing w:before="60" w:after="60"/>
              <w:rPr>
                <w:rFonts w:cs="Arial"/>
                <w:sz w:val="18"/>
              </w:rPr>
            </w:pPr>
            <w:r w:rsidRPr="00D257D0">
              <w:rPr>
                <w:rFonts w:cs="Arial"/>
                <w:b/>
                <w:sz w:val="18"/>
              </w:rPr>
              <w:t xml:space="preserve">18 </w:t>
            </w:r>
            <w:r w:rsidR="008367DB" w:rsidRPr="00D257D0">
              <w:rPr>
                <w:rFonts w:cs="Arial"/>
                <w:b/>
                <w:sz w:val="18"/>
              </w:rPr>
              <w:t>Months Pregnancy Pack:</w:t>
            </w:r>
            <w:r w:rsidR="008367DB" w:rsidRPr="00D257D0">
              <w:rPr>
                <w:rFonts w:cs="Arial"/>
                <w:sz w:val="18"/>
              </w:rPr>
              <w:t xml:space="preserve"> Starting from </w:t>
            </w:r>
            <w:r w:rsidRPr="00D257D0">
              <w:rPr>
                <w:rFonts w:cs="Arial"/>
                <w:sz w:val="18"/>
              </w:rPr>
              <w:t>2</w:t>
            </w:r>
            <w:r w:rsidRPr="00D257D0">
              <w:rPr>
                <w:rFonts w:cs="Arial"/>
                <w:sz w:val="18"/>
                <w:vertAlign w:val="superscript"/>
              </w:rPr>
              <w:t>nd</w:t>
            </w:r>
            <w:r w:rsidRPr="00D257D0">
              <w:rPr>
                <w:rFonts w:cs="Arial"/>
                <w:sz w:val="18"/>
              </w:rPr>
              <w:t xml:space="preserve"> Trimester </w:t>
            </w:r>
            <w:r w:rsidR="008367DB" w:rsidRPr="00D257D0">
              <w:rPr>
                <w:rFonts w:cs="Arial"/>
                <w:sz w:val="18"/>
              </w:rPr>
              <w:t xml:space="preserve">of pregnancy </w:t>
            </w:r>
            <w:r w:rsidR="001227E3" w:rsidRPr="00D257D0">
              <w:rPr>
                <w:rFonts w:cs="Arial"/>
                <w:sz w:val="18"/>
              </w:rPr>
              <w:t>(4</w:t>
            </w:r>
            <w:r w:rsidR="001227E3" w:rsidRPr="00336A89">
              <w:rPr>
                <w:rFonts w:cs="Arial"/>
                <w:sz w:val="18"/>
                <w:vertAlign w:val="superscript"/>
              </w:rPr>
              <w:t>th</w:t>
            </w:r>
            <w:r w:rsidR="001227E3" w:rsidRPr="00D257D0">
              <w:rPr>
                <w:rFonts w:cs="Arial"/>
                <w:sz w:val="18"/>
              </w:rPr>
              <w:t xml:space="preserve"> month) </w:t>
            </w:r>
            <w:r w:rsidR="008367DB" w:rsidRPr="00D257D0">
              <w:rPr>
                <w:rFonts w:cs="Arial"/>
                <w:sz w:val="18"/>
              </w:rPr>
              <w:t xml:space="preserve">until the child is 1 year old </w:t>
            </w:r>
            <w:r w:rsidR="006A5747" w:rsidRPr="00D257D0">
              <w:rPr>
                <w:rFonts w:cs="Arial"/>
                <w:sz w:val="18"/>
              </w:rPr>
              <w:t xml:space="preserve">for </w:t>
            </w:r>
            <w:proofErr w:type="gramStart"/>
            <w:r w:rsidR="006A5747" w:rsidRPr="00D257D0">
              <w:rPr>
                <w:rFonts w:cs="Arial"/>
                <w:sz w:val="18"/>
              </w:rPr>
              <w:t>a duration</w:t>
            </w:r>
            <w:proofErr w:type="gramEnd"/>
            <w:r w:rsidR="006A5747" w:rsidRPr="00D257D0">
              <w:rPr>
                <w:rFonts w:cs="Arial"/>
                <w:sz w:val="18"/>
              </w:rPr>
              <w:t xml:space="preserve"> of 72 weeks.</w:t>
            </w:r>
          </w:p>
          <w:p w14:paraId="64BADA46" w14:textId="77777777" w:rsidR="007209A0" w:rsidRPr="00D257D0" w:rsidRDefault="007209A0" w:rsidP="008367DB">
            <w:pPr>
              <w:pStyle w:val="CommentText"/>
              <w:numPr>
                <w:ilvl w:val="0"/>
                <w:numId w:val="10"/>
              </w:numPr>
              <w:spacing w:before="60" w:after="60"/>
              <w:rPr>
                <w:rFonts w:cs="Arial"/>
                <w:sz w:val="18"/>
              </w:rPr>
            </w:pPr>
            <w:r w:rsidRPr="00D257D0">
              <w:rPr>
                <w:rFonts w:cs="Arial"/>
                <w:b/>
                <w:sz w:val="18"/>
              </w:rPr>
              <w:t xml:space="preserve">12 months </w:t>
            </w:r>
            <w:r w:rsidR="008367DB" w:rsidRPr="00D257D0">
              <w:rPr>
                <w:rFonts w:cs="Arial"/>
                <w:b/>
                <w:sz w:val="18"/>
              </w:rPr>
              <w:t xml:space="preserve">Child </w:t>
            </w:r>
            <w:r w:rsidRPr="00D257D0">
              <w:rPr>
                <w:rFonts w:cs="Arial"/>
                <w:b/>
                <w:sz w:val="18"/>
              </w:rPr>
              <w:t>Pack:</w:t>
            </w:r>
            <w:r w:rsidRPr="00D257D0">
              <w:rPr>
                <w:rFonts w:cs="Arial"/>
                <w:sz w:val="18"/>
              </w:rPr>
              <w:t xml:space="preserve"> Starting from birth until the child is </w:t>
            </w:r>
            <w:r w:rsidR="00DA4C10" w:rsidRPr="00D257D0">
              <w:rPr>
                <w:rFonts w:cs="Arial"/>
                <w:sz w:val="18"/>
              </w:rPr>
              <w:t xml:space="preserve">nearly </w:t>
            </w:r>
            <w:r w:rsidRPr="00D257D0">
              <w:rPr>
                <w:rFonts w:cs="Arial"/>
                <w:sz w:val="18"/>
              </w:rPr>
              <w:t>one year old</w:t>
            </w:r>
            <w:r w:rsidR="00A92819" w:rsidRPr="00D257D0">
              <w:rPr>
                <w:rFonts w:cs="Arial"/>
                <w:sz w:val="18"/>
              </w:rPr>
              <w:t xml:space="preserve"> for </w:t>
            </w:r>
            <w:proofErr w:type="gramStart"/>
            <w:r w:rsidR="00A92819" w:rsidRPr="00D257D0">
              <w:rPr>
                <w:rFonts w:cs="Arial"/>
                <w:sz w:val="18"/>
              </w:rPr>
              <w:t>a duration</w:t>
            </w:r>
            <w:proofErr w:type="gramEnd"/>
            <w:r w:rsidR="00A92819" w:rsidRPr="00D257D0">
              <w:rPr>
                <w:rFonts w:cs="Arial"/>
                <w:sz w:val="18"/>
              </w:rPr>
              <w:t xml:space="preserve"> of 48 weeks.</w:t>
            </w:r>
          </w:p>
        </w:tc>
        <w:tc>
          <w:tcPr>
            <w:tcW w:w="2551" w:type="dxa"/>
          </w:tcPr>
          <w:p w14:paraId="6F5491E2" w14:textId="77777777" w:rsidR="007209A0" w:rsidRPr="00D257D0" w:rsidRDefault="007209A0" w:rsidP="000825ED">
            <w:pPr>
              <w:pStyle w:val="CommentText"/>
              <w:spacing w:before="60" w:after="60"/>
              <w:rPr>
                <w:rFonts w:cs="Arial"/>
                <w:color w:val="FF0000"/>
                <w:sz w:val="18"/>
              </w:rPr>
            </w:pPr>
          </w:p>
        </w:tc>
        <w:tc>
          <w:tcPr>
            <w:tcW w:w="1418" w:type="dxa"/>
          </w:tcPr>
          <w:p w14:paraId="1A6D7EDE"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5FAC8D48" w14:textId="77777777" w:rsidTr="009C723A">
        <w:trPr>
          <w:trHeight w:val="350"/>
        </w:trPr>
        <w:tc>
          <w:tcPr>
            <w:tcW w:w="1809" w:type="dxa"/>
          </w:tcPr>
          <w:p w14:paraId="693BB922" w14:textId="77777777" w:rsidR="007209A0" w:rsidRPr="00D257D0" w:rsidRDefault="007209A0" w:rsidP="009C723A">
            <w:pPr>
              <w:pStyle w:val="CommentText"/>
              <w:spacing w:before="60" w:after="60"/>
              <w:rPr>
                <w:rFonts w:cs="Arial"/>
                <w:sz w:val="18"/>
              </w:rPr>
            </w:pPr>
            <w:r w:rsidRPr="00D257D0">
              <w:rPr>
                <w:rFonts w:cs="Arial"/>
                <w:sz w:val="18"/>
              </w:rPr>
              <w:t>NMS.KK.ACCESS.002</w:t>
            </w:r>
          </w:p>
        </w:tc>
        <w:tc>
          <w:tcPr>
            <w:tcW w:w="3828" w:type="dxa"/>
          </w:tcPr>
          <w:p w14:paraId="333A4C5B" w14:textId="7CC10B7F" w:rsidR="000825ED" w:rsidRPr="00D257D0" w:rsidRDefault="007209A0" w:rsidP="000825ED">
            <w:pPr>
              <w:pStyle w:val="CommentText"/>
              <w:spacing w:before="60" w:after="60"/>
              <w:rPr>
                <w:rFonts w:cs="Arial"/>
                <w:sz w:val="18"/>
              </w:rPr>
            </w:pPr>
            <w:r w:rsidRPr="00D257D0">
              <w:rPr>
                <w:rFonts w:cs="Arial"/>
                <w:sz w:val="18"/>
              </w:rPr>
              <w:t xml:space="preserve">Kilkari Services for a beneficiary </w:t>
            </w:r>
            <w:r w:rsidR="009853B8" w:rsidRPr="00D257D0">
              <w:rPr>
                <w:rFonts w:cs="Arial"/>
                <w:sz w:val="18"/>
              </w:rPr>
              <w:t xml:space="preserve">can </w:t>
            </w:r>
            <w:r w:rsidRPr="00D257D0">
              <w:rPr>
                <w:rFonts w:cs="Arial"/>
                <w:sz w:val="18"/>
              </w:rPr>
              <w:t xml:space="preserve">be </w:t>
            </w:r>
            <w:r w:rsidR="000F7003" w:rsidRPr="00D257D0">
              <w:rPr>
                <w:rFonts w:cs="Arial"/>
                <w:sz w:val="18"/>
              </w:rPr>
              <w:t>subscribed</w:t>
            </w:r>
            <w:r w:rsidRPr="00D257D0">
              <w:rPr>
                <w:rFonts w:cs="Arial"/>
                <w:sz w:val="18"/>
              </w:rPr>
              <w:t xml:space="preserve"> via IVR Long code.</w:t>
            </w:r>
            <w:r w:rsidR="000825ED" w:rsidRPr="00D257D0">
              <w:rPr>
                <w:rFonts w:cs="Arial"/>
                <w:sz w:val="18"/>
              </w:rPr>
              <w:t xml:space="preserve"> There shall be separate long codes for Each pack.</w:t>
            </w:r>
          </w:p>
          <w:p w14:paraId="5E901453" w14:textId="77777777" w:rsidR="00C25D70" w:rsidRPr="00D257D0" w:rsidRDefault="00C25D70" w:rsidP="00C25D70">
            <w:pPr>
              <w:pStyle w:val="CommentText"/>
              <w:spacing w:before="60" w:after="60"/>
              <w:rPr>
                <w:rFonts w:cs="Arial"/>
                <w:sz w:val="18"/>
              </w:rPr>
            </w:pPr>
            <w:r w:rsidRPr="00D257D0">
              <w:rPr>
                <w:rFonts w:cs="Arial"/>
                <w:sz w:val="18"/>
              </w:rPr>
              <w:t xml:space="preserve">Service shall be </w:t>
            </w:r>
            <w:r w:rsidR="00864694" w:rsidRPr="00D257D0">
              <w:rPr>
                <w:rFonts w:cs="Arial"/>
                <w:sz w:val="18"/>
              </w:rPr>
              <w:t>“</w:t>
            </w:r>
            <w:r w:rsidRPr="00D257D0">
              <w:rPr>
                <w:rFonts w:cs="Arial"/>
                <w:sz w:val="18"/>
              </w:rPr>
              <w:t>activated</w:t>
            </w:r>
            <w:r w:rsidR="00864694" w:rsidRPr="00D257D0">
              <w:rPr>
                <w:rFonts w:cs="Arial"/>
                <w:sz w:val="18"/>
              </w:rPr>
              <w:t>”</w:t>
            </w:r>
            <w:r w:rsidRPr="00D257D0">
              <w:rPr>
                <w:rFonts w:cs="Arial"/>
                <w:sz w:val="18"/>
              </w:rPr>
              <w:t xml:space="preserve"> from the date of IVR call</w:t>
            </w:r>
            <w:r w:rsidR="00C65566" w:rsidRPr="00D257D0">
              <w:rPr>
                <w:rFonts w:cs="Arial"/>
                <w:sz w:val="18"/>
              </w:rPr>
              <w:t xml:space="preserve"> (subscription state = Active)</w:t>
            </w:r>
            <w:r w:rsidRPr="00D257D0">
              <w:rPr>
                <w:rFonts w:cs="Arial"/>
                <w:sz w:val="18"/>
              </w:rPr>
              <w:t>.</w:t>
            </w:r>
          </w:p>
          <w:p w14:paraId="5868A91D" w14:textId="77777777" w:rsidR="00C25D70" w:rsidRPr="00D257D0" w:rsidDel="00460278" w:rsidRDefault="00C25D70" w:rsidP="000825ED">
            <w:pPr>
              <w:pStyle w:val="CommentText"/>
              <w:spacing w:before="60" w:after="60"/>
              <w:rPr>
                <w:rFonts w:cs="Arial"/>
                <w:sz w:val="18"/>
              </w:rPr>
            </w:pPr>
          </w:p>
        </w:tc>
        <w:tc>
          <w:tcPr>
            <w:tcW w:w="2551" w:type="dxa"/>
          </w:tcPr>
          <w:p w14:paraId="422CAC21" w14:textId="77777777" w:rsidR="007209A0" w:rsidRPr="00D257D0" w:rsidRDefault="007209A0" w:rsidP="009C723A">
            <w:pPr>
              <w:pStyle w:val="CommentText"/>
              <w:spacing w:before="60" w:after="60"/>
              <w:rPr>
                <w:rFonts w:cs="Arial"/>
                <w:sz w:val="18"/>
              </w:rPr>
            </w:pPr>
            <w:r w:rsidRPr="00D257D0">
              <w:rPr>
                <w:rFonts w:cs="Arial"/>
                <w:sz w:val="18"/>
              </w:rPr>
              <w:t xml:space="preserve">Exact long code shall be finalized during deployment. </w:t>
            </w:r>
          </w:p>
          <w:p w14:paraId="46D44BB9" w14:textId="77777777" w:rsidR="009B22D1" w:rsidRPr="00D257D0" w:rsidRDefault="000F7003" w:rsidP="004D7CF8">
            <w:pPr>
              <w:pStyle w:val="CommentText"/>
              <w:spacing w:before="60" w:after="60"/>
              <w:rPr>
                <w:rFonts w:cs="Arial"/>
                <w:sz w:val="18"/>
              </w:rPr>
            </w:pPr>
            <w:r w:rsidRPr="00D257D0">
              <w:rPr>
                <w:rFonts w:cs="Arial"/>
                <w:sz w:val="18"/>
              </w:rPr>
              <w:t>Subscription</w:t>
            </w:r>
            <w:r w:rsidR="009B22D1" w:rsidRPr="00D257D0">
              <w:rPr>
                <w:rFonts w:cs="Arial"/>
                <w:sz w:val="18"/>
              </w:rPr>
              <w:t xml:space="preserve"> via IVR would imply that the location and other vital information of the beneficiary </w:t>
            </w:r>
            <w:proofErr w:type="gramStart"/>
            <w:r w:rsidR="009B22D1" w:rsidRPr="00D257D0">
              <w:rPr>
                <w:rFonts w:cs="Arial"/>
                <w:sz w:val="18"/>
              </w:rPr>
              <w:t>shall</w:t>
            </w:r>
            <w:proofErr w:type="gramEnd"/>
            <w:r w:rsidR="009B22D1" w:rsidRPr="00D257D0">
              <w:rPr>
                <w:rFonts w:cs="Arial"/>
                <w:sz w:val="18"/>
              </w:rPr>
              <w:t xml:space="preserve"> not be available in the NMS</w:t>
            </w:r>
            <w:r w:rsidR="009F5B74" w:rsidRPr="00D257D0">
              <w:rPr>
                <w:rFonts w:cs="Arial"/>
                <w:sz w:val="18"/>
              </w:rPr>
              <w:t xml:space="preserve"> (only MSISDN and LMP/DOB shall be </w:t>
            </w:r>
            <w:r w:rsidR="004D7CF8" w:rsidRPr="00D257D0">
              <w:rPr>
                <w:rFonts w:cs="Arial"/>
                <w:sz w:val="18"/>
              </w:rPr>
              <w:t xml:space="preserve">determined </w:t>
            </w:r>
            <w:r w:rsidR="009F5B74" w:rsidRPr="00D257D0">
              <w:rPr>
                <w:rFonts w:cs="Arial"/>
                <w:sz w:val="18"/>
              </w:rPr>
              <w:t>based on date of call)</w:t>
            </w:r>
            <w:r w:rsidR="004D7CF8" w:rsidRPr="00D257D0">
              <w:rPr>
                <w:rFonts w:cs="Arial"/>
                <w:sz w:val="18"/>
              </w:rPr>
              <w:t xml:space="preserve"> such that subscription for various packs start from next day</w:t>
            </w:r>
            <w:r w:rsidR="009B22D1" w:rsidRPr="00D257D0">
              <w:rPr>
                <w:rFonts w:cs="Arial"/>
                <w:sz w:val="18"/>
              </w:rPr>
              <w:t>.</w:t>
            </w:r>
          </w:p>
          <w:p w14:paraId="5969DAF6" w14:textId="4EE0DE08" w:rsidR="009853B8" w:rsidRPr="00D257D0" w:rsidRDefault="009853B8" w:rsidP="009605BB">
            <w:pPr>
              <w:pStyle w:val="CommentText"/>
              <w:spacing w:before="60" w:after="60"/>
              <w:rPr>
                <w:rFonts w:cs="Arial"/>
                <w:sz w:val="18"/>
              </w:rPr>
            </w:pPr>
            <w:r w:rsidRPr="00D257D0">
              <w:rPr>
                <w:rFonts w:cs="Arial"/>
                <w:sz w:val="18"/>
              </w:rPr>
              <w:t xml:space="preserve">IVR system </w:t>
            </w:r>
            <w:r w:rsidR="001E11BE" w:rsidRPr="00D257D0">
              <w:rPr>
                <w:rFonts w:cs="Arial"/>
                <w:sz w:val="18"/>
              </w:rPr>
              <w:t>shall</w:t>
            </w:r>
            <w:r w:rsidRPr="00D257D0">
              <w:rPr>
                <w:rFonts w:cs="Arial"/>
                <w:sz w:val="18"/>
              </w:rPr>
              <w:t xml:space="preserve"> identify the circle that the user is calling from (from their mobile number) in order to identify their language preference. If there </w:t>
            </w:r>
            <w:proofErr w:type="gramStart"/>
            <w:r w:rsidRPr="00D257D0">
              <w:rPr>
                <w:rFonts w:cs="Arial"/>
                <w:sz w:val="18"/>
              </w:rPr>
              <w:t>are</w:t>
            </w:r>
            <w:proofErr w:type="gramEnd"/>
            <w:r w:rsidRPr="00D257D0">
              <w:rPr>
                <w:rFonts w:cs="Arial"/>
                <w:sz w:val="18"/>
              </w:rPr>
              <w:t xml:space="preserve"> multiple languages available in the circle (North East for example) the user will be </w:t>
            </w:r>
            <w:r w:rsidR="009605BB">
              <w:rPr>
                <w:rFonts w:cs="Arial"/>
                <w:sz w:val="18"/>
              </w:rPr>
              <w:t>prompted</w:t>
            </w:r>
            <w:r w:rsidRPr="00D257D0">
              <w:rPr>
                <w:rFonts w:cs="Arial"/>
                <w:sz w:val="18"/>
              </w:rPr>
              <w:t xml:space="preserve"> to enter a language code, obtained from their ASHA, to set the language. The default prompt will be in </w:t>
            </w:r>
            <w:r w:rsidR="009605BB">
              <w:rPr>
                <w:rFonts w:cs="Arial"/>
                <w:sz w:val="18"/>
              </w:rPr>
              <w:t>the default language for their circle, or Hindi if circle is not known</w:t>
            </w:r>
            <w:r w:rsidRPr="00D257D0">
              <w:rPr>
                <w:rFonts w:cs="Arial"/>
                <w:sz w:val="18"/>
              </w:rPr>
              <w:t xml:space="preserve">. Refer section </w:t>
            </w:r>
            <w:r w:rsidRPr="00D257D0">
              <w:rPr>
                <w:rFonts w:cs="Arial"/>
                <w:sz w:val="18"/>
              </w:rPr>
              <w:fldChar w:fldCharType="begin"/>
            </w:r>
            <w:r w:rsidRPr="00D257D0">
              <w:rPr>
                <w:rFonts w:cs="Arial"/>
                <w:sz w:val="18"/>
              </w:rPr>
              <w:instrText xml:space="preserve"> REF _Ref410831450 \n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rFonts w:cs="Arial"/>
                <w:sz w:val="18"/>
              </w:rPr>
              <w:t>3.1.4</w:t>
            </w:r>
            <w:r w:rsidRPr="00D257D0">
              <w:rPr>
                <w:rFonts w:cs="Arial"/>
                <w:sz w:val="18"/>
              </w:rPr>
              <w:fldChar w:fldCharType="end"/>
            </w:r>
            <w:r w:rsidRPr="00D257D0">
              <w:rPr>
                <w:rFonts w:cs="Arial"/>
                <w:sz w:val="18"/>
              </w:rPr>
              <w:t xml:space="preserve"> for details</w:t>
            </w:r>
            <w:r w:rsidR="00AC6E08" w:rsidRPr="00D257D0">
              <w:rPr>
                <w:rFonts w:cs="Arial"/>
                <w:sz w:val="18"/>
              </w:rPr>
              <w:t xml:space="preserve"> on language select</w:t>
            </w:r>
            <w:r w:rsidR="00E92D14" w:rsidRPr="00D257D0">
              <w:rPr>
                <w:rFonts w:cs="Arial"/>
                <w:sz w:val="18"/>
              </w:rPr>
              <w:t>i</w:t>
            </w:r>
            <w:r w:rsidR="00AC6E08" w:rsidRPr="00D257D0">
              <w:rPr>
                <w:rFonts w:cs="Arial"/>
                <w:sz w:val="18"/>
              </w:rPr>
              <w:t>o</w:t>
            </w:r>
            <w:r w:rsidR="00E92D14" w:rsidRPr="00D257D0">
              <w:rPr>
                <w:rFonts w:cs="Arial"/>
                <w:sz w:val="18"/>
              </w:rPr>
              <w:t>n</w:t>
            </w:r>
            <w:r w:rsidRPr="00D257D0">
              <w:rPr>
                <w:rFonts w:cs="Arial"/>
                <w:sz w:val="18"/>
              </w:rPr>
              <w:t>.</w:t>
            </w:r>
          </w:p>
        </w:tc>
        <w:tc>
          <w:tcPr>
            <w:tcW w:w="1418" w:type="dxa"/>
          </w:tcPr>
          <w:p w14:paraId="4D01F8A4"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F62792" w:rsidRPr="00D257D0" w14:paraId="0A465206" w14:textId="77777777" w:rsidTr="009C723A">
        <w:trPr>
          <w:trHeight w:val="350"/>
        </w:trPr>
        <w:tc>
          <w:tcPr>
            <w:tcW w:w="1809" w:type="dxa"/>
          </w:tcPr>
          <w:p w14:paraId="79B4FDF6" w14:textId="77777777" w:rsidR="00F62792" w:rsidRPr="00D257D0" w:rsidRDefault="00F62792" w:rsidP="009C723A">
            <w:pPr>
              <w:pStyle w:val="CommentText"/>
              <w:spacing w:before="60" w:after="60"/>
              <w:rPr>
                <w:rFonts w:cs="Arial"/>
                <w:sz w:val="18"/>
              </w:rPr>
            </w:pPr>
            <w:r w:rsidRPr="00D257D0">
              <w:rPr>
                <w:rFonts w:cs="Arial"/>
                <w:sz w:val="18"/>
              </w:rPr>
              <w:t>NMS.KK.ACCESS.003</w:t>
            </w:r>
          </w:p>
        </w:tc>
        <w:tc>
          <w:tcPr>
            <w:tcW w:w="3828" w:type="dxa"/>
          </w:tcPr>
          <w:p w14:paraId="2F7FBB68" w14:textId="77777777" w:rsidR="00F62792" w:rsidRPr="00D257D0" w:rsidRDefault="00F62792" w:rsidP="00A90474">
            <w:pPr>
              <w:pStyle w:val="CommentText"/>
              <w:spacing w:before="60" w:after="60"/>
              <w:rPr>
                <w:rFonts w:cs="Arial"/>
                <w:sz w:val="18"/>
              </w:rPr>
            </w:pPr>
            <w:r w:rsidRPr="00D257D0">
              <w:rPr>
                <w:rFonts w:cs="Arial"/>
                <w:sz w:val="18"/>
              </w:rPr>
              <w:t xml:space="preserve">Kilkari services shall be offered to beneficiary free of cost. </w:t>
            </w:r>
          </w:p>
        </w:tc>
        <w:tc>
          <w:tcPr>
            <w:tcW w:w="2551" w:type="dxa"/>
          </w:tcPr>
          <w:p w14:paraId="52455421" w14:textId="77777777" w:rsidR="00F62792" w:rsidRPr="00D257D0" w:rsidRDefault="00F62792" w:rsidP="00A90474">
            <w:pPr>
              <w:pStyle w:val="CommentText"/>
              <w:spacing w:before="60" w:after="60"/>
              <w:rPr>
                <w:rFonts w:cs="Arial"/>
                <w:sz w:val="18"/>
              </w:rPr>
            </w:pPr>
            <w:r w:rsidRPr="00D257D0">
              <w:rPr>
                <w:rFonts w:cs="Arial"/>
                <w:sz w:val="18"/>
              </w:rPr>
              <w:t xml:space="preserve">Subscriptions shall not be </w:t>
            </w:r>
            <w:proofErr w:type="gramStart"/>
            <w:r w:rsidRPr="00D257D0">
              <w:rPr>
                <w:rFonts w:cs="Arial"/>
                <w:sz w:val="18"/>
              </w:rPr>
              <w:t>suspended</w:t>
            </w:r>
            <w:proofErr w:type="gramEnd"/>
            <w:r w:rsidRPr="00D257D0">
              <w:rPr>
                <w:rFonts w:cs="Arial"/>
                <w:sz w:val="18"/>
              </w:rPr>
              <w:t xml:space="preserve"> as service is free.</w:t>
            </w:r>
          </w:p>
        </w:tc>
        <w:tc>
          <w:tcPr>
            <w:tcW w:w="1418" w:type="dxa"/>
          </w:tcPr>
          <w:p w14:paraId="48B95D8A" w14:textId="77777777" w:rsidR="00F62792" w:rsidRPr="00D257D0" w:rsidRDefault="00F62792" w:rsidP="00A90474">
            <w:pPr>
              <w:pStyle w:val="CommentText"/>
              <w:spacing w:before="60" w:after="60"/>
              <w:rPr>
                <w:rFonts w:cs="Arial"/>
                <w:sz w:val="18"/>
              </w:rPr>
            </w:pPr>
            <w:r w:rsidRPr="00D257D0">
              <w:rPr>
                <w:rFonts w:cs="Arial"/>
                <w:sz w:val="18"/>
              </w:rPr>
              <w:t>Draft</w:t>
            </w:r>
          </w:p>
        </w:tc>
      </w:tr>
      <w:tr w:rsidR="00432130" w:rsidRPr="00D257D0" w14:paraId="5D0D1DC1" w14:textId="77777777" w:rsidTr="009C723A">
        <w:trPr>
          <w:trHeight w:val="350"/>
        </w:trPr>
        <w:tc>
          <w:tcPr>
            <w:tcW w:w="1809" w:type="dxa"/>
          </w:tcPr>
          <w:p w14:paraId="46C57051" w14:textId="77777777" w:rsidR="00432130" w:rsidRPr="00D257D0" w:rsidRDefault="00432130" w:rsidP="009C723A">
            <w:pPr>
              <w:pStyle w:val="CommentText"/>
              <w:spacing w:before="60" w:after="60"/>
              <w:rPr>
                <w:rFonts w:cs="Arial"/>
                <w:sz w:val="18"/>
              </w:rPr>
            </w:pPr>
            <w:r w:rsidRPr="00D257D0">
              <w:rPr>
                <w:rFonts w:cs="Arial"/>
                <w:sz w:val="18"/>
              </w:rPr>
              <w:t>NMS.KK.ACCESS.004</w:t>
            </w:r>
          </w:p>
        </w:tc>
        <w:tc>
          <w:tcPr>
            <w:tcW w:w="3828" w:type="dxa"/>
          </w:tcPr>
          <w:p w14:paraId="1F72BFD9" w14:textId="7BEB5A41" w:rsidR="00432130" w:rsidRPr="00D257D0" w:rsidRDefault="00FB6F5E" w:rsidP="00432130">
            <w:pPr>
              <w:pStyle w:val="CommentText"/>
              <w:spacing w:before="60" w:after="60"/>
              <w:rPr>
                <w:rFonts w:cs="Arial"/>
                <w:sz w:val="18"/>
              </w:rPr>
            </w:pPr>
            <w:r w:rsidRPr="00D257D0">
              <w:rPr>
                <w:rFonts w:cs="Arial"/>
                <w:sz w:val="18"/>
              </w:rPr>
              <w:t xml:space="preserve">If the subscriber does NOT call the IVR long code/s, and is subscribed automatically from the back end via an upload of data from MCTS, then the subscription pack for a beneficiary and the week that the message will start in will be </w:t>
            </w:r>
            <w:r w:rsidR="00432130" w:rsidRPr="00D257D0">
              <w:rPr>
                <w:rFonts w:cs="Arial"/>
                <w:sz w:val="18"/>
              </w:rPr>
              <w:t>based on the LMP or DOB provided in MCTS Data upon data upload (refer NMS.GEN.MCTS.001) as per following rules:</w:t>
            </w:r>
          </w:p>
          <w:p w14:paraId="1036BB4E" w14:textId="77777777" w:rsidR="00DC094B" w:rsidRPr="00D257D0" w:rsidRDefault="00432130" w:rsidP="00432130">
            <w:pPr>
              <w:pStyle w:val="CommentText"/>
              <w:numPr>
                <w:ilvl w:val="0"/>
                <w:numId w:val="17"/>
              </w:numPr>
              <w:spacing w:before="60" w:after="60"/>
              <w:rPr>
                <w:rFonts w:cs="Arial"/>
                <w:sz w:val="18"/>
              </w:rPr>
            </w:pPr>
            <w:r w:rsidRPr="00D257D0">
              <w:rPr>
                <w:rFonts w:cs="Arial"/>
                <w:sz w:val="18"/>
              </w:rPr>
              <w:t xml:space="preserve">If DOB is present (with or without LMP) in the data, then Child pack (12-Months-Pack) shall be subscribed. </w:t>
            </w:r>
            <w:r w:rsidR="00DC094B" w:rsidRPr="00D257D0">
              <w:rPr>
                <w:rFonts w:cs="Arial"/>
                <w:sz w:val="18"/>
              </w:rPr>
              <w:t>Service shall be “activated” from the date of data upload</w:t>
            </w:r>
            <w:r w:rsidR="00C65566" w:rsidRPr="00D257D0">
              <w:rPr>
                <w:rFonts w:cs="Arial"/>
                <w:sz w:val="18"/>
              </w:rPr>
              <w:t xml:space="preserve"> (subscription state = Active).</w:t>
            </w:r>
          </w:p>
          <w:p w14:paraId="1EBC6027" w14:textId="77777777" w:rsidR="00DC094B" w:rsidRPr="00D257D0" w:rsidRDefault="00432130" w:rsidP="00DC094B">
            <w:pPr>
              <w:pStyle w:val="CommentText"/>
              <w:numPr>
                <w:ilvl w:val="0"/>
                <w:numId w:val="17"/>
              </w:numPr>
              <w:spacing w:before="60" w:after="60"/>
              <w:rPr>
                <w:rFonts w:cs="Arial"/>
                <w:sz w:val="18"/>
              </w:rPr>
            </w:pPr>
            <w:r w:rsidRPr="00D257D0">
              <w:rPr>
                <w:rFonts w:cs="Arial"/>
                <w:sz w:val="18"/>
              </w:rPr>
              <w:t>If LMP is present without DOB then pregnancy pack shall be subscribed</w:t>
            </w:r>
            <w:r w:rsidR="00DC094B" w:rsidRPr="00D257D0">
              <w:rPr>
                <w:rFonts w:cs="Arial"/>
                <w:sz w:val="18"/>
              </w:rPr>
              <w:t xml:space="preserve">. Service shall be “activated” from the date of data upload </w:t>
            </w:r>
            <w:r w:rsidR="00C65566" w:rsidRPr="00D257D0">
              <w:rPr>
                <w:rFonts w:cs="Arial"/>
                <w:sz w:val="18"/>
              </w:rPr>
              <w:t xml:space="preserve">(subscription state = Active) </w:t>
            </w:r>
            <w:r w:rsidR="00DC094B" w:rsidRPr="00D257D0">
              <w:rPr>
                <w:rFonts w:cs="Arial"/>
                <w:sz w:val="18"/>
              </w:rPr>
              <w:t>except for case of “early subscription” (for which refer NMS.KK.ACCESS.007).</w:t>
            </w:r>
          </w:p>
        </w:tc>
        <w:tc>
          <w:tcPr>
            <w:tcW w:w="2551" w:type="dxa"/>
          </w:tcPr>
          <w:p w14:paraId="3BC17037" w14:textId="0EF25BD0" w:rsidR="00432130" w:rsidRPr="00D257D0" w:rsidRDefault="00FB6F5E" w:rsidP="00A90474">
            <w:pPr>
              <w:pStyle w:val="CommentText"/>
              <w:spacing w:before="60" w:after="60"/>
              <w:rPr>
                <w:rFonts w:cs="Arial"/>
                <w:sz w:val="18"/>
              </w:rPr>
            </w:pPr>
            <w:r w:rsidRPr="00336A89">
              <w:rPr>
                <w:rFonts w:cs="Arial"/>
                <w:sz w:val="18"/>
              </w:rPr>
              <w:t>If a woman is subscribed to Kilkari via MCTS data, the service could start at any point during the 72 week or 48 week schedule. Since we cannot assume that her ASHA or ANM will have informed her about Kilkari, we will need to play her an initial welcome message before any other content is played. This welcome message will introduce her to Kilkari. Once this welcome message has been played in the first week of the service starting, then the next week’s content, as per the LMP or DOB, will be played.</w:t>
            </w:r>
          </w:p>
        </w:tc>
        <w:tc>
          <w:tcPr>
            <w:tcW w:w="1418" w:type="dxa"/>
          </w:tcPr>
          <w:p w14:paraId="06FAC2BA" w14:textId="77777777" w:rsidR="00432130" w:rsidRPr="00D257D0" w:rsidRDefault="00432130" w:rsidP="00A90474">
            <w:pPr>
              <w:pStyle w:val="CommentText"/>
              <w:spacing w:before="60" w:after="60"/>
              <w:rPr>
                <w:rFonts w:cs="Arial"/>
                <w:sz w:val="18"/>
              </w:rPr>
            </w:pPr>
            <w:r w:rsidRPr="00D257D0">
              <w:rPr>
                <w:rFonts w:cs="Arial"/>
                <w:sz w:val="18"/>
              </w:rPr>
              <w:t>Draft</w:t>
            </w:r>
          </w:p>
        </w:tc>
      </w:tr>
      <w:tr w:rsidR="00432130" w:rsidRPr="00D257D0" w14:paraId="6B0270DC" w14:textId="77777777" w:rsidTr="009C723A">
        <w:trPr>
          <w:trHeight w:val="350"/>
        </w:trPr>
        <w:tc>
          <w:tcPr>
            <w:tcW w:w="1809" w:type="dxa"/>
          </w:tcPr>
          <w:p w14:paraId="5B3B5A31" w14:textId="77777777" w:rsidR="00432130" w:rsidRPr="00D257D0" w:rsidRDefault="00432130" w:rsidP="009C723A">
            <w:pPr>
              <w:pStyle w:val="CommentText"/>
              <w:spacing w:before="60" w:after="60"/>
              <w:rPr>
                <w:rFonts w:cs="Arial"/>
                <w:sz w:val="18"/>
              </w:rPr>
            </w:pPr>
            <w:r w:rsidRPr="00D257D0">
              <w:rPr>
                <w:rFonts w:cs="Arial"/>
                <w:sz w:val="18"/>
              </w:rPr>
              <w:t>NMS.KK.ACCESS.005</w:t>
            </w:r>
          </w:p>
        </w:tc>
        <w:tc>
          <w:tcPr>
            <w:tcW w:w="3828" w:type="dxa"/>
          </w:tcPr>
          <w:p w14:paraId="0EFFE4EB" w14:textId="77777777" w:rsidR="008B155B" w:rsidRPr="00D257D0" w:rsidRDefault="00432130" w:rsidP="00782C03">
            <w:pPr>
              <w:pStyle w:val="CommentText"/>
              <w:spacing w:before="60" w:after="60"/>
              <w:rPr>
                <w:rFonts w:cs="Arial"/>
                <w:sz w:val="18"/>
              </w:rPr>
            </w:pPr>
            <w:r w:rsidRPr="00D257D0">
              <w:rPr>
                <w:rFonts w:cs="Arial"/>
                <w:sz w:val="18"/>
              </w:rPr>
              <w:t xml:space="preserve">Kilkari shall allow </w:t>
            </w:r>
            <w:r w:rsidR="00782C03" w:rsidRPr="00D257D0">
              <w:rPr>
                <w:rFonts w:cs="Arial"/>
                <w:sz w:val="18"/>
              </w:rPr>
              <w:t xml:space="preserve">subscription </w:t>
            </w:r>
            <w:r w:rsidRPr="00D257D0">
              <w:rPr>
                <w:rFonts w:cs="Arial"/>
                <w:sz w:val="18"/>
              </w:rPr>
              <w:t xml:space="preserve">of service for different packs on the same MSISDN </w:t>
            </w:r>
            <w:r w:rsidR="0098441C" w:rsidRPr="00D257D0">
              <w:rPr>
                <w:rFonts w:cs="Arial"/>
                <w:sz w:val="18"/>
              </w:rPr>
              <w:t>(</w:t>
            </w:r>
            <w:r w:rsidRPr="00D257D0">
              <w:rPr>
                <w:rFonts w:cs="Arial"/>
                <w:sz w:val="18"/>
              </w:rPr>
              <w:t>via bulk upload of MCTS data</w:t>
            </w:r>
            <w:r w:rsidR="0098441C" w:rsidRPr="00D257D0">
              <w:rPr>
                <w:rFonts w:cs="Arial"/>
                <w:sz w:val="18"/>
              </w:rPr>
              <w:t xml:space="preserve"> or via IVR)</w:t>
            </w:r>
            <w:r w:rsidR="008B155B" w:rsidRPr="00D257D0">
              <w:rPr>
                <w:rFonts w:cs="Arial"/>
                <w:sz w:val="18"/>
              </w:rPr>
              <w:t xml:space="preserve">. </w:t>
            </w:r>
          </w:p>
          <w:p w14:paraId="09FDBA0E" w14:textId="77777777" w:rsidR="00432130" w:rsidRPr="00D257D0" w:rsidRDefault="008B155B" w:rsidP="00013917">
            <w:pPr>
              <w:pStyle w:val="CommentText"/>
              <w:spacing w:before="60" w:after="60"/>
              <w:rPr>
                <w:rFonts w:cs="Arial"/>
                <w:sz w:val="18"/>
              </w:rPr>
            </w:pPr>
            <w:r w:rsidRPr="00D257D0">
              <w:rPr>
                <w:rFonts w:cs="Arial"/>
                <w:sz w:val="18"/>
              </w:rPr>
              <w:t xml:space="preserve">For same pack, if an old subscription has </w:t>
            </w:r>
            <w:r w:rsidR="00013917" w:rsidRPr="00D257D0">
              <w:rPr>
                <w:rFonts w:cs="Arial"/>
                <w:sz w:val="18"/>
              </w:rPr>
              <w:t>completed/deactivated</w:t>
            </w:r>
            <w:r w:rsidRPr="00D257D0">
              <w:rPr>
                <w:rFonts w:cs="Arial"/>
                <w:sz w:val="18"/>
              </w:rPr>
              <w:t>, then an additional subscription can be made.</w:t>
            </w:r>
          </w:p>
        </w:tc>
        <w:tc>
          <w:tcPr>
            <w:tcW w:w="2551" w:type="dxa"/>
          </w:tcPr>
          <w:p w14:paraId="65D764C7" w14:textId="77777777" w:rsidR="00432130" w:rsidRPr="00D257D0" w:rsidRDefault="00432130" w:rsidP="00A90474">
            <w:pPr>
              <w:pStyle w:val="CommentText"/>
              <w:spacing w:before="60" w:after="60"/>
              <w:rPr>
                <w:rFonts w:cs="Arial"/>
                <w:sz w:val="18"/>
              </w:rPr>
            </w:pPr>
            <w:r w:rsidRPr="00D257D0">
              <w:rPr>
                <w:rFonts w:cs="Arial"/>
                <w:sz w:val="18"/>
              </w:rPr>
              <w:t xml:space="preserve">MCTS data records with same MSISDN with one having DOB and other having </w:t>
            </w:r>
            <w:r w:rsidR="00B16AF3" w:rsidRPr="00D257D0">
              <w:rPr>
                <w:rFonts w:cs="Arial"/>
                <w:sz w:val="18"/>
              </w:rPr>
              <w:t xml:space="preserve">only </w:t>
            </w:r>
            <w:r w:rsidRPr="00D257D0">
              <w:rPr>
                <w:rFonts w:cs="Arial"/>
                <w:sz w:val="18"/>
              </w:rPr>
              <w:t>LMP shall be allowed to subscribe to different packs.</w:t>
            </w:r>
          </w:p>
        </w:tc>
        <w:tc>
          <w:tcPr>
            <w:tcW w:w="1418" w:type="dxa"/>
          </w:tcPr>
          <w:p w14:paraId="13422141" w14:textId="77777777" w:rsidR="00432130" w:rsidRPr="00D257D0" w:rsidRDefault="00432130" w:rsidP="00A90474">
            <w:pPr>
              <w:pStyle w:val="CommentText"/>
              <w:spacing w:before="60" w:after="60"/>
              <w:rPr>
                <w:rFonts w:cs="Arial"/>
                <w:sz w:val="18"/>
              </w:rPr>
            </w:pPr>
            <w:r w:rsidRPr="00D257D0">
              <w:rPr>
                <w:rFonts w:cs="Arial"/>
                <w:sz w:val="18"/>
              </w:rPr>
              <w:t>Draft</w:t>
            </w:r>
          </w:p>
        </w:tc>
      </w:tr>
      <w:tr w:rsidR="00432130" w:rsidRPr="00D257D0" w14:paraId="2E957BC5" w14:textId="77777777" w:rsidTr="009C723A">
        <w:trPr>
          <w:trHeight w:val="350"/>
        </w:trPr>
        <w:tc>
          <w:tcPr>
            <w:tcW w:w="1809" w:type="dxa"/>
          </w:tcPr>
          <w:p w14:paraId="57B0953E" w14:textId="77777777" w:rsidR="00432130" w:rsidRPr="00D257D0" w:rsidRDefault="00432130" w:rsidP="009C723A">
            <w:pPr>
              <w:pStyle w:val="CommentText"/>
              <w:spacing w:before="60" w:after="60"/>
              <w:rPr>
                <w:rFonts w:cs="Arial"/>
                <w:sz w:val="18"/>
              </w:rPr>
            </w:pPr>
            <w:r w:rsidRPr="00D257D0">
              <w:rPr>
                <w:rFonts w:cs="Arial"/>
                <w:sz w:val="18"/>
              </w:rPr>
              <w:t>NMS.KK.ACCESS.006</w:t>
            </w:r>
          </w:p>
        </w:tc>
        <w:tc>
          <w:tcPr>
            <w:tcW w:w="3828" w:type="dxa"/>
          </w:tcPr>
          <w:p w14:paraId="2C5A45F7" w14:textId="77777777" w:rsidR="007F629E" w:rsidRPr="00D257D0" w:rsidRDefault="007F629E" w:rsidP="007F629E">
            <w:pPr>
              <w:pStyle w:val="CommentText"/>
              <w:spacing w:before="60" w:after="60"/>
              <w:rPr>
                <w:rFonts w:cs="Arial"/>
                <w:sz w:val="18"/>
              </w:rPr>
            </w:pPr>
            <w:r w:rsidRPr="00D257D0">
              <w:rPr>
                <w:rFonts w:cs="Arial"/>
                <w:sz w:val="18"/>
              </w:rPr>
              <w:t xml:space="preserve">Kilkari Service shall not allow multiple “Active” or “Pending Activation” subscriptions for the same pack on the same MSISDN via bulk upload of MCTS Data or via IVR. In particular, subscription request with a particular MSISDN, shall be rejected </w:t>
            </w:r>
            <w:r w:rsidR="00614023" w:rsidRPr="00D257D0">
              <w:rPr>
                <w:rFonts w:cs="Arial"/>
                <w:sz w:val="18"/>
              </w:rPr>
              <w:t>IF</w:t>
            </w:r>
            <w:r w:rsidRPr="00D257D0">
              <w:rPr>
                <w:rFonts w:cs="Arial"/>
                <w:sz w:val="18"/>
              </w:rPr>
              <w:t xml:space="preserve">: </w:t>
            </w:r>
          </w:p>
          <w:p w14:paraId="1E3AD16D" w14:textId="0D3A342B" w:rsidR="007F629E" w:rsidRPr="00D257D0" w:rsidRDefault="007F629E" w:rsidP="007F629E">
            <w:pPr>
              <w:pStyle w:val="CommentText"/>
              <w:numPr>
                <w:ilvl w:val="0"/>
                <w:numId w:val="17"/>
              </w:numPr>
              <w:spacing w:before="60" w:after="60"/>
              <w:rPr>
                <w:rFonts w:cs="Arial"/>
                <w:sz w:val="18"/>
              </w:rPr>
            </w:pPr>
            <w:r w:rsidRPr="00D257D0">
              <w:rPr>
                <w:rFonts w:cs="Arial"/>
                <w:sz w:val="18"/>
              </w:rPr>
              <w:t>DOB (with or without LMP) is present in the MCTS record and there is an already “Active” subscription to Child Pack on this MSISDN</w:t>
            </w:r>
          </w:p>
          <w:p w14:paraId="5180FB05" w14:textId="0CF00C8D" w:rsidR="007F629E" w:rsidRPr="00D257D0" w:rsidRDefault="007F629E" w:rsidP="007F629E">
            <w:pPr>
              <w:pStyle w:val="CommentText"/>
              <w:numPr>
                <w:ilvl w:val="0"/>
                <w:numId w:val="17"/>
              </w:numPr>
              <w:spacing w:before="60" w:after="60"/>
              <w:rPr>
                <w:rFonts w:cs="Arial"/>
                <w:sz w:val="18"/>
              </w:rPr>
            </w:pPr>
            <w:r w:rsidRPr="00D257D0">
              <w:rPr>
                <w:rFonts w:cs="Arial"/>
                <w:sz w:val="18"/>
              </w:rPr>
              <w:t>LMP (without DOB) is present in the MCTS record and there is an already “Active” or “Pending Activation” subscription to Pregnancy Pack on this MSISDN.</w:t>
            </w:r>
          </w:p>
          <w:p w14:paraId="5C2AC00A" w14:textId="701E26CC" w:rsidR="007F629E" w:rsidRPr="00D257D0" w:rsidRDefault="007F629E" w:rsidP="007F629E">
            <w:pPr>
              <w:pStyle w:val="CommentText"/>
              <w:numPr>
                <w:ilvl w:val="0"/>
                <w:numId w:val="17"/>
              </w:numPr>
              <w:spacing w:before="60" w:after="60"/>
              <w:rPr>
                <w:rFonts w:cs="Arial"/>
                <w:sz w:val="18"/>
              </w:rPr>
            </w:pPr>
            <w:r w:rsidRPr="00D257D0">
              <w:rPr>
                <w:rFonts w:cs="Arial"/>
                <w:sz w:val="18"/>
              </w:rPr>
              <w:t>IVR Subscription is requested and there is an already “Active” or “Pending Activation</w:t>
            </w:r>
            <w:r w:rsidR="00DC094B" w:rsidRPr="00D257D0">
              <w:rPr>
                <w:rFonts w:cs="Arial"/>
                <w:sz w:val="18"/>
              </w:rPr>
              <w:t>” subscription</w:t>
            </w:r>
            <w:r w:rsidRPr="00D257D0">
              <w:rPr>
                <w:rFonts w:cs="Arial"/>
                <w:sz w:val="18"/>
              </w:rPr>
              <w:t xml:space="preserve"> to that Pack on this MSISDN.</w:t>
            </w:r>
          </w:p>
          <w:p w14:paraId="6F161593" w14:textId="77777777" w:rsidR="00432130" w:rsidRPr="00D257D0" w:rsidRDefault="007F629E" w:rsidP="00D969CD">
            <w:pPr>
              <w:pStyle w:val="CommentText"/>
              <w:spacing w:before="60" w:after="60"/>
              <w:rPr>
                <w:rFonts w:cs="Arial"/>
                <w:sz w:val="18"/>
              </w:rPr>
            </w:pPr>
            <w:r w:rsidRPr="00D257D0">
              <w:rPr>
                <w:rFonts w:cs="Arial"/>
                <w:sz w:val="18"/>
              </w:rPr>
              <w:t xml:space="preserve">If Subscription for a pack </w:t>
            </w:r>
            <w:r w:rsidR="00D969CD" w:rsidRPr="00D257D0">
              <w:rPr>
                <w:rFonts w:cs="Arial"/>
                <w:sz w:val="18"/>
              </w:rPr>
              <w:t xml:space="preserve">is completed </w:t>
            </w:r>
            <w:r w:rsidRPr="00D257D0">
              <w:rPr>
                <w:rFonts w:cs="Arial"/>
                <w:sz w:val="18"/>
              </w:rPr>
              <w:t>or gets deactivated, then only new subscription for the same pack on the same MSISDN shall be allowed.</w:t>
            </w:r>
          </w:p>
        </w:tc>
        <w:tc>
          <w:tcPr>
            <w:tcW w:w="2551" w:type="dxa"/>
          </w:tcPr>
          <w:p w14:paraId="3D468F5B" w14:textId="02B8F922" w:rsidR="00C05F34" w:rsidRPr="00D257D0" w:rsidRDefault="00C05F34" w:rsidP="00C05F34">
            <w:pPr>
              <w:pStyle w:val="CommentText"/>
              <w:spacing w:before="60" w:after="60"/>
              <w:rPr>
                <w:rFonts w:cs="Arial"/>
                <w:sz w:val="18"/>
              </w:rPr>
            </w:pPr>
            <w:r w:rsidRPr="00D257D0">
              <w:rPr>
                <w:rFonts w:cs="Arial"/>
                <w:sz w:val="18"/>
              </w:rPr>
              <w:t xml:space="preserve">In case of MCTS bulk upload, rejected record should be </w:t>
            </w:r>
            <w:r w:rsidR="00F268B7" w:rsidRPr="00D257D0">
              <w:rPr>
                <w:rFonts w:cs="Arial"/>
                <w:sz w:val="18"/>
              </w:rPr>
              <w:t>logged</w:t>
            </w:r>
            <w:r w:rsidRPr="00D257D0">
              <w:rPr>
                <w:rFonts w:cs="Arial"/>
                <w:sz w:val="18"/>
              </w:rPr>
              <w:t>.</w:t>
            </w:r>
          </w:p>
          <w:p w14:paraId="56F65FB6" w14:textId="77777777" w:rsidR="00C05F34" w:rsidRPr="00D257D0" w:rsidRDefault="00C05F34" w:rsidP="00C05F34">
            <w:pPr>
              <w:pStyle w:val="CommentText"/>
              <w:spacing w:before="60" w:after="60"/>
              <w:rPr>
                <w:rFonts w:cs="Arial"/>
                <w:sz w:val="18"/>
              </w:rPr>
            </w:pPr>
            <w:r w:rsidRPr="00D257D0">
              <w:rPr>
                <w:rFonts w:cs="Arial"/>
                <w:sz w:val="18"/>
              </w:rPr>
              <w:t>In case of IVR, the subscription failure message should be played to the user.</w:t>
            </w:r>
          </w:p>
          <w:p w14:paraId="44C2B829" w14:textId="77777777" w:rsidR="00C05F34" w:rsidRPr="00D257D0" w:rsidRDefault="00C05F34" w:rsidP="00C05F34">
            <w:pPr>
              <w:pStyle w:val="CommentText"/>
              <w:spacing w:before="60" w:after="60"/>
              <w:rPr>
                <w:rFonts w:cs="Arial"/>
                <w:sz w:val="18"/>
              </w:rPr>
            </w:pPr>
          </w:p>
          <w:p w14:paraId="7D1FDE13" w14:textId="77777777" w:rsidR="00432130" w:rsidRPr="00D257D0" w:rsidRDefault="00432130" w:rsidP="00C05F34">
            <w:pPr>
              <w:pStyle w:val="CommentText"/>
              <w:spacing w:before="60" w:after="60"/>
              <w:rPr>
                <w:rFonts w:cs="Arial"/>
                <w:sz w:val="18"/>
              </w:rPr>
            </w:pPr>
          </w:p>
        </w:tc>
        <w:tc>
          <w:tcPr>
            <w:tcW w:w="1418" w:type="dxa"/>
          </w:tcPr>
          <w:p w14:paraId="4A976F4B" w14:textId="77777777" w:rsidR="00432130" w:rsidRPr="00D257D0" w:rsidRDefault="00432130" w:rsidP="00A90474">
            <w:pPr>
              <w:pStyle w:val="CommentText"/>
              <w:spacing w:before="60" w:after="60"/>
              <w:rPr>
                <w:rFonts w:cs="Arial"/>
                <w:sz w:val="18"/>
              </w:rPr>
            </w:pPr>
            <w:r w:rsidRPr="00D257D0">
              <w:rPr>
                <w:rFonts w:cs="Arial"/>
                <w:sz w:val="18"/>
              </w:rPr>
              <w:t>Draft</w:t>
            </w:r>
          </w:p>
        </w:tc>
      </w:tr>
      <w:tr w:rsidR="00767C69" w:rsidRPr="00D257D0" w14:paraId="26D1015E" w14:textId="77777777" w:rsidTr="009C723A">
        <w:trPr>
          <w:trHeight w:val="350"/>
        </w:trPr>
        <w:tc>
          <w:tcPr>
            <w:tcW w:w="1809" w:type="dxa"/>
          </w:tcPr>
          <w:p w14:paraId="37BA0125" w14:textId="77777777" w:rsidR="00767C69" w:rsidRPr="00D257D0" w:rsidRDefault="00767C69" w:rsidP="009C723A">
            <w:pPr>
              <w:pStyle w:val="CommentText"/>
              <w:spacing w:before="60" w:after="60"/>
              <w:rPr>
                <w:rFonts w:cs="Arial"/>
                <w:sz w:val="18"/>
              </w:rPr>
            </w:pPr>
            <w:r w:rsidRPr="00D257D0">
              <w:rPr>
                <w:rFonts w:cs="Arial"/>
                <w:sz w:val="18"/>
              </w:rPr>
              <w:t>NMS.KK.ACCESS.007</w:t>
            </w:r>
          </w:p>
        </w:tc>
        <w:tc>
          <w:tcPr>
            <w:tcW w:w="3828" w:type="dxa"/>
          </w:tcPr>
          <w:p w14:paraId="75CAB457" w14:textId="77777777" w:rsidR="00767C69" w:rsidRPr="00D257D0" w:rsidRDefault="00767C69" w:rsidP="00C65566">
            <w:pPr>
              <w:pStyle w:val="CommentText"/>
              <w:spacing w:before="60" w:after="60"/>
              <w:rPr>
                <w:rFonts w:cs="Arial"/>
                <w:sz w:val="18"/>
              </w:rPr>
            </w:pPr>
            <w:r w:rsidRPr="00D257D0">
              <w:rPr>
                <w:rFonts w:cs="Arial"/>
                <w:sz w:val="18"/>
              </w:rPr>
              <w:t xml:space="preserve">Kilkari shall support “Early subscription” to Pregnancy pack </w:t>
            </w:r>
            <w:r w:rsidR="009E17AF" w:rsidRPr="00D257D0">
              <w:rPr>
                <w:rFonts w:cs="Arial"/>
                <w:sz w:val="18"/>
              </w:rPr>
              <w:t xml:space="preserve">only </w:t>
            </w:r>
            <w:r w:rsidRPr="00D257D0">
              <w:rPr>
                <w:rFonts w:cs="Arial"/>
                <w:sz w:val="18"/>
              </w:rPr>
              <w:t xml:space="preserve">via MCTS bulk </w:t>
            </w:r>
            <w:r w:rsidR="009E17AF" w:rsidRPr="00D257D0">
              <w:rPr>
                <w:rFonts w:cs="Arial"/>
                <w:sz w:val="18"/>
              </w:rPr>
              <w:t>upload</w:t>
            </w:r>
            <w:r w:rsidR="00C65566" w:rsidRPr="00D257D0">
              <w:rPr>
                <w:rFonts w:cs="Arial"/>
                <w:sz w:val="18"/>
              </w:rPr>
              <w:t xml:space="preserve"> (subscription state = Pending Activation)</w:t>
            </w:r>
            <w:r w:rsidRPr="00D257D0">
              <w:rPr>
                <w:rFonts w:cs="Arial"/>
                <w:sz w:val="18"/>
              </w:rPr>
              <w:t>.</w:t>
            </w:r>
          </w:p>
        </w:tc>
        <w:tc>
          <w:tcPr>
            <w:tcW w:w="2551" w:type="dxa"/>
          </w:tcPr>
          <w:p w14:paraId="7C756DE1" w14:textId="77777777" w:rsidR="00767C69" w:rsidRPr="00D257D0" w:rsidRDefault="00767C69" w:rsidP="004A7203">
            <w:pPr>
              <w:pStyle w:val="CommentText"/>
              <w:spacing w:before="60" w:after="60"/>
              <w:rPr>
                <w:rFonts w:cs="Arial"/>
                <w:sz w:val="18"/>
              </w:rPr>
            </w:pPr>
            <w:r w:rsidRPr="00D257D0">
              <w:rPr>
                <w:rFonts w:cs="Arial"/>
                <w:sz w:val="18"/>
              </w:rPr>
              <w:t xml:space="preserve">“Early subscription” refers to the case where Kilkari OBD message delivery for pregnancy pack shall be started from </w:t>
            </w:r>
            <w:r w:rsidR="00573EB1" w:rsidRPr="00D257D0">
              <w:rPr>
                <w:rFonts w:cs="Arial"/>
                <w:sz w:val="18"/>
              </w:rPr>
              <w:t>2</w:t>
            </w:r>
            <w:r w:rsidR="00573EB1" w:rsidRPr="00D257D0">
              <w:rPr>
                <w:rFonts w:cs="Arial"/>
                <w:sz w:val="18"/>
                <w:vertAlign w:val="superscript"/>
              </w:rPr>
              <w:t>nd</w:t>
            </w:r>
            <w:r w:rsidR="00573EB1" w:rsidRPr="00D257D0">
              <w:rPr>
                <w:rFonts w:cs="Arial"/>
                <w:sz w:val="18"/>
              </w:rPr>
              <w:t xml:space="preserve"> trimester</w:t>
            </w:r>
            <w:r w:rsidR="00017857" w:rsidRPr="00D257D0">
              <w:rPr>
                <w:rFonts w:cs="Arial"/>
                <w:sz w:val="18"/>
              </w:rPr>
              <w:t xml:space="preserve"> </w:t>
            </w:r>
            <w:r w:rsidRPr="00D257D0">
              <w:rPr>
                <w:rFonts w:cs="Arial"/>
                <w:sz w:val="18"/>
              </w:rPr>
              <w:t xml:space="preserve">(computed from LMP date), even though the MCTS record is uploaded before the actual date of </w:t>
            </w:r>
            <w:r w:rsidR="004A7203" w:rsidRPr="00D257D0">
              <w:rPr>
                <w:rFonts w:cs="Arial"/>
                <w:sz w:val="18"/>
              </w:rPr>
              <w:t>2</w:t>
            </w:r>
            <w:r w:rsidR="004A7203" w:rsidRPr="00D257D0">
              <w:rPr>
                <w:rFonts w:cs="Arial"/>
                <w:sz w:val="18"/>
                <w:vertAlign w:val="superscript"/>
              </w:rPr>
              <w:t>nd</w:t>
            </w:r>
            <w:r w:rsidR="004A7203" w:rsidRPr="00D257D0">
              <w:rPr>
                <w:rFonts w:cs="Arial"/>
                <w:sz w:val="18"/>
              </w:rPr>
              <w:t xml:space="preserve"> trimester’s </w:t>
            </w:r>
            <w:r w:rsidRPr="00D257D0">
              <w:rPr>
                <w:rFonts w:cs="Arial"/>
                <w:sz w:val="18"/>
              </w:rPr>
              <w:t>start.</w:t>
            </w:r>
          </w:p>
        </w:tc>
        <w:tc>
          <w:tcPr>
            <w:tcW w:w="1418" w:type="dxa"/>
          </w:tcPr>
          <w:p w14:paraId="40054FBE"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477CB7" w:rsidRPr="00D257D0" w14:paraId="6E6B0037" w14:textId="77777777" w:rsidTr="009C723A">
        <w:trPr>
          <w:trHeight w:val="350"/>
        </w:trPr>
        <w:tc>
          <w:tcPr>
            <w:tcW w:w="1809" w:type="dxa"/>
          </w:tcPr>
          <w:p w14:paraId="3B2E48B8" w14:textId="77777777" w:rsidR="00477CB7" w:rsidRPr="00D257D0" w:rsidRDefault="00477CB7" w:rsidP="009C723A">
            <w:pPr>
              <w:pStyle w:val="CommentText"/>
              <w:spacing w:before="60" w:after="60"/>
              <w:rPr>
                <w:rFonts w:cs="Arial"/>
                <w:sz w:val="18"/>
              </w:rPr>
            </w:pPr>
            <w:r w:rsidRPr="00D257D0">
              <w:rPr>
                <w:rFonts w:cs="Arial"/>
                <w:sz w:val="18"/>
              </w:rPr>
              <w:t>NMS.KK.ACCESS.008</w:t>
            </w:r>
          </w:p>
        </w:tc>
        <w:tc>
          <w:tcPr>
            <w:tcW w:w="3828" w:type="dxa"/>
          </w:tcPr>
          <w:p w14:paraId="79A87EF3" w14:textId="36BE2555" w:rsidR="00477CB7" w:rsidRPr="00D257D0" w:rsidDel="001E09A6" w:rsidRDefault="00477CB7" w:rsidP="00744954">
            <w:pPr>
              <w:pStyle w:val="CommentText"/>
              <w:spacing w:before="60" w:after="60"/>
              <w:rPr>
                <w:rFonts w:cs="Arial"/>
                <w:sz w:val="18"/>
              </w:rPr>
            </w:pPr>
            <w:r w:rsidRPr="00D257D0">
              <w:rPr>
                <w:rFonts w:cs="Arial"/>
                <w:sz w:val="18"/>
              </w:rPr>
              <w:t xml:space="preserve">Kilkari shall support activation of service via bulk upload </w:t>
            </w:r>
            <w:r w:rsidR="00744954">
              <w:rPr>
                <w:rFonts w:cs="Arial"/>
                <w:sz w:val="18"/>
              </w:rPr>
              <w:t>without service disruption</w:t>
            </w:r>
            <w:r w:rsidRPr="00D257D0">
              <w:rPr>
                <w:rFonts w:cs="Arial"/>
                <w:sz w:val="18"/>
              </w:rPr>
              <w:t>.</w:t>
            </w:r>
          </w:p>
        </w:tc>
        <w:tc>
          <w:tcPr>
            <w:tcW w:w="2551" w:type="dxa"/>
          </w:tcPr>
          <w:p w14:paraId="501B34C0" w14:textId="20995E2A" w:rsidR="00477CB7" w:rsidRPr="00D257D0" w:rsidDel="001E09A6" w:rsidRDefault="00744954" w:rsidP="00744954">
            <w:pPr>
              <w:pStyle w:val="CommentText"/>
              <w:spacing w:before="60" w:after="60"/>
              <w:rPr>
                <w:rFonts w:cs="Arial"/>
                <w:sz w:val="18"/>
              </w:rPr>
            </w:pPr>
            <w:r>
              <w:rPr>
                <w:rFonts w:cs="Arial"/>
                <w:sz w:val="18"/>
              </w:rPr>
              <w:t xml:space="preserve">It is recommended that the upload procedure </w:t>
            </w:r>
            <w:proofErr w:type="gramStart"/>
            <w:r>
              <w:rPr>
                <w:rFonts w:cs="Arial"/>
                <w:sz w:val="18"/>
              </w:rPr>
              <w:t>is</w:t>
            </w:r>
            <w:proofErr w:type="gramEnd"/>
            <w:r>
              <w:rPr>
                <w:rFonts w:cs="Arial"/>
                <w:sz w:val="18"/>
              </w:rPr>
              <w:t xml:space="preserve"> done when the user activity is lowest by observing system activity</w:t>
            </w:r>
            <w:r w:rsidR="00282F79">
              <w:rPr>
                <w:rFonts w:cs="Arial"/>
                <w:sz w:val="18"/>
              </w:rPr>
              <w:t xml:space="preserve"> at various points of time</w:t>
            </w:r>
            <w:r>
              <w:rPr>
                <w:rFonts w:cs="Arial"/>
                <w:sz w:val="18"/>
              </w:rPr>
              <w:t>.</w:t>
            </w:r>
          </w:p>
        </w:tc>
        <w:tc>
          <w:tcPr>
            <w:tcW w:w="1418" w:type="dxa"/>
          </w:tcPr>
          <w:p w14:paraId="3EC388FC" w14:textId="77777777" w:rsidR="00477CB7" w:rsidRPr="00D257D0" w:rsidRDefault="00477CB7" w:rsidP="009E163D">
            <w:pPr>
              <w:pStyle w:val="CommentText"/>
              <w:spacing w:before="60" w:after="60"/>
              <w:rPr>
                <w:rFonts w:cs="Arial"/>
                <w:sz w:val="18"/>
              </w:rPr>
            </w:pPr>
            <w:r w:rsidRPr="00D257D0">
              <w:rPr>
                <w:rFonts w:cs="Arial"/>
                <w:sz w:val="18"/>
              </w:rPr>
              <w:t>Draft</w:t>
            </w:r>
          </w:p>
        </w:tc>
      </w:tr>
      <w:tr w:rsidR="00477CB7" w:rsidRPr="00D257D0" w14:paraId="090DD2D1" w14:textId="77777777" w:rsidTr="009C723A">
        <w:trPr>
          <w:trHeight w:val="350"/>
        </w:trPr>
        <w:tc>
          <w:tcPr>
            <w:tcW w:w="1809" w:type="dxa"/>
          </w:tcPr>
          <w:p w14:paraId="19F42190" w14:textId="77777777" w:rsidR="00477CB7" w:rsidRPr="00D257D0" w:rsidRDefault="00477CB7" w:rsidP="00767C69">
            <w:pPr>
              <w:pStyle w:val="CommentText"/>
              <w:spacing w:before="60" w:after="60"/>
              <w:rPr>
                <w:rFonts w:cs="Arial"/>
                <w:sz w:val="18"/>
              </w:rPr>
            </w:pPr>
            <w:r w:rsidRPr="00D257D0">
              <w:rPr>
                <w:rFonts w:cs="Arial"/>
                <w:sz w:val="18"/>
              </w:rPr>
              <w:t>NMS.KK.ACCESS.009</w:t>
            </w:r>
          </w:p>
        </w:tc>
        <w:tc>
          <w:tcPr>
            <w:tcW w:w="3828" w:type="dxa"/>
          </w:tcPr>
          <w:p w14:paraId="45B85439" w14:textId="77777777" w:rsidR="00375CA1" w:rsidRPr="00D257D0" w:rsidRDefault="00477CB7" w:rsidP="009E163D">
            <w:pPr>
              <w:pStyle w:val="CommentText"/>
              <w:spacing w:before="60" w:after="60"/>
              <w:rPr>
                <w:rFonts w:cs="Arial"/>
                <w:sz w:val="18"/>
              </w:rPr>
            </w:pPr>
            <w:r w:rsidRPr="00D257D0">
              <w:rPr>
                <w:rFonts w:cs="Arial"/>
                <w:sz w:val="18"/>
              </w:rPr>
              <w:t>Kilkari shall offer the option to deactivate the Subscription via OBD</w:t>
            </w:r>
            <w:r w:rsidR="00C65566" w:rsidRPr="00D257D0">
              <w:rPr>
                <w:rFonts w:cs="Arial"/>
                <w:sz w:val="18"/>
              </w:rPr>
              <w:t xml:space="preserve"> (subscription state = Deactivated)</w:t>
            </w:r>
            <w:r w:rsidR="008E378D" w:rsidRPr="00D257D0">
              <w:rPr>
                <w:rFonts w:cs="Arial"/>
                <w:sz w:val="18"/>
              </w:rPr>
              <w:t xml:space="preserve"> at the end of every OBD call</w:t>
            </w:r>
            <w:r w:rsidRPr="00D257D0">
              <w:rPr>
                <w:rFonts w:cs="Arial"/>
                <w:sz w:val="18"/>
              </w:rPr>
              <w:t>.</w:t>
            </w:r>
            <w:r w:rsidR="00375CA1" w:rsidRPr="00D257D0">
              <w:rPr>
                <w:rFonts w:cs="Arial"/>
                <w:sz w:val="18"/>
              </w:rPr>
              <w:t xml:space="preserve"> </w:t>
            </w:r>
          </w:p>
          <w:p w14:paraId="1FAAE6F4" w14:textId="38B57F9C" w:rsidR="00477CB7" w:rsidRPr="00D257D0" w:rsidRDefault="00375CA1" w:rsidP="009E163D">
            <w:pPr>
              <w:pStyle w:val="CommentText"/>
              <w:spacing w:before="60" w:after="60"/>
              <w:rPr>
                <w:rFonts w:cs="Arial"/>
                <w:sz w:val="18"/>
              </w:rPr>
            </w:pPr>
            <w:r w:rsidRPr="00D257D0">
              <w:rPr>
                <w:rFonts w:cs="Arial"/>
                <w:sz w:val="18"/>
              </w:rPr>
              <w:t xml:space="preserve">To deactivate the service, the user has </w:t>
            </w:r>
            <w:r w:rsidR="008E378D" w:rsidRPr="00D257D0">
              <w:rPr>
                <w:rFonts w:cs="Arial"/>
                <w:sz w:val="18"/>
              </w:rPr>
              <w:t xml:space="preserve">press a number on their </w:t>
            </w:r>
            <w:proofErr w:type="gramStart"/>
            <w:r w:rsidR="008E378D" w:rsidRPr="00D257D0">
              <w:rPr>
                <w:rFonts w:cs="Arial"/>
                <w:sz w:val="18"/>
              </w:rPr>
              <w:t>key pad</w:t>
            </w:r>
            <w:proofErr w:type="gramEnd"/>
            <w:r w:rsidR="008E378D" w:rsidRPr="00D257D0">
              <w:rPr>
                <w:rFonts w:cs="Arial"/>
                <w:sz w:val="18"/>
              </w:rPr>
              <w:t xml:space="preserve"> to unsubscribe and then </w:t>
            </w:r>
            <w:r w:rsidRPr="00D257D0">
              <w:rPr>
                <w:rFonts w:cs="Arial"/>
                <w:sz w:val="18"/>
              </w:rPr>
              <w:t xml:space="preserve">to confirm the deactivation request </w:t>
            </w:r>
            <w:r w:rsidR="008E378D" w:rsidRPr="00D257D0">
              <w:rPr>
                <w:rFonts w:cs="Arial"/>
                <w:sz w:val="18"/>
              </w:rPr>
              <w:t>(double DTMF)</w:t>
            </w:r>
            <w:r w:rsidRPr="00D257D0">
              <w:rPr>
                <w:rFonts w:cs="Arial"/>
                <w:sz w:val="18"/>
              </w:rPr>
              <w:t>.</w:t>
            </w:r>
          </w:p>
        </w:tc>
        <w:tc>
          <w:tcPr>
            <w:tcW w:w="2551" w:type="dxa"/>
          </w:tcPr>
          <w:p w14:paraId="7A6AED50" w14:textId="77777777" w:rsidR="00477CB7" w:rsidRPr="00D257D0" w:rsidRDefault="00477CB7" w:rsidP="009E163D">
            <w:pPr>
              <w:pStyle w:val="CommentText"/>
              <w:spacing w:before="60" w:after="60"/>
              <w:rPr>
                <w:rFonts w:cs="Arial"/>
                <w:sz w:val="18"/>
              </w:rPr>
            </w:pPr>
          </w:p>
        </w:tc>
        <w:tc>
          <w:tcPr>
            <w:tcW w:w="1418" w:type="dxa"/>
          </w:tcPr>
          <w:p w14:paraId="731F0B9F" w14:textId="77777777" w:rsidR="00477CB7" w:rsidRPr="00D257D0" w:rsidRDefault="00477CB7" w:rsidP="009E163D">
            <w:pPr>
              <w:pStyle w:val="CommentText"/>
              <w:spacing w:before="60" w:after="60"/>
              <w:rPr>
                <w:rFonts w:cs="Arial"/>
                <w:sz w:val="18"/>
              </w:rPr>
            </w:pPr>
            <w:r w:rsidRPr="00D257D0">
              <w:rPr>
                <w:rFonts w:cs="Arial"/>
                <w:sz w:val="18"/>
              </w:rPr>
              <w:t>Draft</w:t>
            </w:r>
          </w:p>
        </w:tc>
      </w:tr>
      <w:tr w:rsidR="00477CB7" w:rsidRPr="00D257D0" w14:paraId="76CC103B" w14:textId="77777777" w:rsidTr="00563861">
        <w:trPr>
          <w:trHeight w:val="350"/>
        </w:trPr>
        <w:tc>
          <w:tcPr>
            <w:tcW w:w="1809" w:type="dxa"/>
            <w:shd w:val="clear" w:color="auto" w:fill="auto"/>
          </w:tcPr>
          <w:p w14:paraId="725D5FBC" w14:textId="77777777" w:rsidR="00477CB7" w:rsidRPr="00D257D0" w:rsidRDefault="00477CB7" w:rsidP="00767C69">
            <w:pPr>
              <w:pStyle w:val="CommentText"/>
              <w:spacing w:before="60" w:after="60"/>
              <w:rPr>
                <w:rFonts w:cs="Arial"/>
                <w:sz w:val="18"/>
              </w:rPr>
            </w:pPr>
            <w:r w:rsidRPr="00D257D0">
              <w:rPr>
                <w:rFonts w:cs="Arial"/>
                <w:sz w:val="18"/>
              </w:rPr>
              <w:t>NMS.KK.ACCESS.010</w:t>
            </w:r>
          </w:p>
        </w:tc>
        <w:tc>
          <w:tcPr>
            <w:tcW w:w="3828" w:type="dxa"/>
            <w:shd w:val="clear" w:color="auto" w:fill="auto"/>
          </w:tcPr>
          <w:p w14:paraId="032E97E7" w14:textId="77777777" w:rsidR="00204617" w:rsidRPr="00D257D0" w:rsidRDefault="00204617" w:rsidP="00204617">
            <w:pPr>
              <w:pStyle w:val="CommentText"/>
              <w:spacing w:before="60" w:after="60"/>
              <w:rPr>
                <w:rFonts w:cs="Arial"/>
                <w:sz w:val="18"/>
              </w:rPr>
            </w:pPr>
            <w:r w:rsidRPr="00D257D0">
              <w:rPr>
                <w:rFonts w:cs="Arial"/>
                <w:sz w:val="18"/>
              </w:rPr>
              <w:t>Any of the events listed in NMS.GEN.MCTS.008 related to events for mother/child shall lead to stopping of Kilkari service</w:t>
            </w:r>
            <w:r w:rsidR="00F25B1B" w:rsidRPr="00D257D0">
              <w:rPr>
                <w:rFonts w:cs="Arial"/>
                <w:sz w:val="18"/>
              </w:rPr>
              <w:t xml:space="preserve"> (subscription state = Deactivated)</w:t>
            </w:r>
            <w:r w:rsidRPr="00D257D0">
              <w:rPr>
                <w:rFonts w:cs="Arial"/>
                <w:sz w:val="18"/>
              </w:rPr>
              <w:t>.</w:t>
            </w:r>
          </w:p>
        </w:tc>
        <w:tc>
          <w:tcPr>
            <w:tcW w:w="2551" w:type="dxa"/>
            <w:shd w:val="clear" w:color="auto" w:fill="auto"/>
          </w:tcPr>
          <w:p w14:paraId="2D861BE9" w14:textId="1CDEAB23" w:rsidR="00477CB7" w:rsidRPr="00D257D0" w:rsidRDefault="00ED7EFA" w:rsidP="00ED7EFA">
            <w:pPr>
              <w:pStyle w:val="CommentText"/>
              <w:spacing w:before="60" w:after="60"/>
              <w:rPr>
                <w:rFonts w:cs="Arial"/>
                <w:sz w:val="18"/>
              </w:rPr>
            </w:pPr>
            <w:r w:rsidRPr="00D257D0">
              <w:rPr>
                <w:rFonts w:cs="Arial"/>
                <w:sz w:val="18"/>
              </w:rPr>
              <w:t>The service shall stop immediately if maternal death, infant death, miscarriage or abortion is reported via MCTS</w:t>
            </w:r>
          </w:p>
        </w:tc>
        <w:tc>
          <w:tcPr>
            <w:tcW w:w="1418" w:type="dxa"/>
            <w:shd w:val="clear" w:color="auto" w:fill="auto"/>
          </w:tcPr>
          <w:p w14:paraId="0CE98CD2" w14:textId="77777777" w:rsidR="00477CB7" w:rsidRPr="00D257D0" w:rsidRDefault="00066085" w:rsidP="009E163D">
            <w:pPr>
              <w:pStyle w:val="CommentText"/>
              <w:spacing w:before="60" w:after="60"/>
              <w:rPr>
                <w:rFonts w:cs="Arial"/>
                <w:b/>
                <w:sz w:val="18"/>
              </w:rPr>
            </w:pPr>
            <w:r w:rsidRPr="00D257D0">
              <w:rPr>
                <w:rFonts w:cs="Arial"/>
                <w:b/>
                <w:sz w:val="18"/>
              </w:rPr>
              <w:t>Draft</w:t>
            </w:r>
          </w:p>
        </w:tc>
      </w:tr>
      <w:tr w:rsidR="00477CB7" w:rsidRPr="00D257D0" w14:paraId="319AEE17" w14:textId="77777777" w:rsidTr="009C723A">
        <w:trPr>
          <w:trHeight w:val="350"/>
        </w:trPr>
        <w:tc>
          <w:tcPr>
            <w:tcW w:w="1809" w:type="dxa"/>
          </w:tcPr>
          <w:p w14:paraId="0D978D44" w14:textId="77777777" w:rsidR="00477CB7" w:rsidRPr="00D257D0" w:rsidRDefault="00477CB7" w:rsidP="00767C69">
            <w:pPr>
              <w:pStyle w:val="CommentText"/>
              <w:spacing w:before="60" w:after="60"/>
              <w:rPr>
                <w:rFonts w:cs="Arial"/>
                <w:sz w:val="18"/>
              </w:rPr>
            </w:pPr>
            <w:r w:rsidRPr="00D257D0">
              <w:rPr>
                <w:rFonts w:cs="Arial"/>
                <w:sz w:val="18"/>
              </w:rPr>
              <w:t>NMS.KK.ACCESS.011</w:t>
            </w:r>
          </w:p>
        </w:tc>
        <w:tc>
          <w:tcPr>
            <w:tcW w:w="3828" w:type="dxa"/>
          </w:tcPr>
          <w:p w14:paraId="0A13177D" w14:textId="77777777" w:rsidR="00477CB7" w:rsidRPr="00D257D0" w:rsidRDefault="00477CB7" w:rsidP="009E163D">
            <w:pPr>
              <w:pStyle w:val="CommentText"/>
              <w:spacing w:before="60" w:after="60"/>
              <w:rPr>
                <w:rFonts w:cs="Arial"/>
                <w:sz w:val="18"/>
              </w:rPr>
            </w:pPr>
            <w:r w:rsidRPr="00D257D0">
              <w:rPr>
                <w:rFonts w:cs="Arial"/>
                <w:sz w:val="18"/>
              </w:rPr>
              <w:t>Kilkari shall schedule the delivery of weekly messages to the beneficiary based on the activation date of the pack.</w:t>
            </w:r>
            <w:r w:rsidR="00B04D71" w:rsidRPr="00D257D0">
              <w:rPr>
                <w:rFonts w:cs="Arial"/>
                <w:sz w:val="18"/>
              </w:rPr>
              <w:t xml:space="preserve"> Week is computed from LMP or DOB.</w:t>
            </w:r>
          </w:p>
        </w:tc>
        <w:tc>
          <w:tcPr>
            <w:tcW w:w="2551" w:type="dxa"/>
          </w:tcPr>
          <w:p w14:paraId="1978C937" w14:textId="408F5FD7" w:rsidR="00ED7EFA" w:rsidRPr="00D257D0" w:rsidRDefault="00ED7EFA" w:rsidP="009E163D">
            <w:pPr>
              <w:pStyle w:val="CommentText"/>
              <w:spacing w:before="60" w:after="60"/>
              <w:rPr>
                <w:rFonts w:cs="Arial"/>
                <w:sz w:val="18"/>
              </w:rPr>
            </w:pPr>
            <w:r w:rsidRPr="00D257D0">
              <w:rPr>
                <w:rFonts w:cs="Arial"/>
                <w:sz w:val="18"/>
              </w:rPr>
              <w:t>Also see comment in NMS.KK.ACCESS.004.</w:t>
            </w:r>
          </w:p>
        </w:tc>
        <w:tc>
          <w:tcPr>
            <w:tcW w:w="1418" w:type="dxa"/>
          </w:tcPr>
          <w:p w14:paraId="49CBFC4D" w14:textId="77777777" w:rsidR="00477CB7" w:rsidRPr="00D257D0" w:rsidRDefault="00477CB7" w:rsidP="009E163D">
            <w:pPr>
              <w:pStyle w:val="CommentText"/>
              <w:spacing w:before="60" w:after="60"/>
              <w:rPr>
                <w:rFonts w:cs="Arial"/>
                <w:sz w:val="18"/>
              </w:rPr>
            </w:pPr>
            <w:r w:rsidRPr="00D257D0">
              <w:rPr>
                <w:rFonts w:cs="Arial"/>
                <w:sz w:val="18"/>
              </w:rPr>
              <w:t>Draft</w:t>
            </w:r>
          </w:p>
        </w:tc>
      </w:tr>
      <w:tr w:rsidR="00477CB7" w:rsidRPr="00D257D0" w14:paraId="6018B5B8" w14:textId="77777777" w:rsidTr="00563861">
        <w:trPr>
          <w:trHeight w:val="350"/>
        </w:trPr>
        <w:tc>
          <w:tcPr>
            <w:tcW w:w="1809" w:type="dxa"/>
            <w:shd w:val="clear" w:color="auto" w:fill="auto"/>
          </w:tcPr>
          <w:p w14:paraId="1FACB336" w14:textId="77777777" w:rsidR="00477CB7" w:rsidRPr="00D257D0" w:rsidRDefault="00477CB7" w:rsidP="00767C69">
            <w:pPr>
              <w:pStyle w:val="CommentText"/>
              <w:spacing w:before="60" w:after="60"/>
              <w:rPr>
                <w:rFonts w:cs="Arial"/>
                <w:sz w:val="18"/>
              </w:rPr>
            </w:pPr>
            <w:r w:rsidRPr="00D257D0">
              <w:rPr>
                <w:rFonts w:cs="Arial"/>
                <w:sz w:val="18"/>
              </w:rPr>
              <w:t>NMS.KK.ACCESS.012</w:t>
            </w:r>
          </w:p>
        </w:tc>
        <w:tc>
          <w:tcPr>
            <w:tcW w:w="3828" w:type="dxa"/>
            <w:shd w:val="clear" w:color="auto" w:fill="auto"/>
          </w:tcPr>
          <w:p w14:paraId="3F63E3B4" w14:textId="77777777" w:rsidR="00477CB7" w:rsidRPr="00D257D0" w:rsidRDefault="00477CB7" w:rsidP="009E163D">
            <w:pPr>
              <w:pStyle w:val="CommentText"/>
              <w:spacing w:before="60" w:after="60"/>
              <w:rPr>
                <w:rFonts w:cs="Arial"/>
                <w:sz w:val="18"/>
              </w:rPr>
            </w:pPr>
            <w:r w:rsidRPr="00D257D0">
              <w:rPr>
                <w:rFonts w:cs="Arial"/>
                <w:sz w:val="18"/>
              </w:rPr>
              <w:t xml:space="preserve">Kilkari shall support change of schedule of weekly messages based on update of DOB/LMP. </w:t>
            </w:r>
          </w:p>
        </w:tc>
        <w:tc>
          <w:tcPr>
            <w:tcW w:w="2551" w:type="dxa"/>
            <w:shd w:val="clear" w:color="auto" w:fill="auto"/>
          </w:tcPr>
          <w:p w14:paraId="762335FF" w14:textId="77777777" w:rsidR="00477CB7" w:rsidRPr="00D257D0" w:rsidRDefault="00477CB7" w:rsidP="009E163D">
            <w:pPr>
              <w:pStyle w:val="CommentText"/>
              <w:spacing w:before="60" w:after="60"/>
              <w:rPr>
                <w:rFonts w:cs="Arial"/>
                <w:color w:val="FF0000"/>
                <w:sz w:val="18"/>
              </w:rPr>
            </w:pPr>
          </w:p>
        </w:tc>
        <w:tc>
          <w:tcPr>
            <w:tcW w:w="1418" w:type="dxa"/>
            <w:shd w:val="clear" w:color="auto" w:fill="auto"/>
          </w:tcPr>
          <w:p w14:paraId="3FDB6E06" w14:textId="77777777" w:rsidR="00477CB7" w:rsidRPr="00D257D0" w:rsidRDefault="00755382" w:rsidP="009E163D">
            <w:pPr>
              <w:pStyle w:val="CommentText"/>
              <w:spacing w:before="60" w:after="60"/>
              <w:rPr>
                <w:rFonts w:cs="Arial"/>
                <w:b/>
                <w:sz w:val="18"/>
              </w:rPr>
            </w:pPr>
            <w:r w:rsidRPr="00D257D0">
              <w:rPr>
                <w:rFonts w:cs="Arial"/>
                <w:b/>
                <w:sz w:val="18"/>
              </w:rPr>
              <w:t>Draft</w:t>
            </w:r>
          </w:p>
        </w:tc>
      </w:tr>
      <w:tr w:rsidR="00477CB7" w:rsidRPr="00D257D0" w14:paraId="54B51802" w14:textId="77777777" w:rsidTr="009C723A">
        <w:trPr>
          <w:trHeight w:val="350"/>
        </w:trPr>
        <w:tc>
          <w:tcPr>
            <w:tcW w:w="1809" w:type="dxa"/>
          </w:tcPr>
          <w:p w14:paraId="2F003002" w14:textId="77777777" w:rsidR="00477CB7" w:rsidRPr="00D257D0" w:rsidRDefault="00477CB7" w:rsidP="00767C69">
            <w:pPr>
              <w:pStyle w:val="CommentText"/>
              <w:spacing w:before="60" w:after="60"/>
              <w:rPr>
                <w:rFonts w:cs="Arial"/>
                <w:sz w:val="18"/>
              </w:rPr>
            </w:pPr>
            <w:r w:rsidRPr="00D257D0">
              <w:rPr>
                <w:rFonts w:cs="Arial"/>
                <w:sz w:val="18"/>
              </w:rPr>
              <w:t>NMS.KK.ACCESS.013</w:t>
            </w:r>
          </w:p>
        </w:tc>
        <w:tc>
          <w:tcPr>
            <w:tcW w:w="3828" w:type="dxa"/>
          </w:tcPr>
          <w:p w14:paraId="353E803D" w14:textId="575C9C36" w:rsidR="00477CB7" w:rsidRPr="00D257D0" w:rsidRDefault="00477CB7" w:rsidP="00476363">
            <w:pPr>
              <w:pStyle w:val="CommentText"/>
              <w:spacing w:before="60" w:after="60"/>
              <w:rPr>
                <w:rFonts w:cs="Arial"/>
                <w:sz w:val="18"/>
              </w:rPr>
            </w:pPr>
            <w:r w:rsidRPr="00D257D0">
              <w:rPr>
                <w:rFonts w:cs="Arial"/>
                <w:sz w:val="18"/>
              </w:rPr>
              <w:t xml:space="preserve">Kilkari access shall be open to all without any access validation related to </w:t>
            </w:r>
            <w:r w:rsidR="00823DE2" w:rsidRPr="00D257D0">
              <w:rPr>
                <w:rFonts w:cs="Arial"/>
                <w:sz w:val="18"/>
              </w:rPr>
              <w:t xml:space="preserve">subscription </w:t>
            </w:r>
            <w:r w:rsidR="00476363" w:rsidRPr="00D257D0">
              <w:rPr>
                <w:rFonts w:cs="Arial"/>
                <w:sz w:val="18"/>
              </w:rPr>
              <w:t>status</w:t>
            </w:r>
            <w:r w:rsidRPr="00D257D0">
              <w:rPr>
                <w:rFonts w:cs="Arial"/>
                <w:sz w:val="18"/>
              </w:rPr>
              <w:t xml:space="preserve"> of a beneficiary</w:t>
            </w:r>
            <w:r w:rsidR="00D335D5" w:rsidRPr="00D257D0">
              <w:rPr>
                <w:rFonts w:cs="Arial"/>
                <w:sz w:val="18"/>
              </w:rPr>
              <w:t xml:space="preserve"> with restrictions specified in NMS.GEN.DEPL.004</w:t>
            </w:r>
            <w:r w:rsidRPr="00D257D0">
              <w:rPr>
                <w:rFonts w:cs="Arial"/>
                <w:sz w:val="18"/>
              </w:rPr>
              <w:t>.</w:t>
            </w:r>
          </w:p>
        </w:tc>
        <w:tc>
          <w:tcPr>
            <w:tcW w:w="2551" w:type="dxa"/>
          </w:tcPr>
          <w:p w14:paraId="39CA70E3" w14:textId="77777777" w:rsidR="00477CB7" w:rsidRPr="00D257D0" w:rsidRDefault="00477CB7" w:rsidP="009E163D">
            <w:pPr>
              <w:pStyle w:val="CommentText"/>
              <w:spacing w:before="60" w:after="60"/>
              <w:rPr>
                <w:rFonts w:cs="Arial"/>
                <w:sz w:val="18"/>
              </w:rPr>
            </w:pPr>
          </w:p>
        </w:tc>
        <w:tc>
          <w:tcPr>
            <w:tcW w:w="1418" w:type="dxa"/>
          </w:tcPr>
          <w:p w14:paraId="26598E4E" w14:textId="77777777" w:rsidR="00477CB7" w:rsidRPr="00D257D0" w:rsidRDefault="00477CB7" w:rsidP="009E163D">
            <w:pPr>
              <w:pStyle w:val="CommentText"/>
              <w:spacing w:before="60" w:after="60"/>
              <w:rPr>
                <w:rFonts w:cs="Arial"/>
                <w:sz w:val="18"/>
              </w:rPr>
            </w:pPr>
            <w:r w:rsidRPr="00D257D0">
              <w:rPr>
                <w:rFonts w:cs="Arial"/>
                <w:sz w:val="18"/>
              </w:rPr>
              <w:t>Draft</w:t>
            </w:r>
          </w:p>
        </w:tc>
      </w:tr>
      <w:tr w:rsidR="00477CB7" w:rsidRPr="00D257D0" w14:paraId="44BA2DBC" w14:textId="77777777" w:rsidTr="009C723A">
        <w:trPr>
          <w:trHeight w:val="350"/>
        </w:trPr>
        <w:tc>
          <w:tcPr>
            <w:tcW w:w="1809" w:type="dxa"/>
          </w:tcPr>
          <w:p w14:paraId="4266DE1E" w14:textId="77777777" w:rsidR="00477CB7" w:rsidRPr="00D257D0" w:rsidRDefault="00477CB7" w:rsidP="003E55F2">
            <w:pPr>
              <w:pStyle w:val="CommentText"/>
              <w:spacing w:before="60" w:after="60"/>
              <w:rPr>
                <w:rFonts w:cs="Arial"/>
                <w:sz w:val="18"/>
              </w:rPr>
            </w:pPr>
            <w:r w:rsidRPr="00D257D0">
              <w:rPr>
                <w:rFonts w:cs="Arial"/>
                <w:sz w:val="18"/>
              </w:rPr>
              <w:t>NMS.KK.ACCESS.014</w:t>
            </w:r>
          </w:p>
        </w:tc>
        <w:tc>
          <w:tcPr>
            <w:tcW w:w="3828" w:type="dxa"/>
          </w:tcPr>
          <w:p w14:paraId="7F63F31F" w14:textId="77777777" w:rsidR="00434E18" w:rsidRPr="00D257D0" w:rsidRDefault="00C65566" w:rsidP="00F37169">
            <w:pPr>
              <w:pStyle w:val="CommentText"/>
              <w:spacing w:before="60" w:after="60"/>
              <w:rPr>
                <w:rFonts w:cs="Arial"/>
                <w:sz w:val="18"/>
              </w:rPr>
            </w:pPr>
            <w:r w:rsidRPr="00D257D0">
              <w:rPr>
                <w:rFonts w:cs="Arial"/>
                <w:sz w:val="18"/>
              </w:rPr>
              <w:t xml:space="preserve">Kilkari service shall </w:t>
            </w:r>
            <w:r w:rsidR="00F37169" w:rsidRPr="00D257D0">
              <w:rPr>
                <w:rFonts w:cs="Arial"/>
                <w:sz w:val="18"/>
              </w:rPr>
              <w:t xml:space="preserve">be completed </w:t>
            </w:r>
            <w:r w:rsidRPr="00D257D0">
              <w:rPr>
                <w:rFonts w:cs="Arial"/>
                <w:sz w:val="18"/>
              </w:rPr>
              <w:t>after the Service Pack runs for its scheduled duration</w:t>
            </w:r>
            <w:r w:rsidRPr="00D257D0">
              <w:rPr>
                <w:rFonts w:cs="Arial"/>
                <w:b/>
                <w:sz w:val="18"/>
              </w:rPr>
              <w:t xml:space="preserve"> </w:t>
            </w:r>
            <w:r w:rsidRPr="00D257D0">
              <w:rPr>
                <w:rFonts w:cs="Arial"/>
                <w:sz w:val="18"/>
              </w:rPr>
              <w:t xml:space="preserve">(subscription state = </w:t>
            </w:r>
            <w:r w:rsidR="00F37169" w:rsidRPr="00D257D0">
              <w:rPr>
                <w:rFonts w:cs="Arial"/>
                <w:sz w:val="18"/>
              </w:rPr>
              <w:t>Completed</w:t>
            </w:r>
            <w:r w:rsidRPr="00D257D0">
              <w:rPr>
                <w:rFonts w:cs="Arial"/>
                <w:sz w:val="18"/>
              </w:rPr>
              <w:t>).</w:t>
            </w:r>
          </w:p>
        </w:tc>
        <w:tc>
          <w:tcPr>
            <w:tcW w:w="2551" w:type="dxa"/>
          </w:tcPr>
          <w:p w14:paraId="3872DE61" w14:textId="77777777" w:rsidR="00477CB7" w:rsidRPr="00D257D0" w:rsidRDefault="00477CB7" w:rsidP="009E163D">
            <w:pPr>
              <w:pStyle w:val="CommentText"/>
              <w:spacing w:before="60" w:after="60"/>
              <w:rPr>
                <w:rFonts w:cs="Arial"/>
                <w:sz w:val="18"/>
              </w:rPr>
            </w:pPr>
          </w:p>
        </w:tc>
        <w:tc>
          <w:tcPr>
            <w:tcW w:w="1418" w:type="dxa"/>
          </w:tcPr>
          <w:p w14:paraId="29C9FB4B" w14:textId="77777777" w:rsidR="00477CB7" w:rsidRPr="00D257D0" w:rsidRDefault="004641A9" w:rsidP="009E163D">
            <w:pPr>
              <w:pStyle w:val="CommentText"/>
              <w:spacing w:before="60" w:after="60"/>
              <w:rPr>
                <w:rFonts w:cs="Arial"/>
                <w:sz w:val="18"/>
              </w:rPr>
            </w:pPr>
            <w:r w:rsidRPr="00D257D0">
              <w:rPr>
                <w:rFonts w:cs="Arial"/>
                <w:sz w:val="18"/>
              </w:rPr>
              <w:t>Draft</w:t>
            </w:r>
          </w:p>
        </w:tc>
      </w:tr>
      <w:tr w:rsidR="00C65566" w:rsidRPr="00D257D0" w14:paraId="4A19E6C8" w14:textId="77777777" w:rsidTr="009C723A">
        <w:trPr>
          <w:trHeight w:val="350"/>
        </w:trPr>
        <w:tc>
          <w:tcPr>
            <w:tcW w:w="1809" w:type="dxa"/>
          </w:tcPr>
          <w:p w14:paraId="357955B2" w14:textId="77777777" w:rsidR="00C65566" w:rsidRPr="00D257D0" w:rsidRDefault="008E3F20" w:rsidP="003E55F2">
            <w:pPr>
              <w:pStyle w:val="CommentText"/>
              <w:spacing w:before="60" w:after="60"/>
              <w:rPr>
                <w:rFonts w:cs="Arial"/>
                <w:sz w:val="18"/>
              </w:rPr>
            </w:pPr>
            <w:r w:rsidRPr="00D257D0">
              <w:rPr>
                <w:rFonts w:cs="Arial"/>
                <w:sz w:val="18"/>
              </w:rPr>
              <w:t>NMS.KK.ACCESS.015</w:t>
            </w:r>
          </w:p>
        </w:tc>
        <w:tc>
          <w:tcPr>
            <w:tcW w:w="3828" w:type="dxa"/>
          </w:tcPr>
          <w:p w14:paraId="0AD963AF" w14:textId="77777777" w:rsidR="00C65566" w:rsidRPr="00D257D0" w:rsidRDefault="00C65566" w:rsidP="008134C3">
            <w:pPr>
              <w:pStyle w:val="CommentText"/>
              <w:spacing w:before="60" w:after="60"/>
              <w:rPr>
                <w:rFonts w:cs="Arial"/>
                <w:sz w:val="18"/>
              </w:rPr>
            </w:pPr>
            <w:r w:rsidRPr="00D257D0">
              <w:rPr>
                <w:rFonts w:cs="Arial"/>
                <w:sz w:val="18"/>
              </w:rPr>
              <w:t>Kilkari shall manage the subscription state as below:</w:t>
            </w:r>
          </w:p>
          <w:p w14:paraId="50D1F821" w14:textId="77777777"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Active: </w:t>
            </w:r>
            <w:r w:rsidRPr="00D257D0">
              <w:rPr>
                <w:rFonts w:cs="Arial"/>
                <w:sz w:val="18"/>
              </w:rPr>
              <w:t>Kilkari shall set the status of the subscription to “Active” on the start date of the subscribed pack.</w:t>
            </w:r>
          </w:p>
          <w:p w14:paraId="2228F5BD" w14:textId="77777777" w:rsidR="00C65566" w:rsidRPr="00D257D0" w:rsidRDefault="00BE216E" w:rsidP="008134C3">
            <w:pPr>
              <w:pStyle w:val="CommentText"/>
              <w:numPr>
                <w:ilvl w:val="0"/>
                <w:numId w:val="28"/>
              </w:numPr>
              <w:spacing w:before="60" w:after="60"/>
              <w:rPr>
                <w:rFonts w:cs="Arial"/>
                <w:sz w:val="18"/>
              </w:rPr>
            </w:pPr>
            <w:r w:rsidRPr="00D257D0">
              <w:rPr>
                <w:rFonts w:cs="Arial"/>
                <w:b/>
                <w:sz w:val="18"/>
              </w:rPr>
              <w:t>Completed</w:t>
            </w:r>
            <w:r w:rsidR="00C65566" w:rsidRPr="00D257D0">
              <w:rPr>
                <w:rFonts w:cs="Arial"/>
                <w:b/>
                <w:sz w:val="18"/>
              </w:rPr>
              <w:t xml:space="preserve">: </w:t>
            </w:r>
            <w:r w:rsidR="00C65566" w:rsidRPr="00D257D0">
              <w:rPr>
                <w:rFonts w:cs="Arial"/>
                <w:sz w:val="18"/>
              </w:rPr>
              <w:t>Kilkari shall set the status of the subscription to “</w:t>
            </w:r>
            <w:r w:rsidR="00AC74F2" w:rsidRPr="00D257D0">
              <w:rPr>
                <w:rFonts w:cs="Arial"/>
                <w:sz w:val="18"/>
              </w:rPr>
              <w:t>Completed</w:t>
            </w:r>
            <w:r w:rsidR="00C65566" w:rsidRPr="00D257D0">
              <w:rPr>
                <w:rFonts w:cs="Arial"/>
                <w:sz w:val="18"/>
              </w:rPr>
              <w:t>” after delivery (including retries if any) of the last message of the subscribed pack.</w:t>
            </w:r>
          </w:p>
          <w:p w14:paraId="18680EC8" w14:textId="16E1AD0B"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Deactivated: </w:t>
            </w:r>
            <w:r w:rsidRPr="00D257D0">
              <w:rPr>
                <w:rFonts w:cs="Arial"/>
                <w:sz w:val="18"/>
              </w:rPr>
              <w:t>Kilkari shall set the status of the subscription to “</w:t>
            </w:r>
            <w:r w:rsidR="005F0E38" w:rsidRPr="00D257D0">
              <w:rPr>
                <w:rFonts w:cs="Arial"/>
                <w:sz w:val="18"/>
              </w:rPr>
              <w:t>Deactivated</w:t>
            </w:r>
            <w:r w:rsidRPr="00D257D0">
              <w:rPr>
                <w:rFonts w:cs="Arial"/>
                <w:sz w:val="18"/>
              </w:rPr>
              <w:t>” after a beneficiary has chosen the option to deactivate</w:t>
            </w:r>
            <w:r w:rsidR="00322C03" w:rsidRPr="00D257D0">
              <w:rPr>
                <w:rFonts w:cs="Arial"/>
                <w:sz w:val="18"/>
              </w:rPr>
              <w:t xml:space="preserve"> or due to other reasons (NMS.KK.ACCESS.010, </w:t>
            </w:r>
            <w:r w:rsidR="00D732EB" w:rsidRPr="00D257D0">
              <w:rPr>
                <w:rFonts w:cs="Arial"/>
                <w:sz w:val="18"/>
              </w:rPr>
              <w:t>NMS.KK.OBD.008 &amp; NMS.KK.DND.002)</w:t>
            </w:r>
          </w:p>
          <w:p w14:paraId="6B0BCE31" w14:textId="77777777"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Pending Activation: </w:t>
            </w:r>
            <w:r w:rsidRPr="00D257D0">
              <w:rPr>
                <w:rFonts w:cs="Arial"/>
                <w:sz w:val="18"/>
              </w:rPr>
              <w:t>Kilkari shall set the status of the subscription to “Pending Activation” if the start date of the pack is in future.</w:t>
            </w:r>
          </w:p>
        </w:tc>
        <w:tc>
          <w:tcPr>
            <w:tcW w:w="2551" w:type="dxa"/>
          </w:tcPr>
          <w:p w14:paraId="3EF22F34" w14:textId="77777777" w:rsidR="00C65566" w:rsidRPr="00D257D0" w:rsidRDefault="00C65566" w:rsidP="008134C3">
            <w:pPr>
              <w:pStyle w:val="CommentText"/>
              <w:spacing w:before="60" w:after="60"/>
              <w:rPr>
                <w:rFonts w:cs="Arial"/>
                <w:sz w:val="18"/>
              </w:rPr>
            </w:pPr>
          </w:p>
        </w:tc>
        <w:tc>
          <w:tcPr>
            <w:tcW w:w="1418" w:type="dxa"/>
          </w:tcPr>
          <w:p w14:paraId="6C09AC0A" w14:textId="77777777" w:rsidR="00C65566" w:rsidRPr="00D257D0" w:rsidRDefault="004641A9" w:rsidP="008134C3">
            <w:pPr>
              <w:pStyle w:val="CommentText"/>
              <w:spacing w:before="60" w:after="60"/>
              <w:rPr>
                <w:rFonts w:cs="Arial"/>
                <w:sz w:val="18"/>
              </w:rPr>
            </w:pPr>
            <w:r w:rsidRPr="00D257D0">
              <w:rPr>
                <w:rFonts w:cs="Arial"/>
                <w:sz w:val="18"/>
              </w:rPr>
              <w:t>Draft</w:t>
            </w:r>
          </w:p>
        </w:tc>
      </w:tr>
      <w:tr w:rsidR="006B47CF" w:rsidRPr="00D257D0" w14:paraId="22D18027" w14:textId="77777777" w:rsidTr="00563861">
        <w:trPr>
          <w:trHeight w:val="350"/>
        </w:trPr>
        <w:tc>
          <w:tcPr>
            <w:tcW w:w="1809" w:type="dxa"/>
          </w:tcPr>
          <w:p w14:paraId="5EB756E7" w14:textId="77777777" w:rsidR="006B47CF" w:rsidRPr="00D257D0" w:rsidRDefault="006B47CF" w:rsidP="003E55F2">
            <w:pPr>
              <w:pStyle w:val="CommentText"/>
              <w:spacing w:before="60" w:after="60"/>
              <w:rPr>
                <w:rFonts w:cs="Arial"/>
                <w:sz w:val="18"/>
              </w:rPr>
            </w:pPr>
            <w:r w:rsidRPr="00D257D0">
              <w:rPr>
                <w:rFonts w:cs="Arial"/>
                <w:sz w:val="18"/>
              </w:rPr>
              <w:t>NMS.KK.ACCESS.016</w:t>
            </w:r>
          </w:p>
        </w:tc>
        <w:tc>
          <w:tcPr>
            <w:tcW w:w="3828" w:type="dxa"/>
          </w:tcPr>
          <w:p w14:paraId="3A8DCA5D" w14:textId="77777777" w:rsidR="006B47CF" w:rsidRPr="00D257D0" w:rsidRDefault="006B47CF" w:rsidP="006B47CF">
            <w:pPr>
              <w:pStyle w:val="CommentText"/>
              <w:spacing w:before="60" w:after="60"/>
              <w:rPr>
                <w:rFonts w:cs="Arial"/>
                <w:sz w:val="18"/>
              </w:rPr>
            </w:pPr>
            <w:r w:rsidRPr="00D257D0">
              <w:rPr>
                <w:rFonts w:cs="Arial"/>
                <w:sz w:val="18"/>
              </w:rPr>
              <w:t>Kilkari shall store the reason for deactivation (e.g. from user as per NMS.KK.ACCESS.009 or by an event as per NMS.GEN.MCTS.008.</w:t>
            </w:r>
          </w:p>
        </w:tc>
        <w:tc>
          <w:tcPr>
            <w:tcW w:w="2551" w:type="dxa"/>
          </w:tcPr>
          <w:p w14:paraId="6C992195" w14:textId="77777777" w:rsidR="006B47CF" w:rsidRPr="00D257D0" w:rsidRDefault="006B47CF" w:rsidP="008134C3">
            <w:pPr>
              <w:pStyle w:val="CommentText"/>
              <w:spacing w:before="60" w:after="60"/>
              <w:rPr>
                <w:rFonts w:cs="Arial"/>
                <w:sz w:val="18"/>
              </w:rPr>
            </w:pPr>
          </w:p>
        </w:tc>
        <w:tc>
          <w:tcPr>
            <w:tcW w:w="1418" w:type="dxa"/>
          </w:tcPr>
          <w:p w14:paraId="49AA3C20" w14:textId="77777777" w:rsidR="006B47CF" w:rsidRPr="00D257D0" w:rsidRDefault="006B47CF" w:rsidP="008134C3">
            <w:pPr>
              <w:pStyle w:val="CommentText"/>
              <w:spacing w:before="60" w:after="60"/>
              <w:rPr>
                <w:rFonts w:cs="Arial"/>
                <w:sz w:val="18"/>
              </w:rPr>
            </w:pPr>
            <w:r w:rsidRPr="00D257D0">
              <w:rPr>
                <w:rFonts w:cs="Arial"/>
                <w:sz w:val="18"/>
              </w:rPr>
              <w:t>Draft</w:t>
            </w:r>
          </w:p>
        </w:tc>
      </w:tr>
    </w:tbl>
    <w:p w14:paraId="5A2E1A8E" w14:textId="77777777" w:rsidR="007209A0" w:rsidRPr="00D257D0" w:rsidRDefault="007209A0" w:rsidP="007209A0">
      <w:pPr>
        <w:pStyle w:val="Heading3"/>
      </w:pPr>
      <w:bookmarkStart w:id="115" w:name="_Toc411545815"/>
      <w:r w:rsidRPr="00D257D0">
        <w:t xml:space="preserve">Outbound </w:t>
      </w:r>
      <w:proofErr w:type="spellStart"/>
      <w:r w:rsidRPr="00D257D0">
        <w:t>Dialling</w:t>
      </w:r>
      <w:proofErr w:type="spellEnd"/>
      <w:r w:rsidRPr="00D257D0">
        <w:t xml:space="preserve"> (OBD)</w:t>
      </w:r>
      <w:bookmarkEnd w:id="11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412DEB4A" w14:textId="77777777" w:rsidTr="009C723A">
        <w:tc>
          <w:tcPr>
            <w:tcW w:w="1951" w:type="dxa"/>
            <w:shd w:val="clear" w:color="auto" w:fill="D9D9D9" w:themeFill="background1" w:themeFillShade="D9"/>
          </w:tcPr>
          <w:p w14:paraId="35BD90E1"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446BD2AB"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77DB62C"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CC29DD6"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67C69" w:rsidRPr="00D257D0" w14:paraId="7542669F" w14:textId="77777777" w:rsidTr="009C723A">
        <w:trPr>
          <w:trHeight w:val="350"/>
        </w:trPr>
        <w:tc>
          <w:tcPr>
            <w:tcW w:w="1951" w:type="dxa"/>
          </w:tcPr>
          <w:p w14:paraId="19A859D7" w14:textId="77777777" w:rsidR="00767C69" w:rsidRPr="00D257D0" w:rsidRDefault="00767C69" w:rsidP="009C723A">
            <w:pPr>
              <w:pStyle w:val="CommentText"/>
              <w:spacing w:before="60" w:after="60"/>
              <w:rPr>
                <w:rFonts w:cs="Arial"/>
                <w:sz w:val="18"/>
              </w:rPr>
            </w:pPr>
            <w:r w:rsidRPr="00D257D0">
              <w:rPr>
                <w:rFonts w:cs="Arial"/>
                <w:sz w:val="18"/>
              </w:rPr>
              <w:t>NMS.KK.OBD.001</w:t>
            </w:r>
          </w:p>
        </w:tc>
        <w:tc>
          <w:tcPr>
            <w:tcW w:w="3686" w:type="dxa"/>
          </w:tcPr>
          <w:p w14:paraId="6A8B4C6B" w14:textId="77777777" w:rsidR="00767C69" w:rsidRPr="00D257D0" w:rsidRDefault="00767C69" w:rsidP="004B55B2">
            <w:pPr>
              <w:pStyle w:val="CommentText"/>
              <w:spacing w:before="60" w:after="60"/>
              <w:rPr>
                <w:rFonts w:cs="Arial"/>
                <w:sz w:val="18"/>
              </w:rPr>
            </w:pPr>
            <w:r w:rsidRPr="00D257D0">
              <w:rPr>
                <w:rFonts w:cs="Arial"/>
                <w:sz w:val="18"/>
              </w:rPr>
              <w:t xml:space="preserve">Kilkari shall support the configurable number of messages per week, </w:t>
            </w:r>
            <w:r w:rsidR="004B55B2" w:rsidRPr="00D257D0">
              <w:rPr>
                <w:rFonts w:cs="Arial"/>
                <w:sz w:val="18"/>
              </w:rPr>
              <w:t xml:space="preserve">minimum 1 and </w:t>
            </w:r>
            <w:r w:rsidRPr="00D257D0">
              <w:rPr>
                <w:rFonts w:cs="Arial"/>
                <w:sz w:val="18"/>
              </w:rPr>
              <w:t>maximum 2 per week.</w:t>
            </w:r>
            <w:r w:rsidRPr="00D257D0">
              <w:rPr>
                <w:rFonts w:cs="Arial"/>
                <w:color w:val="FF0000"/>
                <w:sz w:val="18"/>
              </w:rPr>
              <w:t xml:space="preserve"> </w:t>
            </w:r>
          </w:p>
        </w:tc>
        <w:tc>
          <w:tcPr>
            <w:tcW w:w="2551" w:type="dxa"/>
          </w:tcPr>
          <w:p w14:paraId="7CFF915D" w14:textId="7D08E10F" w:rsidR="00767C69" w:rsidRPr="00D257D0" w:rsidRDefault="00767C69" w:rsidP="003668CF">
            <w:pPr>
              <w:pStyle w:val="CommentText"/>
              <w:spacing w:before="60" w:after="60"/>
              <w:rPr>
                <w:rFonts w:cs="Arial"/>
                <w:sz w:val="18"/>
              </w:rPr>
            </w:pPr>
          </w:p>
        </w:tc>
        <w:tc>
          <w:tcPr>
            <w:tcW w:w="1418" w:type="dxa"/>
          </w:tcPr>
          <w:p w14:paraId="73789D96"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767C69" w:rsidRPr="00D257D0" w14:paraId="316062FA" w14:textId="77777777" w:rsidTr="009C723A">
        <w:trPr>
          <w:trHeight w:val="350"/>
        </w:trPr>
        <w:tc>
          <w:tcPr>
            <w:tcW w:w="1951" w:type="dxa"/>
          </w:tcPr>
          <w:p w14:paraId="0F67C798" w14:textId="77777777" w:rsidR="00767C69" w:rsidRPr="00D257D0" w:rsidRDefault="00767C69" w:rsidP="009C723A">
            <w:pPr>
              <w:pStyle w:val="CommentText"/>
              <w:spacing w:before="60" w:after="60"/>
              <w:rPr>
                <w:rFonts w:cs="Arial"/>
                <w:sz w:val="18"/>
              </w:rPr>
            </w:pPr>
            <w:r w:rsidRPr="00D257D0">
              <w:rPr>
                <w:rFonts w:cs="Arial"/>
                <w:sz w:val="18"/>
              </w:rPr>
              <w:t>NMS.KK.OBD.002</w:t>
            </w:r>
          </w:p>
        </w:tc>
        <w:tc>
          <w:tcPr>
            <w:tcW w:w="3686" w:type="dxa"/>
          </w:tcPr>
          <w:p w14:paraId="1B60C001" w14:textId="77777777" w:rsidR="00767C69" w:rsidRPr="00D257D0" w:rsidRDefault="00767C69" w:rsidP="00740CC9">
            <w:pPr>
              <w:pStyle w:val="CommentText"/>
              <w:spacing w:before="60" w:after="60"/>
              <w:rPr>
                <w:rFonts w:cs="Arial"/>
                <w:sz w:val="18"/>
              </w:rPr>
            </w:pPr>
            <w:r w:rsidRPr="00D257D0">
              <w:rPr>
                <w:rFonts w:cs="Arial"/>
                <w:sz w:val="18"/>
              </w:rPr>
              <w:t>Kilkari shall schedule OBD dialing of the messages</w:t>
            </w:r>
            <w:r w:rsidR="00561532" w:rsidRPr="00D257D0">
              <w:rPr>
                <w:rFonts w:cs="Arial"/>
                <w:sz w:val="18"/>
              </w:rPr>
              <w:t>.</w:t>
            </w:r>
            <w:r w:rsidRPr="00D257D0">
              <w:rPr>
                <w:rFonts w:cs="Arial"/>
                <w:sz w:val="18"/>
              </w:rPr>
              <w:t xml:space="preserve"> </w:t>
            </w:r>
          </w:p>
          <w:p w14:paraId="69B2992A" w14:textId="77777777" w:rsidR="00561532" w:rsidRPr="00D257D0" w:rsidRDefault="00561532" w:rsidP="00D97A49">
            <w:pPr>
              <w:pStyle w:val="CommentText"/>
              <w:spacing w:before="60" w:after="60"/>
              <w:rPr>
                <w:rFonts w:cs="Arial"/>
                <w:sz w:val="18"/>
              </w:rPr>
            </w:pPr>
            <w:r w:rsidRPr="00C211F2">
              <w:rPr>
                <w:rFonts w:cs="Arial"/>
                <w:sz w:val="18"/>
              </w:rPr>
              <w:t xml:space="preserve">IVR based activation shall have first </w:t>
            </w:r>
            <w:r w:rsidR="00D97A49" w:rsidRPr="00C211F2">
              <w:rPr>
                <w:rFonts w:cs="Arial"/>
                <w:sz w:val="18"/>
              </w:rPr>
              <w:t xml:space="preserve">OBD message sending </w:t>
            </w:r>
            <w:r w:rsidRPr="00C211F2">
              <w:rPr>
                <w:rFonts w:cs="Arial"/>
                <w:sz w:val="18"/>
              </w:rPr>
              <w:t>from next day.</w:t>
            </w:r>
          </w:p>
        </w:tc>
        <w:tc>
          <w:tcPr>
            <w:tcW w:w="2551" w:type="dxa"/>
          </w:tcPr>
          <w:p w14:paraId="03AABFF2" w14:textId="77777777" w:rsidR="00767C69" w:rsidRPr="00D257D0" w:rsidRDefault="00767C69" w:rsidP="005D5EC6">
            <w:pPr>
              <w:pStyle w:val="CommentText"/>
              <w:spacing w:before="60" w:after="60"/>
              <w:rPr>
                <w:rFonts w:cs="Arial"/>
                <w:sz w:val="18"/>
                <w:szCs w:val="18"/>
                <w:lang w:val="en-IN"/>
              </w:rPr>
            </w:pPr>
          </w:p>
        </w:tc>
        <w:tc>
          <w:tcPr>
            <w:tcW w:w="1418" w:type="dxa"/>
          </w:tcPr>
          <w:p w14:paraId="489258AB"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767C69" w:rsidRPr="00D257D0" w14:paraId="77B3A673" w14:textId="77777777" w:rsidTr="009C723A">
        <w:trPr>
          <w:trHeight w:val="350"/>
        </w:trPr>
        <w:tc>
          <w:tcPr>
            <w:tcW w:w="1951" w:type="dxa"/>
          </w:tcPr>
          <w:p w14:paraId="59C1D5E7" w14:textId="77777777" w:rsidR="00767C69" w:rsidRPr="00D257D0" w:rsidRDefault="00767C69" w:rsidP="009C723A">
            <w:pPr>
              <w:pStyle w:val="CommentText"/>
              <w:spacing w:before="60" w:after="60"/>
              <w:rPr>
                <w:rFonts w:cs="Arial"/>
                <w:sz w:val="18"/>
              </w:rPr>
            </w:pPr>
            <w:r w:rsidRPr="00D257D0">
              <w:rPr>
                <w:rFonts w:cs="Arial"/>
                <w:sz w:val="18"/>
              </w:rPr>
              <w:t>NMS.KK.OBD.003</w:t>
            </w:r>
          </w:p>
        </w:tc>
        <w:tc>
          <w:tcPr>
            <w:tcW w:w="3686" w:type="dxa"/>
          </w:tcPr>
          <w:p w14:paraId="7C37EAE3" w14:textId="77777777" w:rsidR="00767C69" w:rsidRPr="00D257D0" w:rsidRDefault="00767C69" w:rsidP="00A90474">
            <w:pPr>
              <w:pStyle w:val="CommentText"/>
              <w:spacing w:before="60" w:after="60"/>
              <w:rPr>
                <w:rFonts w:cs="Arial"/>
                <w:sz w:val="18"/>
              </w:rPr>
            </w:pPr>
            <w:r w:rsidRPr="00D257D0">
              <w:rPr>
                <w:rFonts w:cs="Arial"/>
                <w:sz w:val="18"/>
              </w:rPr>
              <w:t>Kilkari shall handle the following OBD Delivery failure status:</w:t>
            </w:r>
          </w:p>
          <w:p w14:paraId="06543E7A" w14:textId="77777777" w:rsidR="00890D5D" w:rsidRDefault="00890D5D" w:rsidP="00A90474">
            <w:pPr>
              <w:pStyle w:val="CommentText"/>
              <w:numPr>
                <w:ilvl w:val="0"/>
                <w:numId w:val="15"/>
              </w:numPr>
              <w:spacing w:before="60" w:after="60"/>
              <w:rPr>
                <w:rFonts w:cs="Arial"/>
                <w:sz w:val="18"/>
              </w:rPr>
            </w:pPr>
            <w:r>
              <w:rPr>
                <w:rFonts w:cs="Arial"/>
                <w:sz w:val="18"/>
              </w:rPr>
              <w:t>No Attempt</w:t>
            </w:r>
          </w:p>
          <w:p w14:paraId="7ECC3FC0" w14:textId="77777777" w:rsidR="00890D5D" w:rsidRDefault="00890D5D" w:rsidP="00A90474">
            <w:pPr>
              <w:pStyle w:val="CommentText"/>
              <w:numPr>
                <w:ilvl w:val="0"/>
                <w:numId w:val="15"/>
              </w:numPr>
              <w:spacing w:before="60" w:after="60"/>
              <w:rPr>
                <w:rFonts w:cs="Arial"/>
                <w:sz w:val="18"/>
              </w:rPr>
            </w:pPr>
            <w:r>
              <w:rPr>
                <w:rFonts w:cs="Arial"/>
                <w:sz w:val="18"/>
              </w:rPr>
              <w:t>Busy</w:t>
            </w:r>
          </w:p>
          <w:p w14:paraId="083AFCDB" w14:textId="77777777" w:rsidR="00767C69" w:rsidRPr="00D257D0" w:rsidRDefault="00767C69" w:rsidP="00A90474">
            <w:pPr>
              <w:pStyle w:val="CommentText"/>
              <w:numPr>
                <w:ilvl w:val="0"/>
                <w:numId w:val="15"/>
              </w:numPr>
              <w:spacing w:before="60" w:after="60"/>
              <w:rPr>
                <w:rFonts w:cs="Arial"/>
                <w:sz w:val="18"/>
              </w:rPr>
            </w:pPr>
            <w:r w:rsidRPr="00D257D0">
              <w:rPr>
                <w:rFonts w:cs="Arial"/>
                <w:sz w:val="18"/>
              </w:rPr>
              <w:t>Not Answered</w:t>
            </w:r>
          </w:p>
          <w:p w14:paraId="42A5D875" w14:textId="77777777" w:rsidR="00767C69" w:rsidRPr="00D257D0" w:rsidRDefault="00767C69" w:rsidP="00A90474">
            <w:pPr>
              <w:pStyle w:val="CommentText"/>
              <w:numPr>
                <w:ilvl w:val="0"/>
                <w:numId w:val="15"/>
              </w:numPr>
              <w:spacing w:before="60" w:after="60"/>
              <w:rPr>
                <w:rFonts w:cs="Arial"/>
                <w:sz w:val="18"/>
              </w:rPr>
            </w:pPr>
            <w:r w:rsidRPr="00D257D0">
              <w:rPr>
                <w:rFonts w:cs="Arial"/>
                <w:sz w:val="18"/>
              </w:rPr>
              <w:t>Switched Off</w:t>
            </w:r>
          </w:p>
          <w:p w14:paraId="6F6DEA60" w14:textId="77777777" w:rsidR="00DE3113" w:rsidRDefault="00DE3113" w:rsidP="00A90474">
            <w:pPr>
              <w:pStyle w:val="CommentText"/>
              <w:numPr>
                <w:ilvl w:val="0"/>
                <w:numId w:val="15"/>
              </w:numPr>
              <w:spacing w:before="60" w:after="60"/>
              <w:rPr>
                <w:rFonts w:cs="Arial"/>
                <w:sz w:val="18"/>
              </w:rPr>
            </w:pPr>
            <w:r w:rsidRPr="00D257D0">
              <w:rPr>
                <w:rFonts w:cs="Arial"/>
                <w:sz w:val="18"/>
              </w:rPr>
              <w:t>Number does not exist</w:t>
            </w:r>
          </w:p>
          <w:p w14:paraId="66C557F6" w14:textId="77777777" w:rsidR="006D665E" w:rsidRPr="00D257D0" w:rsidRDefault="006D665E" w:rsidP="00A90474">
            <w:pPr>
              <w:pStyle w:val="CommentText"/>
              <w:numPr>
                <w:ilvl w:val="0"/>
                <w:numId w:val="15"/>
              </w:numPr>
              <w:spacing w:before="60" w:after="60"/>
              <w:rPr>
                <w:rFonts w:cs="Arial"/>
                <w:sz w:val="18"/>
              </w:rPr>
            </w:pPr>
            <w:r>
              <w:rPr>
                <w:rFonts w:cs="Arial"/>
                <w:sz w:val="18"/>
              </w:rPr>
              <w:t>Do Not Disturb</w:t>
            </w:r>
          </w:p>
          <w:p w14:paraId="3BCC7892" w14:textId="77777777" w:rsidR="00B32C31" w:rsidRPr="00D257D0" w:rsidRDefault="00B32C31" w:rsidP="00A90474">
            <w:pPr>
              <w:pStyle w:val="CommentText"/>
              <w:numPr>
                <w:ilvl w:val="0"/>
                <w:numId w:val="15"/>
              </w:numPr>
              <w:spacing w:before="60" w:after="60"/>
              <w:rPr>
                <w:rFonts w:cs="Arial"/>
                <w:sz w:val="18"/>
              </w:rPr>
            </w:pPr>
            <w:r w:rsidRPr="00D257D0">
              <w:rPr>
                <w:rFonts w:cs="Arial"/>
                <w:sz w:val="18"/>
              </w:rPr>
              <w:t>Others</w:t>
            </w:r>
          </w:p>
        </w:tc>
        <w:tc>
          <w:tcPr>
            <w:tcW w:w="2551" w:type="dxa"/>
          </w:tcPr>
          <w:p w14:paraId="2E3A4AB6" w14:textId="77777777" w:rsidR="00767C69" w:rsidRPr="00D257D0" w:rsidRDefault="00767C69" w:rsidP="00DF064D">
            <w:pPr>
              <w:pStyle w:val="CommentText"/>
              <w:spacing w:before="60" w:after="60"/>
              <w:rPr>
                <w:rFonts w:cs="Arial"/>
                <w:sz w:val="18"/>
              </w:rPr>
            </w:pPr>
            <w:r w:rsidRPr="00D257D0">
              <w:rPr>
                <w:rFonts w:cs="Arial"/>
                <w:sz w:val="18"/>
              </w:rPr>
              <w:t>IVR shall map all the status returned by telecom to these failure status.</w:t>
            </w:r>
          </w:p>
        </w:tc>
        <w:tc>
          <w:tcPr>
            <w:tcW w:w="1418" w:type="dxa"/>
          </w:tcPr>
          <w:p w14:paraId="0D510183"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767C69" w:rsidRPr="00D257D0" w14:paraId="370997A0" w14:textId="77777777" w:rsidTr="009C723A">
        <w:trPr>
          <w:trHeight w:val="350"/>
        </w:trPr>
        <w:tc>
          <w:tcPr>
            <w:tcW w:w="1951" w:type="dxa"/>
          </w:tcPr>
          <w:p w14:paraId="42057BE5" w14:textId="7CB6977E" w:rsidR="00767C69" w:rsidRPr="00D257D0" w:rsidRDefault="00767C69" w:rsidP="009C723A">
            <w:pPr>
              <w:pStyle w:val="CommentText"/>
              <w:spacing w:before="60" w:after="60"/>
              <w:rPr>
                <w:rFonts w:cs="Arial"/>
                <w:sz w:val="18"/>
              </w:rPr>
            </w:pPr>
            <w:r w:rsidRPr="00D257D0">
              <w:rPr>
                <w:rFonts w:cs="Arial"/>
                <w:sz w:val="18"/>
              </w:rPr>
              <w:t>NMS.KK.OBD.004</w:t>
            </w:r>
          </w:p>
        </w:tc>
        <w:tc>
          <w:tcPr>
            <w:tcW w:w="3686" w:type="dxa"/>
          </w:tcPr>
          <w:p w14:paraId="676ECC3E" w14:textId="77777777" w:rsidR="00DE3113" w:rsidRPr="00D257D0" w:rsidRDefault="00767C69" w:rsidP="00A90474">
            <w:pPr>
              <w:pStyle w:val="CommentText"/>
              <w:spacing w:before="60" w:after="60"/>
              <w:rPr>
                <w:rFonts w:cs="Arial"/>
                <w:sz w:val="18"/>
              </w:rPr>
            </w:pPr>
            <w:r w:rsidRPr="00D257D0">
              <w:rPr>
                <w:rFonts w:cs="Arial"/>
                <w:sz w:val="18"/>
              </w:rPr>
              <w:t>Kilkari shall retry the OBD Dialing of weekly messages for which delivery fails.</w:t>
            </w:r>
          </w:p>
          <w:p w14:paraId="209E4E60" w14:textId="77777777" w:rsidR="002140C3" w:rsidRPr="00D257D0" w:rsidRDefault="002140C3" w:rsidP="00563861">
            <w:pPr>
              <w:pStyle w:val="CommentText"/>
              <w:numPr>
                <w:ilvl w:val="0"/>
                <w:numId w:val="15"/>
              </w:numPr>
              <w:spacing w:before="60" w:after="60"/>
              <w:rPr>
                <w:rFonts w:cs="Arial"/>
                <w:sz w:val="18"/>
              </w:rPr>
            </w:pPr>
            <w:r w:rsidRPr="00D257D0">
              <w:rPr>
                <w:rFonts w:cs="Arial"/>
                <w:sz w:val="18"/>
              </w:rPr>
              <w:t>For single message per week, there shall 1 fresh + 3 retry days.</w:t>
            </w:r>
          </w:p>
          <w:p w14:paraId="74318945" w14:textId="77777777" w:rsidR="002140C3" w:rsidRPr="00D257D0" w:rsidRDefault="002140C3" w:rsidP="00563861">
            <w:pPr>
              <w:pStyle w:val="CommentText"/>
              <w:numPr>
                <w:ilvl w:val="0"/>
                <w:numId w:val="15"/>
              </w:numPr>
              <w:spacing w:before="60" w:after="60"/>
              <w:rPr>
                <w:rFonts w:cs="Arial"/>
                <w:sz w:val="18"/>
              </w:rPr>
            </w:pPr>
            <w:r w:rsidRPr="00D257D0">
              <w:rPr>
                <w:rFonts w:cs="Arial"/>
                <w:sz w:val="18"/>
              </w:rPr>
              <w:t>For two messages per week, there shall 1 fresh + 1 retry day.</w:t>
            </w:r>
          </w:p>
        </w:tc>
        <w:tc>
          <w:tcPr>
            <w:tcW w:w="2551" w:type="dxa"/>
          </w:tcPr>
          <w:p w14:paraId="2B6C1873" w14:textId="77777777" w:rsidR="00767C69" w:rsidRPr="00D257D0" w:rsidRDefault="00767C69" w:rsidP="00A90474">
            <w:pPr>
              <w:pStyle w:val="CommentText"/>
              <w:spacing w:before="60" w:after="60"/>
              <w:rPr>
                <w:rFonts w:cs="Arial"/>
                <w:sz w:val="18"/>
                <w:szCs w:val="18"/>
                <w:lang w:val="en-IN"/>
              </w:rPr>
            </w:pPr>
          </w:p>
        </w:tc>
        <w:tc>
          <w:tcPr>
            <w:tcW w:w="1418" w:type="dxa"/>
          </w:tcPr>
          <w:p w14:paraId="6CF2BB55"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767C69" w:rsidRPr="00D257D0" w14:paraId="5A2A8204" w14:textId="77777777" w:rsidTr="009C723A">
        <w:trPr>
          <w:trHeight w:val="350"/>
        </w:trPr>
        <w:tc>
          <w:tcPr>
            <w:tcW w:w="1951" w:type="dxa"/>
          </w:tcPr>
          <w:p w14:paraId="060AB6C3" w14:textId="77777777" w:rsidR="00767C69" w:rsidRPr="00D257D0" w:rsidRDefault="00767C69" w:rsidP="009C723A">
            <w:pPr>
              <w:pStyle w:val="CommentText"/>
              <w:spacing w:before="60" w:after="60"/>
              <w:rPr>
                <w:rFonts w:cs="Arial"/>
                <w:sz w:val="18"/>
              </w:rPr>
            </w:pPr>
            <w:r w:rsidRPr="00D257D0">
              <w:rPr>
                <w:rFonts w:cs="Arial"/>
                <w:sz w:val="18"/>
              </w:rPr>
              <w:t>NMS.KK.OBD.005</w:t>
            </w:r>
          </w:p>
        </w:tc>
        <w:tc>
          <w:tcPr>
            <w:tcW w:w="3686" w:type="dxa"/>
          </w:tcPr>
          <w:p w14:paraId="6411FDF3" w14:textId="77777777" w:rsidR="00767C69" w:rsidRPr="00D257D0" w:rsidRDefault="00767C69" w:rsidP="00A90474">
            <w:pPr>
              <w:pStyle w:val="CommentText"/>
              <w:spacing w:before="60" w:after="60"/>
              <w:rPr>
                <w:rFonts w:cs="Arial"/>
                <w:sz w:val="18"/>
              </w:rPr>
            </w:pPr>
            <w:r w:rsidRPr="00D257D0">
              <w:rPr>
                <w:rFonts w:cs="Arial"/>
                <w:sz w:val="18"/>
              </w:rPr>
              <w:t xml:space="preserve">Kilkari shall </w:t>
            </w:r>
            <w:r w:rsidR="00775E08" w:rsidRPr="00D257D0">
              <w:rPr>
                <w:rFonts w:cs="Arial"/>
                <w:sz w:val="18"/>
              </w:rPr>
              <w:t xml:space="preserve">allow user to </w:t>
            </w:r>
            <w:r w:rsidR="00DC094B" w:rsidRPr="00D257D0">
              <w:rPr>
                <w:rFonts w:cs="Arial"/>
                <w:sz w:val="18"/>
              </w:rPr>
              <w:t xml:space="preserve">deactivate </w:t>
            </w:r>
            <w:r w:rsidR="00137517" w:rsidRPr="00D257D0">
              <w:rPr>
                <w:rFonts w:cs="Arial"/>
                <w:sz w:val="18"/>
              </w:rPr>
              <w:t>the</w:t>
            </w:r>
            <w:r w:rsidRPr="00D257D0">
              <w:rPr>
                <w:rFonts w:cs="Arial"/>
                <w:sz w:val="18"/>
              </w:rPr>
              <w:t xml:space="preserve"> pack after the weekly message is played to the beneficiary</w:t>
            </w:r>
            <w:r w:rsidR="00AB3B86" w:rsidRPr="00D257D0">
              <w:rPr>
                <w:rFonts w:cs="Arial"/>
                <w:sz w:val="18"/>
              </w:rPr>
              <w:t xml:space="preserve"> via OBD</w:t>
            </w:r>
            <w:r w:rsidRPr="00D257D0">
              <w:rPr>
                <w:rFonts w:cs="Arial"/>
                <w:sz w:val="18"/>
              </w:rPr>
              <w:t>.</w:t>
            </w:r>
          </w:p>
          <w:p w14:paraId="21484C70" w14:textId="1DE4648D" w:rsidR="000D670F" w:rsidRPr="00D257D0" w:rsidRDefault="00775E08" w:rsidP="003668CF">
            <w:pPr>
              <w:pStyle w:val="CommentText"/>
              <w:spacing w:before="60" w:after="60"/>
              <w:rPr>
                <w:rFonts w:cs="Arial"/>
                <w:sz w:val="18"/>
              </w:rPr>
            </w:pPr>
            <w:r w:rsidRPr="00D257D0">
              <w:rPr>
                <w:rFonts w:cs="Arial"/>
                <w:sz w:val="18"/>
              </w:rPr>
              <w:t>If m</w:t>
            </w:r>
            <w:r w:rsidR="000D670F" w:rsidRPr="00D257D0">
              <w:rPr>
                <w:rFonts w:cs="Arial"/>
                <w:sz w:val="18"/>
              </w:rPr>
              <w:t xml:space="preserve">ultiple </w:t>
            </w:r>
            <w:proofErr w:type="gramStart"/>
            <w:r w:rsidR="000D670F" w:rsidRPr="00D257D0">
              <w:rPr>
                <w:rFonts w:cs="Arial"/>
                <w:sz w:val="18"/>
              </w:rPr>
              <w:t>subscription</w:t>
            </w:r>
            <w:proofErr w:type="gramEnd"/>
            <w:r w:rsidR="000D670F" w:rsidRPr="00D257D0">
              <w:rPr>
                <w:rFonts w:cs="Arial"/>
                <w:sz w:val="18"/>
              </w:rPr>
              <w:t xml:space="preserve"> </w:t>
            </w:r>
            <w:r w:rsidRPr="00D257D0">
              <w:rPr>
                <w:rFonts w:cs="Arial"/>
                <w:sz w:val="18"/>
              </w:rPr>
              <w:t>is</w:t>
            </w:r>
            <w:r w:rsidR="000D670F" w:rsidRPr="00D257D0">
              <w:rPr>
                <w:rFonts w:cs="Arial"/>
                <w:sz w:val="18"/>
              </w:rPr>
              <w:t xml:space="preserve"> present for a particular MSISDN</w:t>
            </w:r>
            <w:r w:rsidRPr="00D257D0">
              <w:rPr>
                <w:rFonts w:cs="Arial"/>
                <w:sz w:val="18"/>
              </w:rPr>
              <w:t>, then it</w:t>
            </w:r>
            <w:r w:rsidR="000D670F" w:rsidRPr="00D257D0">
              <w:rPr>
                <w:rFonts w:cs="Arial"/>
                <w:sz w:val="18"/>
              </w:rPr>
              <w:t xml:space="preserve"> shall result in deactivation to the pack based on the corresponding </w:t>
            </w:r>
            <w:r w:rsidR="003668CF" w:rsidRPr="00D257D0">
              <w:rPr>
                <w:rFonts w:cs="Arial"/>
                <w:sz w:val="18"/>
              </w:rPr>
              <w:t>pack</w:t>
            </w:r>
            <w:r w:rsidR="00AD155C" w:rsidRPr="00D257D0">
              <w:rPr>
                <w:rFonts w:cs="Arial"/>
                <w:sz w:val="18"/>
              </w:rPr>
              <w:t xml:space="preserve"> for which OBD was ongoing</w:t>
            </w:r>
            <w:r w:rsidR="000D670F" w:rsidRPr="00D257D0">
              <w:rPr>
                <w:rFonts w:cs="Arial"/>
                <w:sz w:val="18"/>
              </w:rPr>
              <w:t>.</w:t>
            </w:r>
          </w:p>
        </w:tc>
        <w:tc>
          <w:tcPr>
            <w:tcW w:w="2551" w:type="dxa"/>
          </w:tcPr>
          <w:p w14:paraId="6DA93382" w14:textId="77777777" w:rsidR="00767C69" w:rsidRPr="00D257D0" w:rsidRDefault="00767C69" w:rsidP="00A90474">
            <w:pPr>
              <w:pStyle w:val="CommentText"/>
              <w:spacing w:before="60" w:after="60"/>
              <w:rPr>
                <w:rFonts w:cs="Arial"/>
                <w:sz w:val="18"/>
                <w:lang w:val="en-IN"/>
              </w:rPr>
            </w:pPr>
          </w:p>
        </w:tc>
        <w:tc>
          <w:tcPr>
            <w:tcW w:w="1418" w:type="dxa"/>
          </w:tcPr>
          <w:p w14:paraId="0F2A05BB"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767C69" w:rsidRPr="00D257D0" w14:paraId="2403EEB1" w14:textId="77777777" w:rsidTr="009C723A">
        <w:trPr>
          <w:trHeight w:val="350"/>
        </w:trPr>
        <w:tc>
          <w:tcPr>
            <w:tcW w:w="1951" w:type="dxa"/>
          </w:tcPr>
          <w:p w14:paraId="2BCABE4D" w14:textId="77777777" w:rsidR="00767C69" w:rsidRPr="00D257D0" w:rsidRDefault="00767C69" w:rsidP="009C723A">
            <w:pPr>
              <w:pStyle w:val="CommentText"/>
              <w:spacing w:before="60" w:after="60"/>
              <w:rPr>
                <w:rFonts w:cs="Arial"/>
                <w:sz w:val="18"/>
              </w:rPr>
            </w:pPr>
            <w:r w:rsidRPr="00D257D0">
              <w:rPr>
                <w:rFonts w:cs="Arial"/>
                <w:sz w:val="18"/>
              </w:rPr>
              <w:t>NMS.KK.OBD.006</w:t>
            </w:r>
          </w:p>
        </w:tc>
        <w:tc>
          <w:tcPr>
            <w:tcW w:w="3686" w:type="dxa"/>
          </w:tcPr>
          <w:p w14:paraId="1BF36A90" w14:textId="77777777" w:rsidR="00767C69" w:rsidRPr="00D257D0" w:rsidRDefault="00767C69" w:rsidP="00C12306">
            <w:pPr>
              <w:pStyle w:val="CommentText"/>
              <w:spacing w:before="60" w:after="60"/>
              <w:rPr>
                <w:rFonts w:cs="Arial"/>
                <w:sz w:val="18"/>
              </w:rPr>
            </w:pPr>
            <w:r w:rsidRPr="00D257D0">
              <w:rPr>
                <w:rFonts w:cs="Arial"/>
                <w:sz w:val="18"/>
              </w:rPr>
              <w:t xml:space="preserve">Kilkari shall disconnect the OBD call if beneficiary doesn’t provide DTMF input to Deactivate the pack for </w:t>
            </w:r>
            <w:r w:rsidR="00C12306" w:rsidRPr="00D257D0">
              <w:rPr>
                <w:rFonts w:cs="Arial"/>
                <w:sz w:val="18"/>
              </w:rPr>
              <w:t>12</w:t>
            </w:r>
            <w:r w:rsidRPr="00D257D0">
              <w:rPr>
                <w:rFonts w:cs="Arial"/>
                <w:sz w:val="18"/>
              </w:rPr>
              <w:t xml:space="preserve"> seconds.</w:t>
            </w:r>
          </w:p>
        </w:tc>
        <w:tc>
          <w:tcPr>
            <w:tcW w:w="2551" w:type="dxa"/>
          </w:tcPr>
          <w:p w14:paraId="644BE0F0" w14:textId="77777777" w:rsidR="00767C69" w:rsidRPr="00D257D0" w:rsidRDefault="00767C69" w:rsidP="00A90474">
            <w:pPr>
              <w:pStyle w:val="CommentText"/>
              <w:spacing w:before="60" w:after="60"/>
              <w:rPr>
                <w:rFonts w:cs="Arial"/>
                <w:sz w:val="18"/>
                <w:lang w:val="en-IN"/>
              </w:rPr>
            </w:pPr>
          </w:p>
        </w:tc>
        <w:tc>
          <w:tcPr>
            <w:tcW w:w="1418" w:type="dxa"/>
          </w:tcPr>
          <w:p w14:paraId="4E015418" w14:textId="77777777" w:rsidR="00767C69" w:rsidRPr="00D257D0" w:rsidRDefault="00767C69" w:rsidP="00A90474">
            <w:pPr>
              <w:pStyle w:val="CommentText"/>
              <w:spacing w:before="60" w:after="60"/>
              <w:rPr>
                <w:rFonts w:cs="Arial"/>
                <w:sz w:val="18"/>
              </w:rPr>
            </w:pPr>
            <w:r w:rsidRPr="00D257D0">
              <w:rPr>
                <w:rFonts w:cs="Arial"/>
                <w:sz w:val="18"/>
              </w:rPr>
              <w:t>Draft</w:t>
            </w:r>
          </w:p>
        </w:tc>
      </w:tr>
      <w:tr w:rsidR="00074C16" w:rsidRPr="00D257D0" w14:paraId="5058CA37" w14:textId="77777777" w:rsidTr="009C723A">
        <w:trPr>
          <w:trHeight w:val="350"/>
        </w:trPr>
        <w:tc>
          <w:tcPr>
            <w:tcW w:w="1951" w:type="dxa"/>
          </w:tcPr>
          <w:p w14:paraId="45E8CB33" w14:textId="77777777" w:rsidR="00074C16" w:rsidRPr="00D257D0" w:rsidRDefault="00074C16" w:rsidP="00074C16">
            <w:pPr>
              <w:pStyle w:val="CommentText"/>
              <w:spacing w:before="60" w:after="60"/>
              <w:rPr>
                <w:rFonts w:cs="Arial"/>
                <w:sz w:val="18"/>
              </w:rPr>
            </w:pPr>
            <w:r w:rsidRPr="00D257D0">
              <w:rPr>
                <w:rFonts w:cs="Arial"/>
                <w:sz w:val="18"/>
              </w:rPr>
              <w:t>NMS.KK.OBD.007</w:t>
            </w:r>
          </w:p>
        </w:tc>
        <w:tc>
          <w:tcPr>
            <w:tcW w:w="3686" w:type="dxa"/>
          </w:tcPr>
          <w:p w14:paraId="0EC847A3" w14:textId="77777777" w:rsidR="00074C16" w:rsidRPr="00D257D0" w:rsidRDefault="00DE3113" w:rsidP="00241468">
            <w:pPr>
              <w:pStyle w:val="CommentText"/>
              <w:spacing w:before="60" w:after="60"/>
              <w:rPr>
                <w:rFonts w:cs="Arial"/>
                <w:sz w:val="18"/>
              </w:rPr>
            </w:pPr>
            <w:r w:rsidRPr="00D257D0">
              <w:rPr>
                <w:rFonts w:cs="Arial"/>
                <w:sz w:val="18"/>
              </w:rPr>
              <w:t>Kilkari</w:t>
            </w:r>
            <w:r w:rsidR="00241468" w:rsidRPr="00D257D0">
              <w:rPr>
                <w:rFonts w:cs="Arial"/>
                <w:sz w:val="18"/>
              </w:rPr>
              <w:t xml:space="preserve"> </w:t>
            </w:r>
            <w:r w:rsidR="00074C16" w:rsidRPr="00D257D0">
              <w:rPr>
                <w:rFonts w:cs="Arial"/>
                <w:sz w:val="18"/>
              </w:rPr>
              <w:t>IVR menu tree shall realize the call flow as specified in section “</w:t>
            </w:r>
            <w:r w:rsidR="00241468" w:rsidRPr="00D257D0">
              <w:rPr>
                <w:rFonts w:cs="Arial"/>
                <w:sz w:val="18"/>
              </w:rPr>
              <w:fldChar w:fldCharType="begin"/>
            </w:r>
            <w:r w:rsidR="00241468" w:rsidRPr="00D257D0">
              <w:rPr>
                <w:rFonts w:cs="Arial"/>
                <w:sz w:val="18"/>
              </w:rPr>
              <w:instrText xml:space="preserve"> REF _Ref408567350 \h </w:instrText>
            </w:r>
            <w:r w:rsidR="00D257D0">
              <w:rPr>
                <w:rFonts w:cs="Arial"/>
                <w:sz w:val="18"/>
              </w:rPr>
              <w:instrText xml:space="preserve"> \* MERGEFORMAT </w:instrText>
            </w:r>
            <w:r w:rsidR="00241468" w:rsidRPr="00D257D0">
              <w:rPr>
                <w:rFonts w:cs="Arial"/>
                <w:sz w:val="18"/>
              </w:rPr>
            </w:r>
            <w:r w:rsidR="00241468" w:rsidRPr="00D257D0">
              <w:rPr>
                <w:rFonts w:cs="Arial"/>
                <w:sz w:val="18"/>
              </w:rPr>
              <w:fldChar w:fldCharType="separate"/>
            </w:r>
            <w:r w:rsidR="00241468" w:rsidRPr="00D257D0">
              <w:rPr>
                <w:szCs w:val="18"/>
              </w:rPr>
              <w:t>OBD Call Flow</w:t>
            </w:r>
            <w:r w:rsidR="00241468" w:rsidRPr="00D257D0">
              <w:rPr>
                <w:rFonts w:cs="Arial"/>
                <w:sz w:val="18"/>
              </w:rPr>
              <w:fldChar w:fldCharType="end"/>
            </w:r>
            <w:r w:rsidR="00074C16" w:rsidRPr="00D257D0">
              <w:rPr>
                <w:rFonts w:cs="Arial"/>
                <w:sz w:val="18"/>
              </w:rPr>
              <w:t>” of this document.</w:t>
            </w:r>
            <w:r w:rsidR="00074C16" w:rsidRPr="00D257D0">
              <w:rPr>
                <w:rFonts w:cs="Arial"/>
                <w:sz w:val="18"/>
              </w:rPr>
              <w:br/>
            </w:r>
          </w:p>
        </w:tc>
        <w:tc>
          <w:tcPr>
            <w:tcW w:w="2551" w:type="dxa"/>
          </w:tcPr>
          <w:p w14:paraId="3470DF1B" w14:textId="77777777" w:rsidR="00074C16" w:rsidRPr="00D257D0" w:rsidRDefault="00074C16"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692BCCB2" w14:textId="77777777" w:rsidR="00074C16" w:rsidRPr="00D257D0" w:rsidRDefault="00074C16" w:rsidP="00A90474">
            <w:pPr>
              <w:pStyle w:val="CommentText"/>
              <w:spacing w:before="60" w:after="60"/>
              <w:rPr>
                <w:rFonts w:cs="Arial"/>
                <w:sz w:val="18"/>
              </w:rPr>
            </w:pPr>
            <w:r w:rsidRPr="00D257D0">
              <w:rPr>
                <w:rFonts w:cs="Arial"/>
                <w:sz w:val="18"/>
              </w:rPr>
              <w:t>Draft</w:t>
            </w:r>
          </w:p>
        </w:tc>
      </w:tr>
      <w:tr w:rsidR="00DE3113" w:rsidRPr="00D257D0" w14:paraId="5D6EF0AE" w14:textId="77777777" w:rsidTr="009C723A">
        <w:trPr>
          <w:trHeight w:val="350"/>
        </w:trPr>
        <w:tc>
          <w:tcPr>
            <w:tcW w:w="1951" w:type="dxa"/>
          </w:tcPr>
          <w:p w14:paraId="79527BFD" w14:textId="77777777" w:rsidR="00DE3113" w:rsidRPr="00D257D0" w:rsidRDefault="00DE3113" w:rsidP="00DE3113">
            <w:pPr>
              <w:pStyle w:val="CommentText"/>
              <w:spacing w:before="60" w:after="60"/>
              <w:rPr>
                <w:rFonts w:cs="Arial"/>
                <w:sz w:val="18"/>
              </w:rPr>
            </w:pPr>
            <w:r w:rsidRPr="00D257D0">
              <w:rPr>
                <w:rFonts w:cs="Arial"/>
                <w:sz w:val="18"/>
              </w:rPr>
              <w:t>NMS.KK.OBD.008</w:t>
            </w:r>
          </w:p>
        </w:tc>
        <w:tc>
          <w:tcPr>
            <w:tcW w:w="3686" w:type="dxa"/>
          </w:tcPr>
          <w:p w14:paraId="6C6B9B35" w14:textId="77777777" w:rsidR="00DE3113" w:rsidRPr="00D257D0" w:rsidRDefault="00DE3113" w:rsidP="00DE3113">
            <w:pPr>
              <w:pStyle w:val="CommentText"/>
              <w:spacing w:before="60" w:after="60"/>
              <w:rPr>
                <w:rFonts w:cs="Arial"/>
                <w:sz w:val="18"/>
              </w:rPr>
            </w:pPr>
            <w:r w:rsidRPr="00D257D0">
              <w:rPr>
                <w:rFonts w:cs="Arial"/>
                <w:sz w:val="18"/>
              </w:rPr>
              <w:t>Kilkari service shall deactivate a user with appropriate deactivation cause if the error “user number does not exist”</w:t>
            </w:r>
            <w:r w:rsidR="00F6185D" w:rsidRPr="00D257D0">
              <w:rPr>
                <w:rFonts w:cs="Arial"/>
                <w:sz w:val="18"/>
              </w:rPr>
              <w:t xml:space="preserve"> is received for all delivery attempts during a scheduling period for a message</w:t>
            </w:r>
            <w:r w:rsidRPr="00D257D0">
              <w:rPr>
                <w:rFonts w:cs="Arial"/>
                <w:sz w:val="18"/>
              </w:rPr>
              <w:t>,</w:t>
            </w:r>
          </w:p>
        </w:tc>
        <w:tc>
          <w:tcPr>
            <w:tcW w:w="2551" w:type="dxa"/>
          </w:tcPr>
          <w:p w14:paraId="772E3BA8" w14:textId="77777777" w:rsidR="00DE3113" w:rsidRPr="00D257D0" w:rsidRDefault="00D52B3F" w:rsidP="00A90474">
            <w:pPr>
              <w:pStyle w:val="CommentText"/>
              <w:spacing w:before="60" w:after="60"/>
              <w:rPr>
                <w:rFonts w:cs="Arial"/>
                <w:sz w:val="18"/>
                <w:lang w:val="en-IN"/>
              </w:rPr>
            </w:pPr>
            <w:r w:rsidRPr="00D257D0">
              <w:rPr>
                <w:rFonts w:cs="Arial"/>
                <w:sz w:val="18"/>
                <w:lang w:val="en-IN"/>
              </w:rPr>
              <w:t xml:space="preserve">There is no point in delivery </w:t>
            </w:r>
            <w:r w:rsidR="00247DE9" w:rsidRPr="00D257D0">
              <w:rPr>
                <w:rFonts w:cs="Arial"/>
                <w:sz w:val="18"/>
                <w:lang w:val="en-IN"/>
              </w:rPr>
              <w:t xml:space="preserve">of </w:t>
            </w:r>
            <w:r w:rsidRPr="00D257D0">
              <w:rPr>
                <w:rFonts w:cs="Arial"/>
                <w:sz w:val="18"/>
                <w:lang w:val="en-IN"/>
              </w:rPr>
              <w:t>a message to a non-existent number. Thus, after re-trying for finite number of times, the service shall be deactivated for that number.</w:t>
            </w:r>
          </w:p>
        </w:tc>
        <w:tc>
          <w:tcPr>
            <w:tcW w:w="1418" w:type="dxa"/>
          </w:tcPr>
          <w:p w14:paraId="43B3A287" w14:textId="77777777" w:rsidR="00DE3113" w:rsidRPr="00D257D0" w:rsidRDefault="00D52B3F" w:rsidP="00A90474">
            <w:pPr>
              <w:pStyle w:val="CommentText"/>
              <w:spacing w:before="60" w:after="60"/>
              <w:rPr>
                <w:rFonts w:cs="Arial"/>
                <w:sz w:val="18"/>
              </w:rPr>
            </w:pPr>
            <w:r w:rsidRPr="00D257D0">
              <w:rPr>
                <w:rFonts w:cs="Arial"/>
                <w:sz w:val="18"/>
              </w:rPr>
              <w:t>Draft</w:t>
            </w:r>
          </w:p>
        </w:tc>
      </w:tr>
    </w:tbl>
    <w:p w14:paraId="041422AC" w14:textId="77777777" w:rsidR="005D5EC6" w:rsidRPr="00D257D0" w:rsidRDefault="005D5EC6" w:rsidP="007209A0"/>
    <w:p w14:paraId="1382E3B3" w14:textId="77777777" w:rsidR="00B667FA" w:rsidRPr="00D257D0" w:rsidRDefault="008456EB" w:rsidP="00B667FA">
      <w:r w:rsidRPr="00D257D0">
        <w:rPr>
          <w:noProof/>
        </w:rPr>
        <w:drawing>
          <wp:inline distT="0" distB="0" distL="0" distR="0" wp14:anchorId="64B74E8E" wp14:editId="674D8715">
            <wp:extent cx="5943600" cy="3560068"/>
            <wp:effectExtent l="0" t="0" r="0" b="0"/>
            <wp:docPr id="7" name="Picture 7" descr="cid:image001.png@01D03A34.7532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3A34.7532103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3560068"/>
                    </a:xfrm>
                    <a:prstGeom prst="rect">
                      <a:avLst/>
                    </a:prstGeom>
                    <a:noFill/>
                    <a:ln>
                      <a:noFill/>
                    </a:ln>
                  </pic:spPr>
                </pic:pic>
              </a:graphicData>
            </a:graphic>
          </wp:inline>
        </w:drawing>
      </w:r>
    </w:p>
    <w:p w14:paraId="1F65FAE2" w14:textId="77777777" w:rsidR="004F7388" w:rsidRPr="00D257D0" w:rsidRDefault="004F7388" w:rsidP="004F7388">
      <w:pPr>
        <w:pStyle w:val="Caption"/>
      </w:pPr>
      <w:r w:rsidRPr="00D257D0">
        <w:t xml:space="preserve">Figure </w:t>
      </w:r>
      <w:fldSimple w:instr=" SEQ Figure \* ARABIC ">
        <w:r w:rsidRPr="00D257D0">
          <w:rPr>
            <w:noProof/>
          </w:rPr>
          <w:t>7</w:t>
        </w:r>
      </w:fldSimple>
      <w:r w:rsidRPr="00D257D0">
        <w:t>: Kilkari OBD Message distribution</w:t>
      </w:r>
    </w:p>
    <w:p w14:paraId="26567410" w14:textId="77777777" w:rsidR="007209A0" w:rsidRPr="00D257D0" w:rsidRDefault="007209A0" w:rsidP="00B42889">
      <w:pPr>
        <w:pStyle w:val="Heading3"/>
        <w:tabs>
          <w:tab w:val="left" w:pos="2268"/>
        </w:tabs>
      </w:pPr>
      <w:bookmarkStart w:id="116" w:name="_Toc411545816"/>
      <w:r w:rsidRPr="00D257D0">
        <w:t>IVR Handling</w:t>
      </w:r>
      <w:r w:rsidR="00B42889" w:rsidRPr="00D257D0">
        <w:t xml:space="preserve"> for Incoming Call</w:t>
      </w:r>
      <w:bookmarkEnd w:id="11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46F05483" w14:textId="77777777" w:rsidTr="009C723A">
        <w:tc>
          <w:tcPr>
            <w:tcW w:w="1951" w:type="dxa"/>
            <w:shd w:val="clear" w:color="auto" w:fill="D9D9D9" w:themeFill="background1" w:themeFillShade="D9"/>
          </w:tcPr>
          <w:p w14:paraId="5DAF59FC"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2B1C0006"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C39BA19"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DA53BB4"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019F362C" w14:textId="77777777" w:rsidTr="009C723A">
        <w:trPr>
          <w:trHeight w:val="350"/>
        </w:trPr>
        <w:tc>
          <w:tcPr>
            <w:tcW w:w="1951" w:type="dxa"/>
          </w:tcPr>
          <w:p w14:paraId="0CE703A1" w14:textId="77777777" w:rsidR="007209A0" w:rsidRPr="00D257D0" w:rsidRDefault="007209A0" w:rsidP="009C723A">
            <w:pPr>
              <w:pStyle w:val="CommentText"/>
              <w:spacing w:before="60" w:after="60"/>
              <w:rPr>
                <w:rFonts w:cs="Arial"/>
                <w:sz w:val="18"/>
              </w:rPr>
            </w:pPr>
            <w:r w:rsidRPr="00D257D0">
              <w:rPr>
                <w:rFonts w:cs="Arial"/>
                <w:sz w:val="18"/>
              </w:rPr>
              <w:t>NMS.KK.IVR.001</w:t>
            </w:r>
          </w:p>
        </w:tc>
        <w:tc>
          <w:tcPr>
            <w:tcW w:w="3686" w:type="dxa"/>
          </w:tcPr>
          <w:p w14:paraId="1582E965" w14:textId="77777777" w:rsidR="007209A0" w:rsidRPr="00D257D0" w:rsidRDefault="007209A0" w:rsidP="000537E6">
            <w:pPr>
              <w:pStyle w:val="CommentText"/>
              <w:spacing w:before="60" w:after="60"/>
              <w:rPr>
                <w:rFonts w:cs="Arial"/>
                <w:sz w:val="18"/>
              </w:rPr>
            </w:pPr>
            <w:r w:rsidRPr="00D257D0">
              <w:rPr>
                <w:rFonts w:cs="Arial"/>
                <w:sz w:val="18"/>
              </w:rPr>
              <w:t xml:space="preserve">Kilkari shall play </w:t>
            </w:r>
            <w:r w:rsidR="000537E6" w:rsidRPr="00D257D0">
              <w:rPr>
                <w:rFonts w:cs="Arial"/>
                <w:sz w:val="18"/>
              </w:rPr>
              <w:t>a</w:t>
            </w:r>
            <w:r w:rsidRPr="00D257D0">
              <w:rPr>
                <w:rFonts w:cs="Arial"/>
                <w:sz w:val="18"/>
              </w:rPr>
              <w:t xml:space="preserve"> welcome message on receiving an IVR Incoming call for Subscription of a pack.</w:t>
            </w:r>
          </w:p>
        </w:tc>
        <w:tc>
          <w:tcPr>
            <w:tcW w:w="2551" w:type="dxa"/>
          </w:tcPr>
          <w:p w14:paraId="5A407A1E" w14:textId="77777777" w:rsidR="007209A0" w:rsidRPr="00D257D0" w:rsidRDefault="00ED7EFA" w:rsidP="009C723A">
            <w:pPr>
              <w:pStyle w:val="CommentText"/>
              <w:spacing w:before="60" w:after="60"/>
              <w:rPr>
                <w:rFonts w:cs="Arial"/>
                <w:sz w:val="18"/>
                <w:lang w:val="en-IN"/>
              </w:rPr>
            </w:pPr>
            <w:r w:rsidRPr="00D257D0">
              <w:rPr>
                <w:rFonts w:cs="Arial"/>
                <w:sz w:val="18"/>
              </w:rPr>
              <w:t>Also see comment in NMS.KK.ACCESS.004.</w:t>
            </w:r>
          </w:p>
        </w:tc>
        <w:tc>
          <w:tcPr>
            <w:tcW w:w="1418" w:type="dxa"/>
          </w:tcPr>
          <w:p w14:paraId="7699B41A"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B80BBE" w:rsidRPr="00D257D0" w14:paraId="739738A6" w14:textId="77777777" w:rsidTr="009C723A">
        <w:trPr>
          <w:trHeight w:val="350"/>
        </w:trPr>
        <w:tc>
          <w:tcPr>
            <w:tcW w:w="1951" w:type="dxa"/>
          </w:tcPr>
          <w:p w14:paraId="53EDD8AD" w14:textId="77777777" w:rsidR="00B80BBE" w:rsidRPr="00D257D0" w:rsidRDefault="00B80BBE" w:rsidP="00A90474">
            <w:pPr>
              <w:pStyle w:val="CommentText"/>
              <w:spacing w:before="60" w:after="60"/>
              <w:rPr>
                <w:rFonts w:cs="Arial"/>
                <w:sz w:val="18"/>
              </w:rPr>
            </w:pPr>
            <w:r w:rsidRPr="00D257D0">
              <w:rPr>
                <w:rFonts w:cs="Arial"/>
                <w:sz w:val="18"/>
              </w:rPr>
              <w:t>NMS.KK.IVR.002</w:t>
            </w:r>
          </w:p>
        </w:tc>
        <w:tc>
          <w:tcPr>
            <w:tcW w:w="3686" w:type="dxa"/>
          </w:tcPr>
          <w:p w14:paraId="669E4282" w14:textId="77777777" w:rsidR="00B80BBE" w:rsidRPr="00D257D0" w:rsidRDefault="00B80BBE" w:rsidP="00B80BBE">
            <w:pPr>
              <w:pStyle w:val="CommentText"/>
              <w:spacing w:before="60" w:after="60"/>
              <w:rPr>
                <w:rFonts w:cs="Arial"/>
                <w:sz w:val="18"/>
              </w:rPr>
            </w:pPr>
            <w:r w:rsidRPr="00D257D0">
              <w:rPr>
                <w:rFonts w:cs="Arial"/>
                <w:sz w:val="18"/>
              </w:rPr>
              <w:t xml:space="preserve">Kilkari shall play a different welcome message for the </w:t>
            </w:r>
            <w:r w:rsidR="00447F0E" w:rsidRPr="00D257D0">
              <w:rPr>
                <w:rFonts w:cs="Arial"/>
                <w:sz w:val="18"/>
              </w:rPr>
              <w:t xml:space="preserve">beneficiary who </w:t>
            </w:r>
            <w:r w:rsidR="00477CB7" w:rsidRPr="00D257D0">
              <w:rPr>
                <w:rFonts w:cs="Arial"/>
                <w:sz w:val="18"/>
              </w:rPr>
              <w:t xml:space="preserve">accesses the Inbox </w:t>
            </w:r>
            <w:r w:rsidR="00FD6FE0" w:rsidRPr="00D257D0">
              <w:rPr>
                <w:rFonts w:cs="Arial"/>
                <w:sz w:val="18"/>
              </w:rPr>
              <w:t>and has</w:t>
            </w:r>
            <w:r w:rsidRPr="00D257D0">
              <w:rPr>
                <w:rFonts w:cs="Arial"/>
                <w:sz w:val="18"/>
              </w:rPr>
              <w:t xml:space="preserve"> “Early Subscription”</w:t>
            </w:r>
            <w:r w:rsidR="00B36C88" w:rsidRPr="00D257D0">
              <w:rPr>
                <w:rFonts w:cs="Arial"/>
                <w:sz w:val="18"/>
              </w:rPr>
              <w:t xml:space="preserve"> subscribed via MCTS </w:t>
            </w:r>
            <w:proofErr w:type="gramStart"/>
            <w:r w:rsidR="00B36C88" w:rsidRPr="00D257D0">
              <w:rPr>
                <w:rFonts w:cs="Arial"/>
                <w:sz w:val="18"/>
              </w:rPr>
              <w:t>upload</w:t>
            </w:r>
            <w:r w:rsidR="00477CB7" w:rsidRPr="00D257D0">
              <w:rPr>
                <w:rFonts w:cs="Arial"/>
                <w:sz w:val="18"/>
              </w:rPr>
              <w:t xml:space="preserve"> which</w:t>
            </w:r>
            <w:proofErr w:type="gramEnd"/>
            <w:r w:rsidR="00477CB7" w:rsidRPr="00D257D0">
              <w:rPr>
                <w:rFonts w:cs="Arial"/>
                <w:sz w:val="18"/>
              </w:rPr>
              <w:t xml:space="preserve"> is not activated yet</w:t>
            </w:r>
            <w:r w:rsidRPr="00D257D0">
              <w:rPr>
                <w:rFonts w:cs="Arial"/>
                <w:sz w:val="18"/>
              </w:rPr>
              <w:t>.</w:t>
            </w:r>
          </w:p>
        </w:tc>
        <w:tc>
          <w:tcPr>
            <w:tcW w:w="2551" w:type="dxa"/>
          </w:tcPr>
          <w:p w14:paraId="606A5C7A" w14:textId="77777777" w:rsidR="00B80BBE" w:rsidRPr="00D257D0" w:rsidRDefault="00B80BBE" w:rsidP="00A90474">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NMS.KK.ACCESS.007 for description of “Early Subscription”.</w:t>
            </w:r>
          </w:p>
        </w:tc>
        <w:tc>
          <w:tcPr>
            <w:tcW w:w="1418" w:type="dxa"/>
          </w:tcPr>
          <w:p w14:paraId="6B6A99B2" w14:textId="77777777" w:rsidR="00B80BBE" w:rsidRPr="00D257D0" w:rsidRDefault="00B80BBE" w:rsidP="00A90474">
            <w:pPr>
              <w:pStyle w:val="CommentText"/>
              <w:spacing w:before="60" w:after="60"/>
              <w:rPr>
                <w:rFonts w:cs="Arial"/>
                <w:sz w:val="18"/>
              </w:rPr>
            </w:pPr>
            <w:r w:rsidRPr="00D257D0">
              <w:rPr>
                <w:rFonts w:cs="Arial"/>
                <w:sz w:val="18"/>
              </w:rPr>
              <w:t>Draft</w:t>
            </w:r>
          </w:p>
        </w:tc>
      </w:tr>
      <w:tr w:rsidR="00B80BBE" w:rsidRPr="00D257D0" w14:paraId="51D1223D" w14:textId="77777777" w:rsidTr="009C723A">
        <w:trPr>
          <w:trHeight w:val="350"/>
        </w:trPr>
        <w:tc>
          <w:tcPr>
            <w:tcW w:w="1951" w:type="dxa"/>
          </w:tcPr>
          <w:p w14:paraId="0B65233B" w14:textId="77777777" w:rsidR="00B80BBE" w:rsidRPr="00D257D0" w:rsidRDefault="00447F0E" w:rsidP="009C723A">
            <w:pPr>
              <w:pStyle w:val="CommentText"/>
              <w:spacing w:before="60" w:after="60"/>
              <w:rPr>
                <w:rFonts w:cs="Arial"/>
                <w:sz w:val="18"/>
              </w:rPr>
            </w:pPr>
            <w:r w:rsidRPr="00D257D0">
              <w:rPr>
                <w:rFonts w:cs="Arial"/>
                <w:sz w:val="18"/>
              </w:rPr>
              <w:t>NMS.KK.IVR.003</w:t>
            </w:r>
          </w:p>
        </w:tc>
        <w:tc>
          <w:tcPr>
            <w:tcW w:w="3686" w:type="dxa"/>
          </w:tcPr>
          <w:p w14:paraId="420549B4" w14:textId="77777777" w:rsidR="00B80BBE" w:rsidRPr="00D257D0" w:rsidRDefault="00B80BBE" w:rsidP="00622053">
            <w:pPr>
              <w:pStyle w:val="CommentText"/>
              <w:spacing w:before="60" w:after="60"/>
              <w:rPr>
                <w:rFonts w:cs="Arial"/>
                <w:sz w:val="18"/>
              </w:rPr>
            </w:pPr>
            <w:r w:rsidRPr="00D257D0">
              <w:rPr>
                <w:rFonts w:cs="Arial"/>
                <w:sz w:val="18"/>
              </w:rPr>
              <w:t>Kilkari shall ensure that beneficiary</w:t>
            </w:r>
            <w:r w:rsidR="00F80EDC" w:rsidRPr="00D257D0">
              <w:rPr>
                <w:rFonts w:cs="Arial"/>
                <w:sz w:val="18"/>
              </w:rPr>
              <w:t xml:space="preserve"> must</w:t>
            </w:r>
            <w:r w:rsidRPr="00D257D0">
              <w:rPr>
                <w:rFonts w:cs="Arial"/>
                <w:sz w:val="18"/>
              </w:rPr>
              <w:t xml:space="preserve"> give consent via DTMF twice before activating the subscription</w:t>
            </w:r>
            <w:r w:rsidR="00F12EF1" w:rsidRPr="00D257D0">
              <w:rPr>
                <w:rFonts w:cs="Arial"/>
                <w:sz w:val="18"/>
              </w:rPr>
              <w:t>.</w:t>
            </w:r>
          </w:p>
        </w:tc>
        <w:tc>
          <w:tcPr>
            <w:tcW w:w="2551" w:type="dxa"/>
          </w:tcPr>
          <w:p w14:paraId="5FE94BDD" w14:textId="5DF237E8" w:rsidR="00B80BBE" w:rsidRPr="00D257D0" w:rsidRDefault="002758BD" w:rsidP="00257DA1">
            <w:pPr>
              <w:pStyle w:val="CommentText"/>
              <w:spacing w:before="60" w:after="60"/>
              <w:rPr>
                <w:rFonts w:cs="Arial"/>
                <w:sz w:val="18"/>
                <w:lang w:val="en-IN"/>
              </w:rPr>
            </w:pPr>
            <w:r w:rsidRPr="00D257D0">
              <w:rPr>
                <w:rFonts w:cs="Arial"/>
                <w:sz w:val="18"/>
                <w:lang w:val="en-IN"/>
              </w:rPr>
              <w:t>Typically, a VAS service requires that the user feeds the consent twice and that the second consent is stored in a separate consent gateway (irrespective of whether service is free or paid). However for NMS service, exception from this rule is being sought from TRAI</w:t>
            </w:r>
            <w:r w:rsidR="00E039A6" w:rsidRPr="00D257D0">
              <w:rPr>
                <w:rFonts w:cs="Arial"/>
                <w:sz w:val="18"/>
                <w:lang w:val="en-IN"/>
              </w:rPr>
              <w:t xml:space="preserve"> by MoHFW.</w:t>
            </w:r>
            <w:r w:rsidR="00257DA1" w:rsidRPr="00D257D0">
              <w:rPr>
                <w:rFonts w:cs="Arial"/>
                <w:sz w:val="18"/>
                <w:lang w:val="en-IN"/>
              </w:rPr>
              <w:t xml:space="preserve"> We are awaiting confirmation from MoHFW in writing.</w:t>
            </w:r>
            <w:r w:rsidR="00E039A6" w:rsidRPr="00D257D0">
              <w:rPr>
                <w:rFonts w:cs="Arial"/>
                <w:sz w:val="18"/>
                <w:lang w:val="en-IN"/>
              </w:rPr>
              <w:t xml:space="preserve"> </w:t>
            </w:r>
          </w:p>
        </w:tc>
        <w:tc>
          <w:tcPr>
            <w:tcW w:w="1418" w:type="dxa"/>
          </w:tcPr>
          <w:p w14:paraId="14105672" w14:textId="77777777" w:rsidR="00B80BBE" w:rsidRPr="00D257D0" w:rsidRDefault="00B80BBE" w:rsidP="009C723A">
            <w:pPr>
              <w:pStyle w:val="CommentText"/>
              <w:spacing w:before="60" w:after="60"/>
              <w:rPr>
                <w:rFonts w:cs="Arial"/>
                <w:sz w:val="18"/>
              </w:rPr>
            </w:pPr>
            <w:r w:rsidRPr="00D257D0">
              <w:rPr>
                <w:rFonts w:cs="Arial"/>
                <w:sz w:val="18"/>
              </w:rPr>
              <w:t>Draft</w:t>
            </w:r>
          </w:p>
        </w:tc>
      </w:tr>
      <w:tr w:rsidR="00B80BBE" w:rsidRPr="00D257D0" w14:paraId="3FDFECE3" w14:textId="77777777" w:rsidTr="009C723A">
        <w:trPr>
          <w:trHeight w:val="350"/>
        </w:trPr>
        <w:tc>
          <w:tcPr>
            <w:tcW w:w="1951" w:type="dxa"/>
          </w:tcPr>
          <w:p w14:paraId="5F1B5B4B" w14:textId="77777777" w:rsidR="00B80BBE" w:rsidRPr="00D257D0" w:rsidRDefault="00B80BBE" w:rsidP="00447F0E">
            <w:pPr>
              <w:pStyle w:val="CommentText"/>
              <w:spacing w:before="60" w:after="60"/>
              <w:rPr>
                <w:rFonts w:cs="Arial"/>
                <w:sz w:val="18"/>
              </w:rPr>
            </w:pPr>
            <w:r w:rsidRPr="00D257D0">
              <w:rPr>
                <w:rFonts w:cs="Arial"/>
                <w:sz w:val="18"/>
              </w:rPr>
              <w:t>NMS.KK.IVR.00</w:t>
            </w:r>
            <w:r w:rsidR="00447F0E" w:rsidRPr="00D257D0">
              <w:rPr>
                <w:rFonts w:cs="Arial"/>
                <w:sz w:val="18"/>
              </w:rPr>
              <w:t>4</w:t>
            </w:r>
          </w:p>
        </w:tc>
        <w:tc>
          <w:tcPr>
            <w:tcW w:w="3686" w:type="dxa"/>
          </w:tcPr>
          <w:p w14:paraId="378A43FB" w14:textId="77777777" w:rsidR="00B80BBE" w:rsidRPr="00D257D0" w:rsidRDefault="00B80BBE" w:rsidP="00F12EF1">
            <w:pPr>
              <w:pStyle w:val="CommentText"/>
              <w:spacing w:before="60" w:after="60"/>
              <w:rPr>
                <w:rFonts w:cs="Arial"/>
                <w:sz w:val="18"/>
              </w:rPr>
            </w:pPr>
            <w:r w:rsidRPr="00D257D0">
              <w:rPr>
                <w:rFonts w:cs="Arial"/>
                <w:sz w:val="18"/>
              </w:rPr>
              <w:t>Kilkari shall repeat the request once again to give consent if no DTMF input is provided by caller in the first request.</w:t>
            </w:r>
          </w:p>
        </w:tc>
        <w:tc>
          <w:tcPr>
            <w:tcW w:w="2551" w:type="dxa"/>
          </w:tcPr>
          <w:p w14:paraId="4E5ED810" w14:textId="77777777" w:rsidR="00B80BBE" w:rsidRPr="00D257D0" w:rsidRDefault="00B80BBE" w:rsidP="009C723A">
            <w:pPr>
              <w:pStyle w:val="CommentText"/>
              <w:spacing w:before="60" w:after="60"/>
              <w:rPr>
                <w:rFonts w:cs="Arial"/>
                <w:sz w:val="18"/>
                <w:lang w:val="en-IN"/>
              </w:rPr>
            </w:pPr>
            <w:r w:rsidRPr="00D257D0">
              <w:rPr>
                <w:rFonts w:cs="Arial"/>
                <w:sz w:val="18"/>
                <w:lang w:val="en-IN"/>
              </w:rPr>
              <w:t xml:space="preserve">Wait time to give DTMF input for consent shall be </w:t>
            </w:r>
            <w:r w:rsidR="008F3014" w:rsidRPr="00D257D0">
              <w:rPr>
                <w:rFonts w:cs="Arial"/>
                <w:sz w:val="18"/>
                <w:lang w:val="en-IN"/>
              </w:rPr>
              <w:t xml:space="preserve">12 </w:t>
            </w:r>
            <w:r w:rsidRPr="00D257D0">
              <w:rPr>
                <w:rFonts w:cs="Arial"/>
                <w:sz w:val="18"/>
                <w:lang w:val="en-IN"/>
              </w:rPr>
              <w:t>seconds.</w:t>
            </w:r>
          </w:p>
          <w:p w14:paraId="2793BC86" w14:textId="77777777" w:rsidR="00B80BBE" w:rsidRPr="00D257D0" w:rsidRDefault="00B80BBE" w:rsidP="009C723A">
            <w:pPr>
              <w:pStyle w:val="CommentText"/>
              <w:spacing w:before="60" w:after="60"/>
              <w:rPr>
                <w:rFonts w:cs="Arial"/>
                <w:sz w:val="18"/>
                <w:lang w:val="en-IN"/>
              </w:rPr>
            </w:pPr>
            <w:r w:rsidRPr="00D257D0">
              <w:rPr>
                <w:rFonts w:cs="Arial"/>
                <w:sz w:val="18"/>
                <w:lang w:val="en-IN"/>
              </w:rPr>
              <w:t>See Call Flow for “Kilkari Subscription</w:t>
            </w:r>
          </w:p>
        </w:tc>
        <w:tc>
          <w:tcPr>
            <w:tcW w:w="1418" w:type="dxa"/>
          </w:tcPr>
          <w:p w14:paraId="69B42AEE" w14:textId="77777777" w:rsidR="00B80BBE" w:rsidRPr="00D257D0" w:rsidRDefault="00B80BBE" w:rsidP="009C723A">
            <w:pPr>
              <w:pStyle w:val="CommentText"/>
              <w:spacing w:before="60" w:after="60"/>
              <w:rPr>
                <w:rFonts w:cs="Arial"/>
                <w:sz w:val="18"/>
              </w:rPr>
            </w:pPr>
            <w:r w:rsidRPr="00D257D0">
              <w:rPr>
                <w:rFonts w:cs="Arial"/>
                <w:sz w:val="18"/>
              </w:rPr>
              <w:t>Draft</w:t>
            </w:r>
          </w:p>
        </w:tc>
      </w:tr>
      <w:tr w:rsidR="007A6254" w:rsidRPr="00D257D0" w14:paraId="50388EFA" w14:textId="77777777" w:rsidTr="009C723A">
        <w:trPr>
          <w:trHeight w:val="350"/>
        </w:trPr>
        <w:tc>
          <w:tcPr>
            <w:tcW w:w="1951" w:type="dxa"/>
          </w:tcPr>
          <w:p w14:paraId="0C8FA70C" w14:textId="77777777" w:rsidR="007A6254" w:rsidRPr="00D257D0" w:rsidRDefault="007A6254" w:rsidP="00447F0E">
            <w:pPr>
              <w:pStyle w:val="CommentText"/>
              <w:spacing w:before="60" w:after="60"/>
              <w:rPr>
                <w:rFonts w:cs="Arial"/>
                <w:sz w:val="18"/>
              </w:rPr>
            </w:pPr>
            <w:r w:rsidRPr="00D257D0">
              <w:rPr>
                <w:rFonts w:cs="Arial"/>
                <w:sz w:val="18"/>
              </w:rPr>
              <w:t>NMS.KK.IVR.005</w:t>
            </w:r>
          </w:p>
        </w:tc>
        <w:tc>
          <w:tcPr>
            <w:tcW w:w="3686" w:type="dxa"/>
          </w:tcPr>
          <w:p w14:paraId="7E081E05" w14:textId="77777777" w:rsidR="007A6254" w:rsidRPr="00D257D0" w:rsidRDefault="007A6254" w:rsidP="007A6254">
            <w:pPr>
              <w:pStyle w:val="CommentText"/>
              <w:spacing w:before="60" w:after="60"/>
              <w:rPr>
                <w:rFonts w:cs="Arial"/>
                <w:sz w:val="18"/>
              </w:rPr>
            </w:pPr>
            <w:r w:rsidRPr="00D257D0">
              <w:rPr>
                <w:rFonts w:cs="Arial"/>
                <w:sz w:val="18"/>
              </w:rPr>
              <w:t>The KK IVR menu tree shall realize the call flow as specified in section “</w:t>
            </w:r>
            <w:r w:rsidRPr="00D257D0">
              <w:rPr>
                <w:rFonts w:cs="Arial"/>
                <w:sz w:val="18"/>
              </w:rPr>
              <w:fldChar w:fldCharType="begin"/>
            </w:r>
            <w:r w:rsidRPr="00D257D0">
              <w:rPr>
                <w:rFonts w:cs="Arial"/>
                <w:sz w:val="18"/>
              </w:rPr>
              <w:instrText xml:space="preserve"> REF _Ref408567250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t xml:space="preserve">Welcome Message and </w:t>
            </w:r>
            <w:proofErr w:type="spellStart"/>
            <w:r w:rsidRPr="00D257D0">
              <w:t>Kilakri</w:t>
            </w:r>
            <w:proofErr w:type="spellEnd"/>
            <w:r w:rsidRPr="00D257D0">
              <w:t xml:space="preserve"> Subscription via IVR</w:t>
            </w:r>
            <w:r w:rsidRPr="00D257D0">
              <w:rPr>
                <w:rFonts w:cs="Arial"/>
                <w:sz w:val="18"/>
              </w:rPr>
              <w:fldChar w:fldCharType="end"/>
            </w:r>
            <w:r w:rsidRPr="00D257D0">
              <w:rPr>
                <w:rFonts w:cs="Arial"/>
                <w:sz w:val="18"/>
              </w:rPr>
              <w:t>” of this document.</w:t>
            </w:r>
          </w:p>
        </w:tc>
        <w:tc>
          <w:tcPr>
            <w:tcW w:w="2551" w:type="dxa"/>
          </w:tcPr>
          <w:p w14:paraId="18749B88" w14:textId="77777777" w:rsidR="007A6254" w:rsidRPr="00D257D0" w:rsidRDefault="007A6254" w:rsidP="009C723A">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4C7F71AB" w14:textId="77777777" w:rsidR="007A6254" w:rsidRPr="00D257D0" w:rsidRDefault="007A6254" w:rsidP="009C723A">
            <w:pPr>
              <w:pStyle w:val="CommentText"/>
              <w:spacing w:before="60" w:after="60"/>
              <w:rPr>
                <w:rFonts w:cs="Arial"/>
                <w:sz w:val="18"/>
              </w:rPr>
            </w:pPr>
            <w:r w:rsidRPr="00D257D0">
              <w:rPr>
                <w:rFonts w:cs="Arial"/>
                <w:sz w:val="18"/>
              </w:rPr>
              <w:t>Draft</w:t>
            </w:r>
          </w:p>
        </w:tc>
      </w:tr>
      <w:tr w:rsidR="00023917" w:rsidRPr="00D257D0" w14:paraId="18BF85BD" w14:textId="77777777" w:rsidTr="009C723A">
        <w:trPr>
          <w:trHeight w:val="350"/>
        </w:trPr>
        <w:tc>
          <w:tcPr>
            <w:tcW w:w="1951" w:type="dxa"/>
          </w:tcPr>
          <w:p w14:paraId="24D1EF34" w14:textId="77777777" w:rsidR="00023917" w:rsidRPr="00D257D0" w:rsidRDefault="00023917" w:rsidP="00023917">
            <w:pPr>
              <w:pStyle w:val="CommentText"/>
              <w:spacing w:before="60" w:after="60"/>
              <w:rPr>
                <w:rFonts w:cs="Arial"/>
                <w:sz w:val="18"/>
              </w:rPr>
            </w:pPr>
            <w:r w:rsidRPr="00D257D0">
              <w:rPr>
                <w:rFonts w:cs="Arial"/>
                <w:sz w:val="18"/>
              </w:rPr>
              <w:t>NMS.KK.IVR.006</w:t>
            </w:r>
          </w:p>
        </w:tc>
        <w:tc>
          <w:tcPr>
            <w:tcW w:w="3686" w:type="dxa"/>
          </w:tcPr>
          <w:p w14:paraId="24D26453" w14:textId="77777777" w:rsidR="00023917" w:rsidRPr="00D257D0" w:rsidRDefault="00023917" w:rsidP="00B32145">
            <w:pPr>
              <w:pStyle w:val="CommentText"/>
              <w:spacing w:before="60" w:after="60"/>
              <w:rPr>
                <w:rFonts w:cs="Arial"/>
                <w:sz w:val="18"/>
              </w:rPr>
            </w:pPr>
            <w:r w:rsidRPr="00D257D0">
              <w:rPr>
                <w:rFonts w:cs="Arial"/>
                <w:sz w:val="18"/>
              </w:rPr>
              <w:t>In case a beneficiary whose subscription has “</w:t>
            </w:r>
            <w:r w:rsidR="00B32145" w:rsidRPr="00D257D0">
              <w:rPr>
                <w:rFonts w:cs="Arial"/>
                <w:sz w:val="18"/>
              </w:rPr>
              <w:t>completed</w:t>
            </w:r>
            <w:r w:rsidRPr="00D257D0">
              <w:rPr>
                <w:rFonts w:cs="Arial"/>
                <w:sz w:val="18"/>
              </w:rPr>
              <w:t>” calls the inbox, Inbox will contain the last message played to user till 7 days after completion. After 7 days the inbox will be deleted and promotional tune shall be played.</w:t>
            </w:r>
          </w:p>
        </w:tc>
        <w:tc>
          <w:tcPr>
            <w:tcW w:w="2551" w:type="dxa"/>
          </w:tcPr>
          <w:p w14:paraId="365F941A" w14:textId="77777777" w:rsidR="00023917" w:rsidRPr="00D257D0" w:rsidRDefault="00023917" w:rsidP="009C723A">
            <w:pPr>
              <w:pStyle w:val="CommentText"/>
              <w:spacing w:before="60" w:after="60"/>
              <w:rPr>
                <w:rFonts w:cs="Arial"/>
                <w:sz w:val="18"/>
                <w:lang w:val="en-IN"/>
              </w:rPr>
            </w:pPr>
          </w:p>
        </w:tc>
        <w:tc>
          <w:tcPr>
            <w:tcW w:w="1418" w:type="dxa"/>
          </w:tcPr>
          <w:p w14:paraId="0BC17C05" w14:textId="77777777" w:rsidR="00023917" w:rsidRPr="00D257D0" w:rsidRDefault="003B1752" w:rsidP="009C723A">
            <w:pPr>
              <w:pStyle w:val="CommentText"/>
              <w:spacing w:before="60" w:after="60"/>
              <w:rPr>
                <w:rFonts w:cs="Arial"/>
                <w:sz w:val="18"/>
              </w:rPr>
            </w:pPr>
            <w:r w:rsidRPr="00D257D0">
              <w:rPr>
                <w:rFonts w:cs="Arial"/>
                <w:sz w:val="18"/>
              </w:rPr>
              <w:t>Draft</w:t>
            </w:r>
          </w:p>
        </w:tc>
      </w:tr>
    </w:tbl>
    <w:p w14:paraId="067A66CD" w14:textId="77777777" w:rsidR="007209A0" w:rsidRPr="00D257D0" w:rsidRDefault="007209A0" w:rsidP="007209A0">
      <w:pPr>
        <w:pStyle w:val="Heading3"/>
      </w:pPr>
      <w:bookmarkStart w:id="117" w:name="_Toc411545817"/>
      <w:r w:rsidRPr="00D257D0">
        <w:t>Inbox Handling</w:t>
      </w:r>
      <w:bookmarkEnd w:id="11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6CE5D3B9" w14:textId="77777777" w:rsidTr="009C723A">
        <w:tc>
          <w:tcPr>
            <w:tcW w:w="1951" w:type="dxa"/>
            <w:shd w:val="clear" w:color="auto" w:fill="D9D9D9" w:themeFill="background1" w:themeFillShade="D9"/>
          </w:tcPr>
          <w:p w14:paraId="20C6705C"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77D14180"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1CAC1AA"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A745B77"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0918FC04" w14:textId="77777777" w:rsidTr="009C723A">
        <w:trPr>
          <w:trHeight w:val="350"/>
        </w:trPr>
        <w:tc>
          <w:tcPr>
            <w:tcW w:w="1951" w:type="dxa"/>
          </w:tcPr>
          <w:p w14:paraId="47F844D6" w14:textId="77777777" w:rsidR="007209A0" w:rsidRPr="00D257D0" w:rsidRDefault="007209A0" w:rsidP="00B42889">
            <w:pPr>
              <w:pStyle w:val="CommentText"/>
              <w:spacing w:before="60" w:after="60"/>
              <w:rPr>
                <w:rFonts w:cs="Arial"/>
                <w:sz w:val="18"/>
              </w:rPr>
            </w:pPr>
            <w:r w:rsidRPr="00D257D0">
              <w:rPr>
                <w:rFonts w:cs="Arial"/>
                <w:sz w:val="18"/>
              </w:rPr>
              <w:t>NMS.KK.I</w:t>
            </w:r>
            <w:r w:rsidR="00B42889" w:rsidRPr="00D257D0">
              <w:rPr>
                <w:rFonts w:cs="Arial"/>
                <w:sz w:val="18"/>
              </w:rPr>
              <w:t>NBO</w:t>
            </w:r>
            <w:r w:rsidRPr="00D257D0">
              <w:rPr>
                <w:rFonts w:cs="Arial"/>
                <w:sz w:val="18"/>
              </w:rPr>
              <w:t>X.001</w:t>
            </w:r>
          </w:p>
        </w:tc>
        <w:tc>
          <w:tcPr>
            <w:tcW w:w="3686" w:type="dxa"/>
          </w:tcPr>
          <w:p w14:paraId="1A759D7C" w14:textId="77777777" w:rsidR="007209A0" w:rsidRPr="00D257D0" w:rsidRDefault="007209A0" w:rsidP="00A67FDB">
            <w:pPr>
              <w:pStyle w:val="CommentText"/>
              <w:spacing w:before="60" w:after="60"/>
              <w:rPr>
                <w:rFonts w:cs="Arial"/>
                <w:sz w:val="18"/>
              </w:rPr>
            </w:pPr>
            <w:r w:rsidRPr="00D257D0">
              <w:rPr>
                <w:rFonts w:cs="Arial"/>
                <w:sz w:val="18"/>
              </w:rPr>
              <w:t xml:space="preserve">Kilkari shall </w:t>
            </w:r>
            <w:r w:rsidR="00A67FDB" w:rsidRPr="00D257D0">
              <w:rPr>
                <w:rFonts w:cs="Arial"/>
                <w:sz w:val="18"/>
              </w:rPr>
              <w:t xml:space="preserve">make available </w:t>
            </w:r>
            <w:r w:rsidRPr="00D257D0">
              <w:rPr>
                <w:rFonts w:cs="Arial"/>
                <w:sz w:val="18"/>
              </w:rPr>
              <w:t>a single message of current week in the inbox corresponding to each pack, as soon it is scheduled for OBD delivery.</w:t>
            </w:r>
          </w:p>
        </w:tc>
        <w:tc>
          <w:tcPr>
            <w:tcW w:w="2551" w:type="dxa"/>
          </w:tcPr>
          <w:p w14:paraId="2D276C6C" w14:textId="77777777" w:rsidR="007209A0" w:rsidRPr="00D257D0" w:rsidRDefault="007209A0" w:rsidP="009C723A">
            <w:pPr>
              <w:pStyle w:val="CommentText"/>
              <w:spacing w:before="60" w:after="60"/>
              <w:rPr>
                <w:rFonts w:cs="Arial"/>
                <w:sz w:val="18"/>
                <w:lang w:val="en-IN"/>
              </w:rPr>
            </w:pPr>
            <w:r w:rsidRPr="00D257D0">
              <w:rPr>
                <w:rFonts w:cs="Arial"/>
                <w:sz w:val="18"/>
                <w:lang w:val="en-IN"/>
              </w:rPr>
              <w:t>Even if a pack is configured to deliver multiple OBD messages per week, only the last scheduled message is saved in the inbox.</w:t>
            </w:r>
          </w:p>
          <w:p w14:paraId="5C7744EC" w14:textId="77777777" w:rsidR="00A25AB4" w:rsidRPr="00D257D0" w:rsidRDefault="00A25AB4" w:rsidP="009C723A">
            <w:pPr>
              <w:pStyle w:val="CommentText"/>
              <w:spacing w:before="60" w:after="60"/>
              <w:rPr>
                <w:rFonts w:cs="Arial"/>
                <w:sz w:val="18"/>
                <w:lang w:val="en-IN"/>
              </w:rPr>
            </w:pPr>
            <w:r w:rsidRPr="00D257D0">
              <w:rPr>
                <w:rFonts w:cs="Arial"/>
                <w:sz w:val="18"/>
                <w:lang w:val="en-IN"/>
              </w:rPr>
              <w:t xml:space="preserve">There shall be no user </w:t>
            </w:r>
            <w:r w:rsidR="00944797" w:rsidRPr="00D257D0">
              <w:rPr>
                <w:rFonts w:cs="Arial"/>
                <w:sz w:val="18"/>
                <w:lang w:val="en-IN"/>
              </w:rPr>
              <w:t xml:space="preserve">prompt/welcome message </w:t>
            </w:r>
            <w:r w:rsidRPr="00D257D0">
              <w:rPr>
                <w:rFonts w:cs="Arial"/>
                <w:sz w:val="18"/>
                <w:lang w:val="en-IN"/>
              </w:rPr>
              <w:t>in the inbox.</w:t>
            </w:r>
          </w:p>
        </w:tc>
        <w:tc>
          <w:tcPr>
            <w:tcW w:w="1418" w:type="dxa"/>
          </w:tcPr>
          <w:p w14:paraId="669BFBD5"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3C6A6695" w14:textId="77777777" w:rsidTr="009C723A">
        <w:trPr>
          <w:trHeight w:val="350"/>
        </w:trPr>
        <w:tc>
          <w:tcPr>
            <w:tcW w:w="1951" w:type="dxa"/>
          </w:tcPr>
          <w:p w14:paraId="1E88CC91" w14:textId="77777777" w:rsidR="007209A0" w:rsidRPr="00D257D0" w:rsidRDefault="007209A0" w:rsidP="009C723A">
            <w:pPr>
              <w:pStyle w:val="CommentText"/>
              <w:spacing w:before="60" w:after="60"/>
              <w:rPr>
                <w:rFonts w:cs="Arial"/>
                <w:sz w:val="18"/>
              </w:rPr>
            </w:pPr>
            <w:r w:rsidRPr="00D257D0">
              <w:rPr>
                <w:rFonts w:cs="Arial"/>
                <w:sz w:val="18"/>
              </w:rPr>
              <w:t>NMS.KK.</w:t>
            </w:r>
            <w:r w:rsidR="00B42889" w:rsidRPr="00D257D0">
              <w:rPr>
                <w:rFonts w:cs="Arial"/>
                <w:sz w:val="18"/>
              </w:rPr>
              <w:t>INBOX</w:t>
            </w:r>
            <w:r w:rsidRPr="00D257D0">
              <w:rPr>
                <w:rFonts w:cs="Arial"/>
                <w:sz w:val="18"/>
              </w:rPr>
              <w:t>.002</w:t>
            </w:r>
          </w:p>
        </w:tc>
        <w:tc>
          <w:tcPr>
            <w:tcW w:w="3686" w:type="dxa"/>
          </w:tcPr>
          <w:p w14:paraId="011CA97A" w14:textId="77777777" w:rsidR="007209A0" w:rsidRPr="00D257D0" w:rsidRDefault="007209A0" w:rsidP="009C723A">
            <w:pPr>
              <w:pStyle w:val="CommentText"/>
              <w:spacing w:before="60" w:after="60"/>
              <w:rPr>
                <w:rFonts w:cs="Arial"/>
                <w:sz w:val="18"/>
              </w:rPr>
            </w:pPr>
            <w:r w:rsidRPr="00D257D0">
              <w:rPr>
                <w:rFonts w:cs="Arial"/>
                <w:sz w:val="18"/>
              </w:rPr>
              <w:t>Kilkari shall allow beneficiaries to call in a single long code (common for all packs) to access the inbox message(s).</w:t>
            </w:r>
          </w:p>
        </w:tc>
        <w:tc>
          <w:tcPr>
            <w:tcW w:w="2551" w:type="dxa"/>
          </w:tcPr>
          <w:p w14:paraId="439E55C8" w14:textId="77777777" w:rsidR="007209A0" w:rsidRPr="00D257D0" w:rsidRDefault="007209A0" w:rsidP="009C723A">
            <w:pPr>
              <w:pStyle w:val="CommentText"/>
              <w:spacing w:before="60" w:after="60"/>
              <w:rPr>
                <w:rFonts w:cs="Arial"/>
                <w:sz w:val="18"/>
                <w:lang w:val="en-IN"/>
              </w:rPr>
            </w:pPr>
          </w:p>
        </w:tc>
        <w:tc>
          <w:tcPr>
            <w:tcW w:w="1418" w:type="dxa"/>
          </w:tcPr>
          <w:p w14:paraId="2C4DB6CB"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B42889" w:rsidRPr="00D257D0" w14:paraId="034CA814" w14:textId="77777777" w:rsidTr="009C723A">
        <w:trPr>
          <w:trHeight w:val="350"/>
        </w:trPr>
        <w:tc>
          <w:tcPr>
            <w:tcW w:w="1951" w:type="dxa"/>
          </w:tcPr>
          <w:p w14:paraId="58EE3DFD" w14:textId="77777777" w:rsidR="00B42889" w:rsidRPr="00D257D0" w:rsidRDefault="008134C3" w:rsidP="009C723A">
            <w:pPr>
              <w:pStyle w:val="CommentText"/>
              <w:spacing w:before="60" w:after="60"/>
              <w:rPr>
                <w:rFonts w:cs="Arial"/>
                <w:sz w:val="18"/>
              </w:rPr>
            </w:pPr>
            <w:r w:rsidRPr="00D257D0">
              <w:rPr>
                <w:rFonts w:cs="Arial"/>
                <w:sz w:val="18"/>
              </w:rPr>
              <w:t>NMS.KK.</w:t>
            </w:r>
            <w:r w:rsidR="00B42889" w:rsidRPr="00D257D0">
              <w:rPr>
                <w:rFonts w:cs="Arial"/>
                <w:sz w:val="18"/>
              </w:rPr>
              <w:t>INBOX.003</w:t>
            </w:r>
          </w:p>
        </w:tc>
        <w:tc>
          <w:tcPr>
            <w:tcW w:w="3686" w:type="dxa"/>
          </w:tcPr>
          <w:p w14:paraId="46CD0746" w14:textId="77777777" w:rsidR="00B42889" w:rsidRPr="00D257D0" w:rsidRDefault="00B42889" w:rsidP="00A90474">
            <w:pPr>
              <w:pStyle w:val="CommentText"/>
              <w:spacing w:before="60" w:after="60"/>
              <w:rPr>
                <w:rFonts w:cs="Arial"/>
                <w:sz w:val="18"/>
              </w:rPr>
            </w:pPr>
            <w:r w:rsidRPr="00D257D0">
              <w:rPr>
                <w:rFonts w:cs="Arial"/>
                <w:sz w:val="18"/>
              </w:rPr>
              <w:t>Kilkari shall play the inbox messages on receiving incoming call on Inbox long code</w:t>
            </w:r>
          </w:p>
        </w:tc>
        <w:tc>
          <w:tcPr>
            <w:tcW w:w="2551" w:type="dxa"/>
          </w:tcPr>
          <w:p w14:paraId="429CE5A4" w14:textId="77777777" w:rsidR="00B42889" w:rsidRPr="00D257D0" w:rsidRDefault="00B42889" w:rsidP="00A90474">
            <w:pPr>
              <w:pStyle w:val="CommentText"/>
              <w:spacing w:before="60" w:after="60"/>
              <w:rPr>
                <w:rFonts w:cs="Arial"/>
                <w:sz w:val="18"/>
                <w:lang w:val="en-IN"/>
              </w:rPr>
            </w:pPr>
            <w:r w:rsidRPr="00D257D0">
              <w:rPr>
                <w:rFonts w:cs="Arial"/>
                <w:sz w:val="18"/>
                <w:lang w:val="en-IN"/>
              </w:rPr>
              <w:t>Messages corresponding to multiple packs for a MSISDN shall be played one after the other when Inbox is accessed.</w:t>
            </w:r>
          </w:p>
          <w:p w14:paraId="18229CEC" w14:textId="77777777" w:rsidR="003C4786" w:rsidRPr="00D257D0" w:rsidRDefault="003C4786" w:rsidP="00A90474">
            <w:pPr>
              <w:pStyle w:val="CommentText"/>
              <w:spacing w:before="60" w:after="60"/>
              <w:rPr>
                <w:rFonts w:cs="Arial"/>
                <w:sz w:val="18"/>
                <w:lang w:val="en-IN"/>
              </w:rPr>
            </w:pPr>
            <w:r w:rsidRPr="00D257D0">
              <w:rPr>
                <w:rFonts w:cs="Arial"/>
                <w:sz w:val="18"/>
                <w:lang w:val="en-IN"/>
              </w:rPr>
              <w:t>If one subscription is case of early subscription, then that pack shall have no message in the inbox.</w:t>
            </w:r>
          </w:p>
        </w:tc>
        <w:tc>
          <w:tcPr>
            <w:tcW w:w="1418" w:type="dxa"/>
          </w:tcPr>
          <w:p w14:paraId="02EAC322" w14:textId="77777777" w:rsidR="00B42889" w:rsidRPr="00D257D0" w:rsidRDefault="00B42889" w:rsidP="00A90474">
            <w:pPr>
              <w:pStyle w:val="CommentText"/>
              <w:spacing w:before="60" w:after="60"/>
              <w:rPr>
                <w:rFonts w:cs="Arial"/>
                <w:sz w:val="18"/>
              </w:rPr>
            </w:pPr>
            <w:r w:rsidRPr="00D257D0">
              <w:rPr>
                <w:rFonts w:cs="Arial"/>
                <w:sz w:val="18"/>
              </w:rPr>
              <w:t>Draft</w:t>
            </w:r>
          </w:p>
        </w:tc>
      </w:tr>
      <w:tr w:rsidR="00AF26F7" w:rsidRPr="00D257D0" w14:paraId="7C45A38A" w14:textId="77777777" w:rsidTr="009C723A">
        <w:trPr>
          <w:trHeight w:val="350"/>
        </w:trPr>
        <w:tc>
          <w:tcPr>
            <w:tcW w:w="1951" w:type="dxa"/>
          </w:tcPr>
          <w:p w14:paraId="2ED8A7A3" w14:textId="77777777" w:rsidR="00AF26F7" w:rsidRPr="00D257D0" w:rsidRDefault="008134C3" w:rsidP="00AF26F7">
            <w:pPr>
              <w:pStyle w:val="CommentText"/>
              <w:spacing w:before="60" w:after="60"/>
              <w:rPr>
                <w:rFonts w:cs="Arial"/>
                <w:sz w:val="18"/>
              </w:rPr>
            </w:pPr>
            <w:r w:rsidRPr="00D257D0">
              <w:rPr>
                <w:rFonts w:cs="Arial"/>
                <w:sz w:val="18"/>
              </w:rPr>
              <w:t>NMS.KK.</w:t>
            </w:r>
            <w:r w:rsidR="00AF26F7" w:rsidRPr="00D257D0">
              <w:rPr>
                <w:rFonts w:cs="Arial"/>
                <w:sz w:val="18"/>
              </w:rPr>
              <w:t>INBOX.004</w:t>
            </w:r>
          </w:p>
        </w:tc>
        <w:tc>
          <w:tcPr>
            <w:tcW w:w="3686" w:type="dxa"/>
          </w:tcPr>
          <w:p w14:paraId="48A3F4AC" w14:textId="77777777" w:rsidR="00AF26F7" w:rsidRPr="00D257D0" w:rsidRDefault="00AF26F7" w:rsidP="00D26293">
            <w:pPr>
              <w:pStyle w:val="CommentText"/>
              <w:spacing w:before="60" w:after="60"/>
              <w:rPr>
                <w:rFonts w:cs="Arial"/>
                <w:sz w:val="18"/>
              </w:rPr>
            </w:pPr>
            <w:r w:rsidRPr="00D257D0">
              <w:rPr>
                <w:rFonts w:cs="Arial"/>
                <w:sz w:val="18"/>
              </w:rPr>
              <w:t xml:space="preserve">Kilkari shall play </w:t>
            </w:r>
            <w:r w:rsidR="00D771F7" w:rsidRPr="00D257D0">
              <w:rPr>
                <w:rFonts w:cs="Arial"/>
                <w:sz w:val="18"/>
              </w:rPr>
              <w:t>Kilkari intro/</w:t>
            </w:r>
            <w:r w:rsidR="00D26293" w:rsidRPr="00D257D0">
              <w:rPr>
                <w:rFonts w:cs="Arial"/>
                <w:sz w:val="18"/>
              </w:rPr>
              <w:t xml:space="preserve">promotion </w:t>
            </w:r>
            <w:r w:rsidRPr="00D257D0">
              <w:rPr>
                <w:rFonts w:cs="Arial"/>
                <w:sz w:val="18"/>
              </w:rPr>
              <w:t>messages on receiving incoming call on Inbox long code</w:t>
            </w:r>
            <w:r w:rsidR="00D26293" w:rsidRPr="00D257D0">
              <w:rPr>
                <w:rFonts w:cs="Arial"/>
                <w:sz w:val="18"/>
              </w:rPr>
              <w:t xml:space="preserve"> when there is no message available in the inbox.</w:t>
            </w:r>
          </w:p>
          <w:p w14:paraId="54EE4239" w14:textId="18F4392E" w:rsidR="008C0A07" w:rsidRPr="00D257D0" w:rsidRDefault="008C0A07" w:rsidP="003C4786">
            <w:pPr>
              <w:pStyle w:val="CommentText"/>
              <w:spacing w:before="60" w:after="60"/>
              <w:rPr>
                <w:rFonts w:cs="Arial"/>
                <w:sz w:val="18"/>
              </w:rPr>
            </w:pPr>
          </w:p>
        </w:tc>
        <w:tc>
          <w:tcPr>
            <w:tcW w:w="2551" w:type="dxa"/>
          </w:tcPr>
          <w:p w14:paraId="536F7972" w14:textId="72F6BA88" w:rsidR="00AF26F7" w:rsidRPr="00D257D0" w:rsidRDefault="00D26293" w:rsidP="00E42740">
            <w:pPr>
              <w:pStyle w:val="CommentText"/>
              <w:spacing w:before="60" w:after="60"/>
              <w:rPr>
                <w:rFonts w:cs="Arial"/>
                <w:sz w:val="18"/>
                <w:lang w:val="en-IN"/>
              </w:rPr>
            </w:pPr>
            <w:r w:rsidRPr="00D257D0">
              <w:rPr>
                <w:rFonts w:cs="Arial"/>
                <w:sz w:val="18"/>
                <w:lang w:val="en-IN"/>
              </w:rPr>
              <w:t xml:space="preserve">For whatever reasons if no message is stored in the inbox, then </w:t>
            </w:r>
            <w:r w:rsidR="00112489" w:rsidRPr="00D257D0">
              <w:rPr>
                <w:rFonts w:cs="Arial"/>
                <w:sz w:val="18"/>
                <w:lang w:val="en-IN"/>
              </w:rPr>
              <w:t>the Kilkari intro/</w:t>
            </w:r>
            <w:r w:rsidRPr="00D257D0">
              <w:rPr>
                <w:rFonts w:cs="Arial"/>
                <w:sz w:val="18"/>
                <w:lang w:val="en-IN"/>
              </w:rPr>
              <w:t>promotion message shall be played.</w:t>
            </w:r>
          </w:p>
        </w:tc>
        <w:tc>
          <w:tcPr>
            <w:tcW w:w="1418" w:type="dxa"/>
          </w:tcPr>
          <w:p w14:paraId="7692E41A" w14:textId="77777777" w:rsidR="00AF26F7" w:rsidRPr="00D257D0" w:rsidRDefault="00AF26F7" w:rsidP="00A90474">
            <w:pPr>
              <w:pStyle w:val="CommentText"/>
              <w:spacing w:before="60" w:after="60"/>
              <w:rPr>
                <w:rFonts w:cs="Arial"/>
                <w:sz w:val="18"/>
              </w:rPr>
            </w:pPr>
            <w:r w:rsidRPr="00D257D0">
              <w:rPr>
                <w:rFonts w:cs="Arial"/>
                <w:sz w:val="18"/>
              </w:rPr>
              <w:t>Draft</w:t>
            </w:r>
          </w:p>
        </w:tc>
      </w:tr>
      <w:tr w:rsidR="00416BF1" w:rsidRPr="00D257D0" w14:paraId="0887F27E" w14:textId="77777777" w:rsidTr="009C723A">
        <w:trPr>
          <w:trHeight w:val="350"/>
        </w:trPr>
        <w:tc>
          <w:tcPr>
            <w:tcW w:w="1951" w:type="dxa"/>
          </w:tcPr>
          <w:p w14:paraId="169FED21" w14:textId="77777777" w:rsidR="00416BF1" w:rsidRPr="00D257D0" w:rsidRDefault="00416BF1" w:rsidP="00416BF1">
            <w:pPr>
              <w:pStyle w:val="CommentText"/>
              <w:spacing w:before="60" w:after="60"/>
              <w:rPr>
                <w:rFonts w:cs="Arial"/>
                <w:sz w:val="18"/>
              </w:rPr>
            </w:pPr>
            <w:r w:rsidRPr="00D257D0">
              <w:rPr>
                <w:rFonts w:cs="Arial"/>
                <w:sz w:val="18"/>
              </w:rPr>
              <w:t>NMS.KK.INBOX.005</w:t>
            </w:r>
          </w:p>
        </w:tc>
        <w:tc>
          <w:tcPr>
            <w:tcW w:w="3686" w:type="dxa"/>
          </w:tcPr>
          <w:p w14:paraId="1058D88B" w14:textId="77777777" w:rsidR="00416BF1" w:rsidRPr="00D257D0" w:rsidRDefault="00416BF1" w:rsidP="00416BF1">
            <w:pPr>
              <w:pStyle w:val="CommentText"/>
              <w:spacing w:before="60" w:after="60"/>
              <w:rPr>
                <w:rFonts w:cs="Arial"/>
                <w:sz w:val="18"/>
              </w:rPr>
            </w:pPr>
            <w:r w:rsidRPr="00D257D0">
              <w:rPr>
                <w:rFonts w:cs="Arial"/>
                <w:sz w:val="18"/>
              </w:rPr>
              <w:t>The KK IVR menu tree shall realize the call flow as specified in section “</w:t>
            </w:r>
            <w:r w:rsidRPr="00D257D0">
              <w:rPr>
                <w:rFonts w:cs="Arial"/>
                <w:sz w:val="18"/>
              </w:rPr>
              <w:fldChar w:fldCharType="begin"/>
            </w:r>
            <w:r w:rsidRPr="00D257D0">
              <w:rPr>
                <w:rFonts w:cs="Arial"/>
                <w:sz w:val="18"/>
              </w:rPr>
              <w:instrText xml:space="preserve"> REF _Ref408567301 \h </w:instrText>
            </w:r>
            <w:r w:rsidR="00D257D0">
              <w:rPr>
                <w:rFonts w:cs="Arial"/>
                <w:sz w:val="18"/>
              </w:rPr>
              <w:instrText xml:space="preserve"> \* MERGEFORMAT </w:instrText>
            </w:r>
            <w:r w:rsidRPr="00D257D0">
              <w:rPr>
                <w:rFonts w:cs="Arial"/>
                <w:sz w:val="18"/>
              </w:rPr>
            </w:r>
            <w:r w:rsidRPr="00D257D0">
              <w:rPr>
                <w:rFonts w:cs="Arial"/>
                <w:sz w:val="18"/>
              </w:rPr>
              <w:fldChar w:fldCharType="separate"/>
            </w:r>
            <w:r w:rsidRPr="00D257D0">
              <w:rPr>
                <w:szCs w:val="18"/>
              </w:rPr>
              <w:t>Inbox Access</w:t>
            </w:r>
            <w:r w:rsidRPr="00D257D0">
              <w:rPr>
                <w:rFonts w:cs="Arial"/>
                <w:sz w:val="18"/>
              </w:rPr>
              <w:fldChar w:fldCharType="end"/>
            </w:r>
            <w:r w:rsidR="0085205A">
              <w:rPr>
                <w:rFonts w:cs="Arial"/>
                <w:sz w:val="18"/>
              </w:rPr>
              <w:t>” of this document.</w:t>
            </w:r>
          </w:p>
        </w:tc>
        <w:tc>
          <w:tcPr>
            <w:tcW w:w="2551" w:type="dxa"/>
          </w:tcPr>
          <w:p w14:paraId="3B77FFE6" w14:textId="77777777" w:rsidR="00416BF1" w:rsidRPr="00D257D0" w:rsidRDefault="00416BF1"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05A0E543" w14:textId="77777777" w:rsidR="00416BF1" w:rsidRPr="00D257D0" w:rsidRDefault="00416BF1" w:rsidP="00A90474">
            <w:pPr>
              <w:pStyle w:val="CommentText"/>
              <w:spacing w:before="60" w:after="60"/>
              <w:rPr>
                <w:rFonts w:cs="Arial"/>
                <w:sz w:val="18"/>
              </w:rPr>
            </w:pPr>
            <w:r w:rsidRPr="00D257D0">
              <w:rPr>
                <w:rFonts w:cs="Arial"/>
                <w:sz w:val="18"/>
              </w:rPr>
              <w:t>Draft</w:t>
            </w:r>
          </w:p>
        </w:tc>
      </w:tr>
    </w:tbl>
    <w:p w14:paraId="626E7342" w14:textId="77777777" w:rsidR="007209A0" w:rsidRPr="00D257D0" w:rsidRDefault="007209A0" w:rsidP="007209A0">
      <w:pPr>
        <w:pStyle w:val="Heading3"/>
      </w:pPr>
      <w:bookmarkStart w:id="118" w:name="_Toc411545818"/>
      <w:r w:rsidRPr="00D257D0">
        <w:t>Reporting</w:t>
      </w:r>
      <w:bookmarkEnd w:id="118"/>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20B0F23A" w14:textId="77777777" w:rsidTr="009C723A">
        <w:tc>
          <w:tcPr>
            <w:tcW w:w="1951" w:type="dxa"/>
            <w:shd w:val="clear" w:color="auto" w:fill="D9D9D9" w:themeFill="background1" w:themeFillShade="D9"/>
          </w:tcPr>
          <w:p w14:paraId="4248A09D"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7746879D"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7CD9768"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53656E8"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6CAA7AF9" w14:textId="77777777" w:rsidTr="009C723A">
        <w:trPr>
          <w:trHeight w:val="350"/>
        </w:trPr>
        <w:tc>
          <w:tcPr>
            <w:tcW w:w="1951" w:type="dxa"/>
          </w:tcPr>
          <w:p w14:paraId="3F495CC8" w14:textId="77777777" w:rsidR="007209A0" w:rsidRPr="00D257D0" w:rsidRDefault="007209A0" w:rsidP="009C723A">
            <w:pPr>
              <w:pStyle w:val="CommentText"/>
              <w:spacing w:before="60" w:after="60"/>
              <w:rPr>
                <w:rFonts w:cs="Arial"/>
                <w:sz w:val="18"/>
              </w:rPr>
            </w:pPr>
            <w:r w:rsidRPr="00D257D0">
              <w:rPr>
                <w:rFonts w:cs="Arial"/>
                <w:sz w:val="18"/>
              </w:rPr>
              <w:t>NMS.KK.REP.001</w:t>
            </w:r>
          </w:p>
        </w:tc>
        <w:tc>
          <w:tcPr>
            <w:tcW w:w="3686" w:type="dxa"/>
          </w:tcPr>
          <w:p w14:paraId="7C7949F5"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active user report”. The details of the report are specified in Appendix B.</w:t>
            </w:r>
          </w:p>
        </w:tc>
        <w:tc>
          <w:tcPr>
            <w:tcW w:w="2551" w:type="dxa"/>
          </w:tcPr>
          <w:p w14:paraId="54172C05" w14:textId="77777777" w:rsidR="007209A0" w:rsidRPr="00D257D0" w:rsidRDefault="007209A0" w:rsidP="009C723A">
            <w:pPr>
              <w:pStyle w:val="CommentText"/>
              <w:spacing w:before="60" w:after="60"/>
              <w:rPr>
                <w:rFonts w:cs="Arial"/>
                <w:sz w:val="18"/>
                <w:lang w:val="en-IN"/>
              </w:rPr>
            </w:pPr>
          </w:p>
        </w:tc>
        <w:tc>
          <w:tcPr>
            <w:tcW w:w="1418" w:type="dxa"/>
          </w:tcPr>
          <w:p w14:paraId="1800AAF0"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2C13A1B9" w14:textId="77777777" w:rsidTr="009C723A">
        <w:trPr>
          <w:trHeight w:val="350"/>
        </w:trPr>
        <w:tc>
          <w:tcPr>
            <w:tcW w:w="1951" w:type="dxa"/>
          </w:tcPr>
          <w:p w14:paraId="633C8EBA" w14:textId="77777777" w:rsidR="007209A0" w:rsidRPr="00D257D0" w:rsidRDefault="007209A0" w:rsidP="009C723A">
            <w:pPr>
              <w:pStyle w:val="CommentText"/>
              <w:spacing w:before="60" w:after="60"/>
              <w:rPr>
                <w:rFonts w:cs="Arial"/>
                <w:sz w:val="18"/>
              </w:rPr>
            </w:pPr>
            <w:r w:rsidRPr="00D257D0">
              <w:rPr>
                <w:rFonts w:cs="Arial"/>
                <w:sz w:val="18"/>
              </w:rPr>
              <w:t>NMS.KK.REP.002</w:t>
            </w:r>
          </w:p>
        </w:tc>
        <w:tc>
          <w:tcPr>
            <w:tcW w:w="3686" w:type="dxa"/>
          </w:tcPr>
          <w:p w14:paraId="253C618B"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report”. The details of the report are specified in Appendix B.</w:t>
            </w:r>
          </w:p>
        </w:tc>
        <w:tc>
          <w:tcPr>
            <w:tcW w:w="2551" w:type="dxa"/>
          </w:tcPr>
          <w:p w14:paraId="1876E186" w14:textId="77777777" w:rsidR="007209A0" w:rsidRPr="00D257D0" w:rsidRDefault="007209A0" w:rsidP="009C723A">
            <w:pPr>
              <w:pStyle w:val="CommentText"/>
              <w:spacing w:before="60" w:after="60"/>
              <w:rPr>
                <w:rFonts w:cs="Arial"/>
                <w:sz w:val="18"/>
                <w:lang w:val="en-IN"/>
              </w:rPr>
            </w:pPr>
          </w:p>
        </w:tc>
        <w:tc>
          <w:tcPr>
            <w:tcW w:w="1418" w:type="dxa"/>
          </w:tcPr>
          <w:p w14:paraId="23B684DC"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164B8889" w14:textId="77777777" w:rsidTr="009C723A">
        <w:trPr>
          <w:trHeight w:val="350"/>
        </w:trPr>
        <w:tc>
          <w:tcPr>
            <w:tcW w:w="1951" w:type="dxa"/>
          </w:tcPr>
          <w:p w14:paraId="082FF9B9" w14:textId="77777777" w:rsidR="007209A0" w:rsidRPr="00D257D0" w:rsidRDefault="007209A0" w:rsidP="009C723A">
            <w:pPr>
              <w:pStyle w:val="CommentText"/>
              <w:spacing w:before="60" w:after="60"/>
              <w:rPr>
                <w:rFonts w:cs="Arial"/>
                <w:sz w:val="18"/>
              </w:rPr>
            </w:pPr>
            <w:r w:rsidRPr="00D257D0">
              <w:rPr>
                <w:rFonts w:cs="Arial"/>
                <w:sz w:val="18"/>
              </w:rPr>
              <w:t>NMS.KK.REP.003</w:t>
            </w:r>
          </w:p>
        </w:tc>
        <w:tc>
          <w:tcPr>
            <w:tcW w:w="3686" w:type="dxa"/>
          </w:tcPr>
          <w:p w14:paraId="338BD492"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“OBD messages delivery report”. The details of the report are specified in Appendix B.</w:t>
            </w:r>
          </w:p>
        </w:tc>
        <w:tc>
          <w:tcPr>
            <w:tcW w:w="2551" w:type="dxa"/>
          </w:tcPr>
          <w:p w14:paraId="1666BEE2" w14:textId="77777777" w:rsidR="007209A0" w:rsidRPr="00D257D0" w:rsidRDefault="007209A0" w:rsidP="009C723A">
            <w:pPr>
              <w:pStyle w:val="CommentText"/>
              <w:spacing w:before="60" w:after="60"/>
              <w:rPr>
                <w:rFonts w:cs="Arial"/>
                <w:color w:val="FF0000"/>
              </w:rPr>
            </w:pPr>
          </w:p>
        </w:tc>
        <w:tc>
          <w:tcPr>
            <w:tcW w:w="1418" w:type="dxa"/>
          </w:tcPr>
          <w:p w14:paraId="7EB58F68"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65661C3B" w14:textId="77777777" w:rsidTr="009C723A">
        <w:trPr>
          <w:trHeight w:val="350"/>
        </w:trPr>
        <w:tc>
          <w:tcPr>
            <w:tcW w:w="1951" w:type="dxa"/>
          </w:tcPr>
          <w:p w14:paraId="6AC1BE11" w14:textId="77777777" w:rsidR="007209A0" w:rsidRPr="00D257D0" w:rsidRDefault="007209A0" w:rsidP="009C723A">
            <w:pPr>
              <w:pStyle w:val="CommentText"/>
              <w:spacing w:before="60" w:after="60"/>
              <w:rPr>
                <w:rFonts w:cs="Arial"/>
                <w:sz w:val="18"/>
              </w:rPr>
            </w:pPr>
            <w:r w:rsidRPr="00D257D0">
              <w:rPr>
                <w:rFonts w:cs="Arial"/>
                <w:sz w:val="18"/>
              </w:rPr>
              <w:t>NMS.KK.REP.004</w:t>
            </w:r>
          </w:p>
        </w:tc>
        <w:tc>
          <w:tcPr>
            <w:tcW w:w="3686" w:type="dxa"/>
          </w:tcPr>
          <w:p w14:paraId="25A58B43"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“pack completion report”. The details of the report are specified in Appendix B.</w:t>
            </w:r>
          </w:p>
        </w:tc>
        <w:tc>
          <w:tcPr>
            <w:tcW w:w="2551" w:type="dxa"/>
          </w:tcPr>
          <w:p w14:paraId="5ADC5132" w14:textId="77777777" w:rsidR="007209A0" w:rsidRPr="00D257D0" w:rsidRDefault="007209A0" w:rsidP="009C723A">
            <w:pPr>
              <w:pStyle w:val="CommentText"/>
              <w:spacing w:before="60" w:after="60"/>
              <w:rPr>
                <w:rFonts w:cs="Arial"/>
                <w:sz w:val="18"/>
              </w:rPr>
            </w:pPr>
          </w:p>
        </w:tc>
        <w:tc>
          <w:tcPr>
            <w:tcW w:w="1418" w:type="dxa"/>
          </w:tcPr>
          <w:p w14:paraId="5123CC6C"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66ED64A2" w14:textId="77777777" w:rsidTr="009C723A">
        <w:trPr>
          <w:trHeight w:val="350"/>
        </w:trPr>
        <w:tc>
          <w:tcPr>
            <w:tcW w:w="1951" w:type="dxa"/>
          </w:tcPr>
          <w:p w14:paraId="1955EAD6" w14:textId="77777777" w:rsidR="007209A0" w:rsidRPr="00D257D0" w:rsidRDefault="007209A0" w:rsidP="009C723A">
            <w:pPr>
              <w:pStyle w:val="CommentText"/>
              <w:spacing w:before="60" w:after="60"/>
              <w:rPr>
                <w:rFonts w:cs="Arial"/>
                <w:sz w:val="18"/>
              </w:rPr>
            </w:pPr>
            <w:r w:rsidRPr="00D257D0">
              <w:rPr>
                <w:rFonts w:cs="Arial"/>
                <w:sz w:val="18"/>
              </w:rPr>
              <w:t>NMS.KK.REP.005</w:t>
            </w:r>
          </w:p>
        </w:tc>
        <w:tc>
          <w:tcPr>
            <w:tcW w:w="3686" w:type="dxa"/>
          </w:tcPr>
          <w:p w14:paraId="101EE0B2"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popular days and time slot report”. The details of the report are specified in Appendix B.</w:t>
            </w:r>
          </w:p>
        </w:tc>
        <w:tc>
          <w:tcPr>
            <w:tcW w:w="2551" w:type="dxa"/>
          </w:tcPr>
          <w:p w14:paraId="0B9ED50C" w14:textId="77777777" w:rsidR="007209A0" w:rsidRPr="00D257D0" w:rsidRDefault="007209A0" w:rsidP="009C723A">
            <w:pPr>
              <w:pStyle w:val="CommentText"/>
              <w:spacing w:before="60" w:after="60"/>
              <w:rPr>
                <w:rFonts w:cs="Arial"/>
                <w:sz w:val="18"/>
              </w:rPr>
            </w:pPr>
          </w:p>
        </w:tc>
        <w:tc>
          <w:tcPr>
            <w:tcW w:w="1418" w:type="dxa"/>
          </w:tcPr>
          <w:p w14:paraId="675FF2AA"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6F5681E7" w14:textId="77777777" w:rsidTr="009C723A">
        <w:trPr>
          <w:trHeight w:val="350"/>
        </w:trPr>
        <w:tc>
          <w:tcPr>
            <w:tcW w:w="1951" w:type="dxa"/>
          </w:tcPr>
          <w:p w14:paraId="3C3A84E0" w14:textId="77777777" w:rsidR="007209A0" w:rsidRPr="00D257D0" w:rsidRDefault="007209A0" w:rsidP="009C723A">
            <w:pPr>
              <w:pStyle w:val="CommentText"/>
              <w:spacing w:before="60" w:after="60"/>
              <w:rPr>
                <w:rFonts w:cs="Arial"/>
                <w:sz w:val="18"/>
              </w:rPr>
            </w:pPr>
            <w:r w:rsidRPr="00D257D0">
              <w:rPr>
                <w:rFonts w:cs="Arial"/>
                <w:sz w:val="18"/>
              </w:rPr>
              <w:t>NMS.KK.REP.006</w:t>
            </w:r>
          </w:p>
        </w:tc>
        <w:tc>
          <w:tcPr>
            <w:tcW w:w="3686" w:type="dxa"/>
          </w:tcPr>
          <w:p w14:paraId="2C08600A"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deactivation report”. The details of the report are specified in Appendix B.</w:t>
            </w:r>
          </w:p>
        </w:tc>
        <w:tc>
          <w:tcPr>
            <w:tcW w:w="2551" w:type="dxa"/>
          </w:tcPr>
          <w:p w14:paraId="5859313B" w14:textId="77777777" w:rsidR="007209A0" w:rsidRPr="00D257D0" w:rsidRDefault="007209A0" w:rsidP="009C723A">
            <w:pPr>
              <w:pStyle w:val="CommentText"/>
              <w:spacing w:before="60" w:after="60"/>
              <w:rPr>
                <w:rFonts w:cs="Arial"/>
                <w:color w:val="FF0000"/>
              </w:rPr>
            </w:pPr>
          </w:p>
        </w:tc>
        <w:tc>
          <w:tcPr>
            <w:tcW w:w="1418" w:type="dxa"/>
          </w:tcPr>
          <w:p w14:paraId="70C276DA"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08AF155E" w14:textId="77777777" w:rsidTr="009C723A">
        <w:trPr>
          <w:trHeight w:val="350"/>
        </w:trPr>
        <w:tc>
          <w:tcPr>
            <w:tcW w:w="1951" w:type="dxa"/>
          </w:tcPr>
          <w:p w14:paraId="64C26CBB" w14:textId="77777777" w:rsidR="007209A0" w:rsidRPr="00D257D0" w:rsidRDefault="007209A0" w:rsidP="009C723A">
            <w:pPr>
              <w:pStyle w:val="CommentText"/>
              <w:spacing w:before="60" w:after="60"/>
              <w:rPr>
                <w:rFonts w:cs="Arial"/>
                <w:sz w:val="18"/>
              </w:rPr>
            </w:pPr>
            <w:r w:rsidRPr="00D257D0">
              <w:rPr>
                <w:rFonts w:cs="Arial"/>
                <w:sz w:val="18"/>
              </w:rPr>
              <w:t>NMS.KK.REP.007</w:t>
            </w:r>
          </w:p>
        </w:tc>
        <w:tc>
          <w:tcPr>
            <w:tcW w:w="3686" w:type="dxa"/>
          </w:tcPr>
          <w:p w14:paraId="11D23ED8"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request report”. The details of the report are specified in Appendix B.</w:t>
            </w:r>
          </w:p>
        </w:tc>
        <w:tc>
          <w:tcPr>
            <w:tcW w:w="2551" w:type="dxa"/>
          </w:tcPr>
          <w:p w14:paraId="49C19014" w14:textId="77777777" w:rsidR="007209A0" w:rsidRPr="00D257D0" w:rsidRDefault="007209A0" w:rsidP="009C723A">
            <w:pPr>
              <w:pStyle w:val="CommentText"/>
              <w:spacing w:before="60" w:after="60"/>
              <w:rPr>
                <w:rFonts w:cs="Arial"/>
                <w:color w:val="FF0000"/>
              </w:rPr>
            </w:pPr>
          </w:p>
        </w:tc>
        <w:tc>
          <w:tcPr>
            <w:tcW w:w="1418" w:type="dxa"/>
          </w:tcPr>
          <w:p w14:paraId="21C11E2B"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16476556" w14:textId="77777777" w:rsidTr="009C723A">
        <w:trPr>
          <w:trHeight w:val="350"/>
        </w:trPr>
        <w:tc>
          <w:tcPr>
            <w:tcW w:w="1951" w:type="dxa"/>
          </w:tcPr>
          <w:p w14:paraId="3FD35E09" w14:textId="77777777" w:rsidR="007209A0" w:rsidRPr="00D257D0" w:rsidRDefault="007209A0" w:rsidP="009C723A">
            <w:pPr>
              <w:pStyle w:val="CommentText"/>
              <w:spacing w:before="60" w:after="60"/>
              <w:rPr>
                <w:rFonts w:cs="Arial"/>
                <w:sz w:val="18"/>
              </w:rPr>
            </w:pPr>
            <w:r w:rsidRPr="00D257D0">
              <w:rPr>
                <w:rFonts w:cs="Arial"/>
                <w:sz w:val="18"/>
              </w:rPr>
              <w:t>NMS.KK.REP.008</w:t>
            </w:r>
          </w:p>
        </w:tc>
        <w:tc>
          <w:tcPr>
            <w:tcW w:w="3686" w:type="dxa"/>
          </w:tcPr>
          <w:p w14:paraId="2ACB6386"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status report with age on the service”. The details of the report are specified in Appendix B.</w:t>
            </w:r>
          </w:p>
        </w:tc>
        <w:tc>
          <w:tcPr>
            <w:tcW w:w="2551" w:type="dxa"/>
          </w:tcPr>
          <w:p w14:paraId="57B5E6DE" w14:textId="77777777" w:rsidR="007209A0" w:rsidRPr="00D257D0" w:rsidRDefault="007209A0" w:rsidP="009C723A">
            <w:pPr>
              <w:pStyle w:val="CommentText"/>
              <w:spacing w:before="60" w:after="60"/>
              <w:rPr>
                <w:rFonts w:cs="Arial"/>
                <w:color w:val="FF0000"/>
              </w:rPr>
            </w:pPr>
          </w:p>
        </w:tc>
        <w:tc>
          <w:tcPr>
            <w:tcW w:w="1418" w:type="dxa"/>
          </w:tcPr>
          <w:p w14:paraId="7866AEA8"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0AEB0C4E" w14:textId="77777777" w:rsidTr="009C723A">
        <w:trPr>
          <w:trHeight w:val="350"/>
        </w:trPr>
        <w:tc>
          <w:tcPr>
            <w:tcW w:w="1951" w:type="dxa"/>
          </w:tcPr>
          <w:p w14:paraId="4C0742EC" w14:textId="77777777" w:rsidR="007209A0" w:rsidRPr="00D257D0" w:rsidRDefault="007209A0" w:rsidP="009C723A">
            <w:pPr>
              <w:pStyle w:val="CommentText"/>
              <w:spacing w:before="60" w:after="60"/>
              <w:rPr>
                <w:rFonts w:cs="Arial"/>
                <w:sz w:val="18"/>
              </w:rPr>
            </w:pPr>
            <w:r w:rsidRPr="00D257D0">
              <w:rPr>
                <w:rFonts w:cs="Arial"/>
                <w:sz w:val="18"/>
              </w:rPr>
              <w:t>NMS.KK.REP.009</w:t>
            </w:r>
          </w:p>
        </w:tc>
        <w:tc>
          <w:tcPr>
            <w:tcW w:w="3686" w:type="dxa"/>
          </w:tcPr>
          <w:p w14:paraId="4D9F37CB"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for MSISDN”. The details of the report are specified in Appendix B.</w:t>
            </w:r>
          </w:p>
        </w:tc>
        <w:tc>
          <w:tcPr>
            <w:tcW w:w="2551" w:type="dxa"/>
          </w:tcPr>
          <w:p w14:paraId="702C3B56" w14:textId="77777777" w:rsidR="007209A0" w:rsidRPr="00D257D0" w:rsidRDefault="007209A0" w:rsidP="009C723A">
            <w:pPr>
              <w:pStyle w:val="CommentText"/>
              <w:spacing w:before="60" w:after="60"/>
              <w:rPr>
                <w:rFonts w:cs="Arial"/>
                <w:color w:val="FF0000"/>
              </w:rPr>
            </w:pPr>
          </w:p>
        </w:tc>
        <w:tc>
          <w:tcPr>
            <w:tcW w:w="1418" w:type="dxa"/>
          </w:tcPr>
          <w:p w14:paraId="6BED5537"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6364263E" w14:textId="77777777" w:rsidTr="009C723A">
        <w:trPr>
          <w:trHeight w:val="350"/>
        </w:trPr>
        <w:tc>
          <w:tcPr>
            <w:tcW w:w="1951" w:type="dxa"/>
          </w:tcPr>
          <w:p w14:paraId="7643C068" w14:textId="77777777" w:rsidR="007209A0" w:rsidRPr="00D257D0" w:rsidRDefault="007209A0" w:rsidP="009C723A">
            <w:pPr>
              <w:pStyle w:val="CommentText"/>
              <w:spacing w:before="60" w:after="60"/>
              <w:rPr>
                <w:rFonts w:cs="Arial"/>
                <w:sz w:val="18"/>
              </w:rPr>
            </w:pPr>
            <w:r w:rsidRPr="00D257D0">
              <w:rPr>
                <w:rFonts w:cs="Arial"/>
                <w:sz w:val="18"/>
              </w:rPr>
              <w:t>NMS.KK.REP.0</w:t>
            </w:r>
            <w:r w:rsidR="004370EE" w:rsidRPr="00D257D0">
              <w:rPr>
                <w:rFonts w:cs="Arial"/>
                <w:sz w:val="18"/>
              </w:rPr>
              <w:t>10</w:t>
            </w:r>
          </w:p>
        </w:tc>
        <w:tc>
          <w:tcPr>
            <w:tcW w:w="3686" w:type="dxa"/>
          </w:tcPr>
          <w:p w14:paraId="20395F34"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“Subscription details of MSISDN”. The details of the report are specified in Appendix B.</w:t>
            </w:r>
          </w:p>
        </w:tc>
        <w:tc>
          <w:tcPr>
            <w:tcW w:w="2551" w:type="dxa"/>
          </w:tcPr>
          <w:p w14:paraId="54060676" w14:textId="77777777" w:rsidR="007209A0" w:rsidRPr="00D257D0" w:rsidRDefault="007209A0" w:rsidP="009C723A">
            <w:pPr>
              <w:pStyle w:val="CommentText"/>
              <w:spacing w:before="60" w:after="60"/>
              <w:rPr>
                <w:rFonts w:cs="Arial"/>
                <w:color w:val="FF0000"/>
              </w:rPr>
            </w:pPr>
          </w:p>
        </w:tc>
        <w:tc>
          <w:tcPr>
            <w:tcW w:w="1418" w:type="dxa"/>
          </w:tcPr>
          <w:p w14:paraId="0632BC08"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46043AE3" w14:textId="77777777" w:rsidTr="009C723A">
        <w:trPr>
          <w:trHeight w:val="350"/>
        </w:trPr>
        <w:tc>
          <w:tcPr>
            <w:tcW w:w="1951" w:type="dxa"/>
          </w:tcPr>
          <w:p w14:paraId="141C003A" w14:textId="77777777" w:rsidR="007209A0" w:rsidRPr="00D257D0" w:rsidRDefault="007209A0" w:rsidP="009C723A">
            <w:pPr>
              <w:pStyle w:val="CommentText"/>
              <w:spacing w:before="60" w:after="60"/>
              <w:rPr>
                <w:rFonts w:cs="Arial"/>
                <w:sz w:val="18"/>
              </w:rPr>
            </w:pPr>
            <w:r w:rsidRPr="00D257D0">
              <w:rPr>
                <w:rFonts w:cs="Arial"/>
                <w:sz w:val="18"/>
              </w:rPr>
              <w:t>NMS.KK.REP.01</w:t>
            </w:r>
            <w:r w:rsidR="004370EE" w:rsidRPr="00D257D0">
              <w:rPr>
                <w:rFonts w:cs="Arial"/>
                <w:sz w:val="18"/>
              </w:rPr>
              <w:t>1</w:t>
            </w:r>
          </w:p>
        </w:tc>
        <w:tc>
          <w:tcPr>
            <w:tcW w:w="3686" w:type="dxa"/>
          </w:tcPr>
          <w:p w14:paraId="11417389"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“Weekly messages for MSISDN”. The details of the report are specified in Appendix B.</w:t>
            </w:r>
          </w:p>
        </w:tc>
        <w:tc>
          <w:tcPr>
            <w:tcW w:w="2551" w:type="dxa"/>
          </w:tcPr>
          <w:p w14:paraId="16FA06AB" w14:textId="77777777" w:rsidR="007209A0" w:rsidRPr="00D257D0" w:rsidRDefault="007209A0" w:rsidP="009C723A">
            <w:pPr>
              <w:pStyle w:val="CommentText"/>
              <w:spacing w:before="60" w:after="60"/>
              <w:rPr>
                <w:rFonts w:cs="Arial"/>
                <w:color w:val="FF0000"/>
              </w:rPr>
            </w:pPr>
          </w:p>
        </w:tc>
        <w:tc>
          <w:tcPr>
            <w:tcW w:w="1418" w:type="dxa"/>
          </w:tcPr>
          <w:p w14:paraId="10DE94EE"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FE1C33" w:rsidRPr="00D257D0" w14:paraId="6640A809" w14:textId="77777777" w:rsidTr="009C723A">
        <w:trPr>
          <w:trHeight w:val="350"/>
        </w:trPr>
        <w:tc>
          <w:tcPr>
            <w:tcW w:w="1951" w:type="dxa"/>
          </w:tcPr>
          <w:p w14:paraId="2B53FACC" w14:textId="77777777" w:rsidR="00FE1C33" w:rsidRPr="00D257D0" w:rsidRDefault="00FE1C33" w:rsidP="00FE1C33">
            <w:pPr>
              <w:pStyle w:val="CommentText"/>
              <w:spacing w:before="60" w:after="60"/>
              <w:rPr>
                <w:rFonts w:cs="Arial"/>
                <w:sz w:val="18"/>
              </w:rPr>
            </w:pPr>
            <w:r w:rsidRPr="00D257D0">
              <w:rPr>
                <w:rFonts w:cs="Arial"/>
                <w:sz w:val="18"/>
              </w:rPr>
              <w:t>NMS.KK.REP.0</w:t>
            </w:r>
            <w:r w:rsidR="004370EE" w:rsidRPr="00D257D0">
              <w:rPr>
                <w:rFonts w:cs="Arial"/>
                <w:sz w:val="18"/>
              </w:rPr>
              <w:t>12</w:t>
            </w:r>
          </w:p>
        </w:tc>
        <w:tc>
          <w:tcPr>
            <w:tcW w:w="3686" w:type="dxa"/>
          </w:tcPr>
          <w:p w14:paraId="4FC91FE7" w14:textId="69163E4E" w:rsidR="00FE1C33" w:rsidRPr="00D257D0" w:rsidRDefault="00FE1C33" w:rsidP="00CF7910">
            <w:pPr>
              <w:pStyle w:val="CommentText"/>
              <w:spacing w:before="60" w:after="60"/>
              <w:rPr>
                <w:rFonts w:cs="Arial"/>
                <w:sz w:val="18"/>
              </w:rPr>
            </w:pPr>
            <w:r w:rsidRPr="00D257D0">
              <w:rPr>
                <w:rFonts w:cs="Arial"/>
                <w:sz w:val="18"/>
              </w:rPr>
              <w:t xml:space="preserve">The NMS system shall </w:t>
            </w:r>
            <w:r w:rsidR="003045AD" w:rsidRPr="00D257D0">
              <w:rPr>
                <w:rFonts w:cs="Arial"/>
                <w:sz w:val="18"/>
              </w:rPr>
              <w:t xml:space="preserve">at least </w:t>
            </w:r>
            <w:r w:rsidRPr="00D257D0">
              <w:rPr>
                <w:rFonts w:cs="Arial"/>
                <w:sz w:val="18"/>
              </w:rPr>
              <w:t xml:space="preserve">keep records of Kilkari beneficiary in </w:t>
            </w:r>
            <w:proofErr w:type="spellStart"/>
            <w:r w:rsidRPr="00D257D0">
              <w:rPr>
                <w:rFonts w:cs="Arial"/>
                <w:sz w:val="18"/>
              </w:rPr>
              <w:t>Motech</w:t>
            </w:r>
            <w:proofErr w:type="spellEnd"/>
            <w:r w:rsidRPr="00D257D0">
              <w:rPr>
                <w:rFonts w:cs="Arial"/>
                <w:sz w:val="18"/>
              </w:rPr>
              <w:t xml:space="preserve"> for </w:t>
            </w:r>
            <w:r w:rsidR="00CF7910" w:rsidRPr="00D257D0">
              <w:rPr>
                <w:rFonts w:cs="Arial"/>
                <w:sz w:val="18"/>
              </w:rPr>
              <w:t xml:space="preserve">the </w:t>
            </w:r>
            <w:r w:rsidRPr="00D257D0">
              <w:rPr>
                <w:rFonts w:cs="Arial"/>
                <w:sz w:val="18"/>
              </w:rPr>
              <w:t xml:space="preserve">period </w:t>
            </w:r>
            <w:r w:rsidR="00CF7910" w:rsidRPr="00D257D0">
              <w:rPr>
                <w:rFonts w:cs="Arial"/>
                <w:sz w:val="18"/>
              </w:rPr>
              <w:t>for which the beneficiary is Active</w:t>
            </w:r>
            <w:r w:rsidRPr="00D257D0">
              <w:rPr>
                <w:rFonts w:cs="Arial"/>
                <w:sz w:val="18"/>
              </w:rPr>
              <w:t>.</w:t>
            </w:r>
          </w:p>
        </w:tc>
        <w:tc>
          <w:tcPr>
            <w:tcW w:w="2551" w:type="dxa"/>
          </w:tcPr>
          <w:p w14:paraId="71D9B8CE" w14:textId="47873B97" w:rsidR="00FE1C33" w:rsidRPr="00D257D0" w:rsidRDefault="00CF7910" w:rsidP="000447E1">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NMS.GEN.BKUP.001.</w:t>
            </w:r>
          </w:p>
        </w:tc>
        <w:tc>
          <w:tcPr>
            <w:tcW w:w="1418" w:type="dxa"/>
          </w:tcPr>
          <w:p w14:paraId="4893B983" w14:textId="2A05E2E1" w:rsidR="00FE1C33" w:rsidRPr="00D257D0" w:rsidRDefault="002927CE" w:rsidP="009E163D">
            <w:pPr>
              <w:pStyle w:val="CommentText"/>
              <w:spacing w:before="60" w:after="60"/>
              <w:rPr>
                <w:rFonts w:cs="Arial"/>
                <w:sz w:val="18"/>
              </w:rPr>
            </w:pPr>
            <w:r>
              <w:rPr>
                <w:rFonts w:cs="Arial"/>
                <w:sz w:val="18"/>
              </w:rPr>
              <w:t>DELETED</w:t>
            </w:r>
          </w:p>
        </w:tc>
      </w:tr>
    </w:tbl>
    <w:p w14:paraId="597B4C1E" w14:textId="77777777" w:rsidR="002E1E93" w:rsidRPr="00D257D0" w:rsidRDefault="002E1E93" w:rsidP="002E1E93">
      <w:pPr>
        <w:pStyle w:val="Heading3"/>
      </w:pPr>
      <w:bookmarkStart w:id="119" w:name="_Ref406702380"/>
      <w:bookmarkStart w:id="120" w:name="_Toc411545819"/>
      <w:r w:rsidRPr="00D257D0">
        <w:t>Content Management and Upload</w:t>
      </w:r>
      <w:bookmarkEnd w:id="119"/>
      <w:bookmarkEnd w:id="12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2F8F9D27" w14:textId="77777777" w:rsidTr="00527BB8">
        <w:tc>
          <w:tcPr>
            <w:tcW w:w="1809" w:type="dxa"/>
            <w:shd w:val="clear" w:color="auto" w:fill="D9D9D9" w:themeFill="background1" w:themeFillShade="D9"/>
          </w:tcPr>
          <w:p w14:paraId="6A23F57C"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08D870B"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082612D"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34D6CD52"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2D900667" w14:textId="77777777" w:rsidTr="00527BB8">
        <w:trPr>
          <w:trHeight w:val="350"/>
        </w:trPr>
        <w:tc>
          <w:tcPr>
            <w:tcW w:w="1809" w:type="dxa"/>
          </w:tcPr>
          <w:p w14:paraId="338CBD42" w14:textId="77777777" w:rsidR="002E1E93" w:rsidRPr="00D257D0" w:rsidRDefault="002E1E93" w:rsidP="002E1E93">
            <w:pPr>
              <w:pStyle w:val="CommentText"/>
              <w:spacing w:before="60" w:after="60"/>
              <w:rPr>
                <w:rFonts w:cs="Arial"/>
                <w:sz w:val="18"/>
              </w:rPr>
            </w:pPr>
            <w:r w:rsidRPr="00D257D0">
              <w:rPr>
                <w:rFonts w:cs="Arial"/>
                <w:sz w:val="18"/>
              </w:rPr>
              <w:t>NMS.KK.CONT.001</w:t>
            </w:r>
          </w:p>
        </w:tc>
        <w:tc>
          <w:tcPr>
            <w:tcW w:w="3828" w:type="dxa"/>
          </w:tcPr>
          <w:p w14:paraId="39454985" w14:textId="77777777" w:rsidR="002E1E93" w:rsidRPr="00D257D0" w:rsidRDefault="00E41255" w:rsidP="00E41255">
            <w:pPr>
              <w:pStyle w:val="CommentText"/>
              <w:spacing w:before="60" w:after="60"/>
              <w:rPr>
                <w:rFonts w:cs="Arial"/>
                <w:sz w:val="18"/>
              </w:rPr>
            </w:pPr>
            <w:r w:rsidRPr="00D257D0">
              <w:rPr>
                <w:rFonts w:cs="Arial"/>
                <w:sz w:val="18"/>
              </w:rPr>
              <w:t>NMS shall allow upload and modification of content files for KK service.</w:t>
            </w:r>
          </w:p>
        </w:tc>
        <w:tc>
          <w:tcPr>
            <w:tcW w:w="2551" w:type="dxa"/>
          </w:tcPr>
          <w:p w14:paraId="3222442A" w14:textId="77777777" w:rsidR="002E1E93" w:rsidRPr="00D257D0" w:rsidRDefault="000E4527" w:rsidP="00527BB8">
            <w:pPr>
              <w:pStyle w:val="CommentText"/>
              <w:spacing w:before="60" w:after="60"/>
              <w:rPr>
                <w:rFonts w:cs="Arial"/>
                <w:sz w:val="18"/>
              </w:rPr>
            </w:pPr>
            <w:r>
              <w:rPr>
                <w:rFonts w:cs="Arial"/>
                <w:sz w:val="18"/>
              </w:rPr>
              <w:t xml:space="preserve">The content files shall be managed by </w:t>
            </w:r>
            <w:proofErr w:type="gramStart"/>
            <w:r>
              <w:rPr>
                <w:rFonts w:cs="Arial"/>
                <w:sz w:val="18"/>
              </w:rPr>
              <w:t>CMS which</w:t>
            </w:r>
            <w:proofErr w:type="gramEnd"/>
            <w:r>
              <w:rPr>
                <w:rFonts w:cs="Arial"/>
                <w:sz w:val="18"/>
              </w:rPr>
              <w:t xml:space="preserve"> is part of IVR and not part of MOTECH.</w:t>
            </w:r>
          </w:p>
        </w:tc>
        <w:tc>
          <w:tcPr>
            <w:tcW w:w="1418" w:type="dxa"/>
          </w:tcPr>
          <w:p w14:paraId="679DD8B8" w14:textId="77777777" w:rsidR="002E1E93" w:rsidRPr="00D257D0" w:rsidRDefault="00E41255" w:rsidP="00527BB8">
            <w:pPr>
              <w:pStyle w:val="CommentText"/>
              <w:spacing w:before="60" w:after="60"/>
              <w:rPr>
                <w:rFonts w:cs="Arial"/>
                <w:sz w:val="18"/>
              </w:rPr>
            </w:pPr>
            <w:r w:rsidRPr="00D257D0">
              <w:rPr>
                <w:rFonts w:cs="Arial"/>
                <w:sz w:val="18"/>
              </w:rPr>
              <w:t>Draft</w:t>
            </w:r>
          </w:p>
        </w:tc>
      </w:tr>
      <w:tr w:rsidR="00E41255" w:rsidRPr="00D257D0" w14:paraId="5936CAEA" w14:textId="77777777" w:rsidTr="00527BB8">
        <w:trPr>
          <w:trHeight w:val="350"/>
        </w:trPr>
        <w:tc>
          <w:tcPr>
            <w:tcW w:w="1809" w:type="dxa"/>
          </w:tcPr>
          <w:p w14:paraId="0952650E" w14:textId="77777777" w:rsidR="00E41255" w:rsidRPr="00D257D0" w:rsidRDefault="00E41255" w:rsidP="002E1E93">
            <w:pPr>
              <w:pStyle w:val="CommentText"/>
              <w:spacing w:before="60" w:after="60"/>
              <w:rPr>
                <w:rFonts w:cs="Arial"/>
                <w:sz w:val="18"/>
              </w:rPr>
            </w:pPr>
            <w:r w:rsidRPr="00D257D0">
              <w:rPr>
                <w:rFonts w:cs="Arial"/>
                <w:sz w:val="18"/>
              </w:rPr>
              <w:t>NMS.KK.CONT.002</w:t>
            </w:r>
          </w:p>
        </w:tc>
        <w:tc>
          <w:tcPr>
            <w:tcW w:w="3828" w:type="dxa"/>
          </w:tcPr>
          <w:p w14:paraId="38FB7013" w14:textId="77777777" w:rsidR="00E41255" w:rsidRPr="00D257D0" w:rsidRDefault="00E41255"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14:paraId="21076644" w14:textId="77777777" w:rsidR="00E41255" w:rsidRPr="00D257D0" w:rsidRDefault="00E41255" w:rsidP="00527BB8">
            <w:pPr>
              <w:pStyle w:val="CommentText"/>
              <w:spacing w:before="60" w:after="60"/>
              <w:rPr>
                <w:rFonts w:cs="Arial"/>
                <w:sz w:val="18"/>
              </w:rPr>
            </w:pPr>
          </w:p>
        </w:tc>
        <w:tc>
          <w:tcPr>
            <w:tcW w:w="1418" w:type="dxa"/>
          </w:tcPr>
          <w:p w14:paraId="33EAFE9E" w14:textId="77777777" w:rsidR="00E41255" w:rsidRPr="00D257D0" w:rsidRDefault="00E41255" w:rsidP="00527BB8">
            <w:pPr>
              <w:pStyle w:val="CommentText"/>
              <w:spacing w:before="60" w:after="60"/>
              <w:rPr>
                <w:rFonts w:cs="Arial"/>
                <w:sz w:val="18"/>
              </w:rPr>
            </w:pPr>
            <w:r w:rsidRPr="00D257D0">
              <w:rPr>
                <w:rFonts w:cs="Arial"/>
                <w:sz w:val="18"/>
              </w:rPr>
              <w:t>Draft</w:t>
            </w:r>
          </w:p>
        </w:tc>
      </w:tr>
    </w:tbl>
    <w:p w14:paraId="261352D8" w14:textId="77777777" w:rsidR="00B217FE" w:rsidRPr="00D257D0" w:rsidRDefault="00B217FE" w:rsidP="00B217FE">
      <w:pPr>
        <w:pStyle w:val="Heading3"/>
      </w:pPr>
      <w:bookmarkStart w:id="121" w:name="_Toc411545820"/>
      <w:r w:rsidRPr="00D257D0">
        <w:t>Do Not Disturb (DND) Handling</w:t>
      </w:r>
      <w:bookmarkEnd w:id="12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B217FE" w:rsidRPr="00D257D0" w14:paraId="3E1C5E6A" w14:textId="77777777" w:rsidTr="008E010E">
        <w:tc>
          <w:tcPr>
            <w:tcW w:w="1809" w:type="dxa"/>
            <w:shd w:val="clear" w:color="auto" w:fill="D9D9D9" w:themeFill="background1" w:themeFillShade="D9"/>
          </w:tcPr>
          <w:p w14:paraId="4E5DE828" w14:textId="77777777" w:rsidR="00B217FE" w:rsidRPr="00D257D0" w:rsidRDefault="00B217FE"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3A02F83" w14:textId="77777777" w:rsidR="00B217FE" w:rsidRPr="00D257D0" w:rsidRDefault="00B217FE"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34B5410" w14:textId="77777777" w:rsidR="00B217FE" w:rsidRPr="00D257D0" w:rsidRDefault="00B217FE"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BE4A860" w14:textId="77777777" w:rsidR="00B217FE" w:rsidRPr="00D257D0" w:rsidRDefault="00B217FE" w:rsidP="008E010E">
            <w:pPr>
              <w:pStyle w:val="CommentText"/>
              <w:spacing w:before="60" w:after="60"/>
              <w:rPr>
                <w:rFonts w:cs="Arial"/>
                <w:b/>
                <w:sz w:val="18"/>
              </w:rPr>
            </w:pPr>
            <w:r w:rsidRPr="00D257D0">
              <w:rPr>
                <w:rFonts w:cs="Arial"/>
                <w:b/>
                <w:sz w:val="18"/>
              </w:rPr>
              <w:t>Status</w:t>
            </w:r>
          </w:p>
        </w:tc>
      </w:tr>
      <w:tr w:rsidR="00B217FE" w:rsidRPr="00D257D0" w14:paraId="1F02A205" w14:textId="77777777" w:rsidTr="008E010E">
        <w:trPr>
          <w:trHeight w:val="350"/>
        </w:trPr>
        <w:tc>
          <w:tcPr>
            <w:tcW w:w="1809" w:type="dxa"/>
          </w:tcPr>
          <w:p w14:paraId="615EE5F1" w14:textId="77777777" w:rsidR="00B217FE" w:rsidRPr="00D257D0" w:rsidRDefault="00B217FE" w:rsidP="00B217FE">
            <w:pPr>
              <w:pStyle w:val="CommentText"/>
              <w:spacing w:before="60" w:after="60"/>
              <w:rPr>
                <w:rFonts w:cs="Arial"/>
                <w:sz w:val="18"/>
              </w:rPr>
            </w:pPr>
            <w:r w:rsidRPr="00D257D0">
              <w:rPr>
                <w:rFonts w:cs="Arial"/>
                <w:sz w:val="18"/>
              </w:rPr>
              <w:t>NMS.KK.DND.001</w:t>
            </w:r>
          </w:p>
        </w:tc>
        <w:tc>
          <w:tcPr>
            <w:tcW w:w="3828" w:type="dxa"/>
          </w:tcPr>
          <w:p w14:paraId="10A83BCD" w14:textId="77777777" w:rsidR="006051C3" w:rsidRPr="00D257D0" w:rsidRDefault="00B217FE" w:rsidP="0069157A">
            <w:pPr>
              <w:pStyle w:val="CommentText"/>
              <w:spacing w:before="60" w:after="60"/>
              <w:rPr>
                <w:rFonts w:cs="Arial"/>
                <w:sz w:val="18"/>
              </w:rPr>
            </w:pPr>
            <w:r w:rsidRPr="00D257D0">
              <w:rPr>
                <w:rFonts w:cs="Arial"/>
                <w:sz w:val="18"/>
              </w:rPr>
              <w:t>NMS shall not initiate any OBD call to a beneficiary if the beneficiary has the MSISDN registered in the DND database</w:t>
            </w:r>
            <w:r w:rsidR="008D1F91" w:rsidRPr="00D257D0">
              <w:rPr>
                <w:rFonts w:cs="Arial"/>
                <w:sz w:val="18"/>
              </w:rPr>
              <w:t xml:space="preserve"> and the activation has happened via CSV upload</w:t>
            </w:r>
            <w:r w:rsidRPr="00D257D0">
              <w:rPr>
                <w:rFonts w:cs="Arial"/>
                <w:sz w:val="18"/>
              </w:rPr>
              <w:t>.</w:t>
            </w:r>
            <w:r w:rsidR="0069157A" w:rsidRPr="00D257D0">
              <w:rPr>
                <w:rFonts w:cs="Arial"/>
                <w:sz w:val="18"/>
              </w:rPr>
              <w:t xml:space="preserve"> </w:t>
            </w:r>
          </w:p>
          <w:p w14:paraId="210AD482" w14:textId="77777777" w:rsidR="008D1F91" w:rsidRPr="00D257D0" w:rsidRDefault="008D1F91" w:rsidP="0069157A">
            <w:pPr>
              <w:pStyle w:val="CommentText"/>
              <w:spacing w:before="60" w:after="60"/>
              <w:rPr>
                <w:rFonts w:cs="Arial"/>
                <w:sz w:val="18"/>
              </w:rPr>
            </w:pPr>
            <w:r w:rsidRPr="00D257D0">
              <w:rPr>
                <w:rFonts w:cs="Arial"/>
                <w:sz w:val="18"/>
              </w:rPr>
              <w:t xml:space="preserve">The DND restriction does not apply for </w:t>
            </w:r>
            <w:proofErr w:type="gramStart"/>
            <w:r w:rsidRPr="00D257D0">
              <w:rPr>
                <w:rFonts w:cs="Arial"/>
                <w:sz w:val="18"/>
              </w:rPr>
              <w:t>th</w:t>
            </w:r>
            <w:r w:rsidR="007F3C5E" w:rsidRPr="00D257D0">
              <w:rPr>
                <w:rFonts w:cs="Arial"/>
                <w:sz w:val="18"/>
              </w:rPr>
              <w:t>os</w:t>
            </w:r>
            <w:r w:rsidRPr="00D257D0">
              <w:rPr>
                <w:rFonts w:cs="Arial"/>
                <w:sz w:val="18"/>
              </w:rPr>
              <w:t>e beneficiary</w:t>
            </w:r>
            <w:proofErr w:type="gramEnd"/>
            <w:r w:rsidRPr="00D257D0">
              <w:rPr>
                <w:rFonts w:cs="Arial"/>
                <w:sz w:val="18"/>
              </w:rPr>
              <w:t xml:space="preserve"> that have activated via the IVR.</w:t>
            </w:r>
          </w:p>
          <w:p w14:paraId="37873912" w14:textId="77777777" w:rsidR="00B871F0" w:rsidRPr="00D257D0" w:rsidRDefault="00B871F0" w:rsidP="0069157A">
            <w:pPr>
              <w:pStyle w:val="CommentText"/>
              <w:spacing w:before="60" w:after="60"/>
              <w:rPr>
                <w:rFonts w:cs="Arial"/>
                <w:sz w:val="18"/>
              </w:rPr>
            </w:pPr>
          </w:p>
        </w:tc>
        <w:tc>
          <w:tcPr>
            <w:tcW w:w="2551" w:type="dxa"/>
          </w:tcPr>
          <w:p w14:paraId="59A54A12" w14:textId="77777777" w:rsidR="00B217FE" w:rsidRPr="00D257D0" w:rsidRDefault="008D1F91" w:rsidP="0069157A">
            <w:pPr>
              <w:pStyle w:val="CommentText"/>
              <w:spacing w:before="60" w:after="60"/>
              <w:rPr>
                <w:rFonts w:cs="Arial"/>
                <w:sz w:val="18"/>
              </w:rPr>
            </w:pPr>
            <w:r w:rsidRPr="00D257D0">
              <w:rPr>
                <w:rFonts w:cs="Arial"/>
                <w:sz w:val="18"/>
              </w:rPr>
              <w:t>To realize this requirement, NMS system shall maintain a DND database.</w:t>
            </w:r>
            <w:r w:rsidR="007F3C5E" w:rsidRPr="00D257D0">
              <w:rPr>
                <w:rFonts w:cs="Arial"/>
                <w:sz w:val="18"/>
              </w:rPr>
              <w:t xml:space="preserve"> </w:t>
            </w:r>
            <w:r w:rsidR="0069157A" w:rsidRPr="00D257D0">
              <w:rPr>
                <w:rFonts w:cs="Arial"/>
                <w:sz w:val="18"/>
              </w:rPr>
              <w:t>The exact mechanism to realize the DND database is outside the scope of this document.</w:t>
            </w:r>
          </w:p>
          <w:p w14:paraId="351768E9" w14:textId="77777777" w:rsidR="00D47D15" w:rsidRPr="00D257D0" w:rsidRDefault="00D47D15" w:rsidP="006051C3">
            <w:pPr>
              <w:pStyle w:val="CommentText"/>
              <w:spacing w:before="60" w:after="60"/>
              <w:rPr>
                <w:rFonts w:cs="Arial"/>
                <w:sz w:val="18"/>
              </w:rPr>
            </w:pPr>
            <w:r w:rsidRPr="00D257D0">
              <w:rPr>
                <w:rFonts w:cs="Arial"/>
                <w:sz w:val="18"/>
              </w:rPr>
              <w:t xml:space="preserve">The DND restrictions apply to OBD call </w:t>
            </w:r>
            <w:r w:rsidR="006051C3" w:rsidRPr="00D257D0">
              <w:rPr>
                <w:rFonts w:cs="Arial"/>
                <w:sz w:val="18"/>
              </w:rPr>
              <w:t>for</w:t>
            </w:r>
            <w:r w:rsidRPr="00D257D0">
              <w:rPr>
                <w:rFonts w:cs="Arial"/>
                <w:sz w:val="18"/>
              </w:rPr>
              <w:t xml:space="preserve"> Kilkari service</w:t>
            </w:r>
            <w:r w:rsidR="006051C3" w:rsidRPr="00D257D0">
              <w:rPr>
                <w:rFonts w:cs="Arial"/>
                <w:sz w:val="18"/>
              </w:rPr>
              <w:t xml:space="preserve"> only</w:t>
            </w:r>
            <w:r w:rsidRPr="00D257D0">
              <w:rPr>
                <w:rFonts w:cs="Arial"/>
                <w:sz w:val="18"/>
              </w:rPr>
              <w:t>. They do not apply to incoming services like MA and MK.</w:t>
            </w:r>
            <w:r w:rsidR="006051C3" w:rsidRPr="00D257D0">
              <w:rPr>
                <w:rFonts w:cs="Arial"/>
                <w:sz w:val="18"/>
              </w:rPr>
              <w:t xml:space="preserve"> For MA, it also does not apply to course-completion SMS.</w:t>
            </w:r>
          </w:p>
        </w:tc>
        <w:tc>
          <w:tcPr>
            <w:tcW w:w="1418" w:type="dxa"/>
          </w:tcPr>
          <w:p w14:paraId="5E207A59" w14:textId="77777777" w:rsidR="00B217FE" w:rsidRPr="00D257D0" w:rsidRDefault="00B217FE" w:rsidP="008E010E">
            <w:pPr>
              <w:pStyle w:val="CommentText"/>
              <w:spacing w:before="60" w:after="60"/>
              <w:rPr>
                <w:rFonts w:cs="Arial"/>
                <w:sz w:val="18"/>
              </w:rPr>
            </w:pPr>
            <w:r w:rsidRPr="00D257D0">
              <w:rPr>
                <w:rFonts w:cs="Arial"/>
                <w:sz w:val="18"/>
              </w:rPr>
              <w:t>Draft</w:t>
            </w:r>
          </w:p>
        </w:tc>
      </w:tr>
      <w:tr w:rsidR="00B217FE" w:rsidRPr="00D257D0" w14:paraId="6A596334" w14:textId="77777777" w:rsidTr="008E010E">
        <w:trPr>
          <w:trHeight w:val="350"/>
        </w:trPr>
        <w:tc>
          <w:tcPr>
            <w:tcW w:w="1809" w:type="dxa"/>
          </w:tcPr>
          <w:p w14:paraId="430E4CB1" w14:textId="77777777" w:rsidR="00B217FE" w:rsidRPr="00D257D0" w:rsidRDefault="00B217F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.002</w:t>
            </w:r>
          </w:p>
        </w:tc>
        <w:tc>
          <w:tcPr>
            <w:tcW w:w="3828" w:type="dxa"/>
          </w:tcPr>
          <w:p w14:paraId="16A108F5" w14:textId="77777777" w:rsidR="0069157A" w:rsidRPr="00D257D0" w:rsidRDefault="00B871F0" w:rsidP="0069157A">
            <w:pPr>
              <w:pStyle w:val="CommentText"/>
              <w:spacing w:before="60" w:after="60"/>
              <w:rPr>
                <w:rFonts w:cs="Arial"/>
                <w:sz w:val="18"/>
              </w:rPr>
            </w:pPr>
            <w:r w:rsidRPr="00D257D0">
              <w:rPr>
                <w:rFonts w:cs="Arial"/>
                <w:sz w:val="18"/>
              </w:rPr>
              <w:t xml:space="preserve">NMS shall mark a beneficiary as deactivated with associated reason if the beneficiary has </w:t>
            </w:r>
            <w:r w:rsidR="007C4128" w:rsidRPr="00D257D0">
              <w:rPr>
                <w:rFonts w:cs="Arial"/>
                <w:sz w:val="18"/>
              </w:rPr>
              <w:t xml:space="preserve">its </w:t>
            </w:r>
            <w:r w:rsidRPr="00D257D0">
              <w:rPr>
                <w:rFonts w:cs="Arial"/>
                <w:sz w:val="18"/>
              </w:rPr>
              <w:t>MSISDN</w:t>
            </w:r>
            <w:r w:rsidR="007C4128" w:rsidRPr="00D257D0">
              <w:rPr>
                <w:rFonts w:cs="Arial"/>
                <w:sz w:val="18"/>
              </w:rPr>
              <w:t xml:space="preserve"> number added to the DND database. </w:t>
            </w:r>
            <w:r w:rsidR="0069157A" w:rsidRPr="00D257D0">
              <w:rPr>
                <w:rFonts w:cs="Arial"/>
                <w:sz w:val="18"/>
              </w:rPr>
              <w:t>This requirement applies to both cases listed below:</w:t>
            </w:r>
          </w:p>
          <w:p w14:paraId="3AE14CA3" w14:textId="77777777" w:rsidR="0069157A" w:rsidRPr="00D257D0" w:rsidRDefault="0069157A" w:rsidP="00C048E2">
            <w:pPr>
              <w:pStyle w:val="CommentText"/>
              <w:numPr>
                <w:ilvl w:val="0"/>
                <w:numId w:val="96"/>
              </w:numPr>
              <w:spacing w:before="60" w:after="60"/>
              <w:rPr>
                <w:rFonts w:cs="Arial"/>
                <w:sz w:val="18"/>
              </w:rPr>
            </w:pPr>
            <w:r w:rsidRPr="00D257D0">
              <w:rPr>
                <w:rFonts w:cs="Arial"/>
                <w:sz w:val="18"/>
              </w:rPr>
              <w:t xml:space="preserve">The beneficiary is called for first time </w:t>
            </w:r>
          </w:p>
          <w:p w14:paraId="7045D471" w14:textId="77777777" w:rsidR="00B217FE" w:rsidRPr="00D257D0" w:rsidRDefault="0069157A" w:rsidP="00C048E2">
            <w:pPr>
              <w:pStyle w:val="CommentText"/>
              <w:numPr>
                <w:ilvl w:val="0"/>
                <w:numId w:val="96"/>
              </w:numPr>
              <w:spacing w:before="60" w:after="60"/>
              <w:rPr>
                <w:rFonts w:cs="Arial"/>
                <w:sz w:val="18"/>
              </w:rPr>
            </w:pPr>
            <w:r w:rsidRPr="00D257D0">
              <w:rPr>
                <w:rFonts w:cs="Arial"/>
                <w:sz w:val="18"/>
              </w:rPr>
              <w:t>The beneficiary has added its MSISDN number to the DND database while the OBD service is ongoing</w:t>
            </w:r>
          </w:p>
        </w:tc>
        <w:tc>
          <w:tcPr>
            <w:tcW w:w="2551" w:type="dxa"/>
          </w:tcPr>
          <w:p w14:paraId="41F3DAFA" w14:textId="77777777" w:rsidR="00B217FE" w:rsidRPr="00D257D0" w:rsidRDefault="00FC2C26" w:rsidP="00146CFA">
            <w:pPr>
              <w:pStyle w:val="CommentText"/>
              <w:spacing w:before="60" w:after="60"/>
              <w:rPr>
                <w:rFonts w:cs="Arial"/>
                <w:sz w:val="18"/>
              </w:rPr>
            </w:pPr>
            <w:r w:rsidRPr="00D257D0">
              <w:rPr>
                <w:rFonts w:cs="Arial"/>
                <w:sz w:val="18"/>
              </w:rPr>
              <w:t>In case a beneficiary removes its number from DND database, then such a use-case is currently not handled by the software.</w:t>
            </w:r>
          </w:p>
        </w:tc>
        <w:tc>
          <w:tcPr>
            <w:tcW w:w="1418" w:type="dxa"/>
          </w:tcPr>
          <w:p w14:paraId="43248043" w14:textId="77777777" w:rsidR="00B217FE" w:rsidRPr="00D257D0" w:rsidRDefault="00B217FE" w:rsidP="008E010E">
            <w:pPr>
              <w:pStyle w:val="CommentText"/>
              <w:spacing w:before="60" w:after="60"/>
              <w:rPr>
                <w:rFonts w:cs="Arial"/>
                <w:sz w:val="18"/>
              </w:rPr>
            </w:pPr>
            <w:r w:rsidRPr="00D257D0">
              <w:rPr>
                <w:rFonts w:cs="Arial"/>
                <w:sz w:val="18"/>
              </w:rPr>
              <w:t>Draft</w:t>
            </w:r>
          </w:p>
        </w:tc>
      </w:tr>
      <w:tr w:rsidR="00022BBE" w:rsidRPr="00D257D0" w14:paraId="13348E1B" w14:textId="77777777" w:rsidTr="008E010E">
        <w:trPr>
          <w:trHeight w:val="350"/>
        </w:trPr>
        <w:tc>
          <w:tcPr>
            <w:tcW w:w="1809" w:type="dxa"/>
          </w:tcPr>
          <w:p w14:paraId="023FAC11" w14:textId="77777777" w:rsidR="00022BBE" w:rsidRPr="00D257D0" w:rsidRDefault="00022BB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.003</w:t>
            </w:r>
          </w:p>
        </w:tc>
        <w:tc>
          <w:tcPr>
            <w:tcW w:w="3828" w:type="dxa"/>
          </w:tcPr>
          <w:p w14:paraId="5FB8CA69" w14:textId="77777777" w:rsidR="00022BBE" w:rsidRPr="00D257D0" w:rsidRDefault="00022BBE" w:rsidP="004F285B">
            <w:pPr>
              <w:pStyle w:val="CommentText"/>
              <w:spacing w:before="60" w:after="60"/>
              <w:rPr>
                <w:rFonts w:cs="Arial"/>
                <w:sz w:val="18"/>
              </w:rPr>
            </w:pPr>
            <w:r w:rsidRPr="00D257D0">
              <w:rPr>
                <w:rFonts w:cs="Arial"/>
                <w:sz w:val="18"/>
              </w:rPr>
              <w:t xml:space="preserve">NMS shall allow a subscriber deactivated due to DND restrictions to </w:t>
            </w:r>
            <w:r w:rsidR="004F285B" w:rsidRPr="00D257D0">
              <w:rPr>
                <w:rFonts w:cs="Arial"/>
                <w:sz w:val="18"/>
              </w:rPr>
              <w:t xml:space="preserve">activate the </w:t>
            </w:r>
            <w:r w:rsidR="00A01AE0" w:rsidRPr="00D257D0">
              <w:rPr>
                <w:rFonts w:cs="Arial"/>
                <w:sz w:val="18"/>
              </w:rPr>
              <w:t xml:space="preserve">Kilkari </w:t>
            </w:r>
            <w:r w:rsidR="004F285B" w:rsidRPr="00D257D0">
              <w:rPr>
                <w:rFonts w:cs="Arial"/>
                <w:sz w:val="18"/>
              </w:rPr>
              <w:t xml:space="preserve">service </w:t>
            </w:r>
            <w:r w:rsidR="00146CFA" w:rsidRPr="00D257D0">
              <w:rPr>
                <w:rFonts w:cs="Arial"/>
                <w:sz w:val="18"/>
              </w:rPr>
              <w:t xml:space="preserve">again </w:t>
            </w:r>
            <w:r w:rsidR="004F285B" w:rsidRPr="00D257D0">
              <w:rPr>
                <w:rFonts w:cs="Arial"/>
                <w:sz w:val="18"/>
              </w:rPr>
              <w:t>via IVR.</w:t>
            </w:r>
          </w:p>
        </w:tc>
        <w:tc>
          <w:tcPr>
            <w:tcW w:w="2551" w:type="dxa"/>
          </w:tcPr>
          <w:p w14:paraId="4F3A0DDD" w14:textId="77777777" w:rsidR="00022BBE" w:rsidRPr="00D257D0" w:rsidRDefault="00022BBE" w:rsidP="008E010E">
            <w:pPr>
              <w:pStyle w:val="CommentText"/>
              <w:spacing w:before="60" w:after="60"/>
              <w:rPr>
                <w:rFonts w:cs="Arial"/>
                <w:sz w:val="18"/>
              </w:rPr>
            </w:pPr>
          </w:p>
        </w:tc>
        <w:tc>
          <w:tcPr>
            <w:tcW w:w="1418" w:type="dxa"/>
          </w:tcPr>
          <w:p w14:paraId="0132C176" w14:textId="77777777" w:rsidR="00022BBE" w:rsidRPr="00D257D0" w:rsidRDefault="00022BBE" w:rsidP="008E010E">
            <w:pPr>
              <w:pStyle w:val="CommentText"/>
              <w:spacing w:before="60" w:after="60"/>
              <w:rPr>
                <w:rFonts w:cs="Arial"/>
                <w:sz w:val="18"/>
              </w:rPr>
            </w:pPr>
          </w:p>
        </w:tc>
      </w:tr>
    </w:tbl>
    <w:p w14:paraId="623C6B2A" w14:textId="77777777" w:rsidR="007209A0" w:rsidRPr="00D257D0" w:rsidRDefault="007209A0" w:rsidP="007209A0">
      <w:pPr>
        <w:pStyle w:val="Heading2"/>
        <w:rPr>
          <w:szCs w:val="18"/>
        </w:rPr>
      </w:pPr>
      <w:bookmarkStart w:id="122" w:name="_Toc411545821"/>
      <w:r w:rsidRPr="00D257D0">
        <w:rPr>
          <w:szCs w:val="18"/>
        </w:rPr>
        <w:t>Non-Functional Requirements</w:t>
      </w:r>
      <w:bookmarkEnd w:id="122"/>
    </w:p>
    <w:p w14:paraId="42E808EE" w14:textId="77777777" w:rsidR="007209A0" w:rsidRPr="00D257D0" w:rsidRDefault="007209A0" w:rsidP="007209A0">
      <w:pPr>
        <w:pStyle w:val="Heading3"/>
        <w:rPr>
          <w:szCs w:val="18"/>
        </w:rPr>
      </w:pPr>
      <w:bookmarkStart w:id="123" w:name="_Toc411545822"/>
      <w:r w:rsidRPr="00D257D0">
        <w:t>Scalability Requirements</w:t>
      </w:r>
      <w:bookmarkEnd w:id="12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14:paraId="0DA14BAD" w14:textId="77777777" w:rsidTr="009C723A">
        <w:tc>
          <w:tcPr>
            <w:tcW w:w="1809" w:type="dxa"/>
            <w:shd w:val="clear" w:color="auto" w:fill="D9D9D9" w:themeFill="background1" w:themeFillShade="D9"/>
          </w:tcPr>
          <w:p w14:paraId="5AAB6C60"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7D697783"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21AD839"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AE5D174"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46059D73" w14:textId="77777777" w:rsidTr="009C723A">
        <w:trPr>
          <w:trHeight w:val="350"/>
        </w:trPr>
        <w:tc>
          <w:tcPr>
            <w:tcW w:w="1809" w:type="dxa"/>
          </w:tcPr>
          <w:p w14:paraId="7FE0DB20" w14:textId="77777777" w:rsidR="007209A0" w:rsidRPr="00D257D0" w:rsidRDefault="007209A0" w:rsidP="009C723A">
            <w:pPr>
              <w:pStyle w:val="CommentText"/>
              <w:spacing w:before="60" w:after="60"/>
              <w:rPr>
                <w:rFonts w:cs="Arial"/>
                <w:sz w:val="18"/>
              </w:rPr>
            </w:pPr>
            <w:r w:rsidRPr="00D257D0">
              <w:rPr>
                <w:rFonts w:cs="Arial"/>
                <w:sz w:val="18"/>
              </w:rPr>
              <w:t>NMS.KK.SCALE.001</w:t>
            </w:r>
          </w:p>
        </w:tc>
        <w:tc>
          <w:tcPr>
            <w:tcW w:w="3828" w:type="dxa"/>
          </w:tcPr>
          <w:p w14:paraId="70434C10" w14:textId="77777777" w:rsidR="00D43841" w:rsidRPr="00D257D0" w:rsidRDefault="007209A0" w:rsidP="00D43841">
            <w:pPr>
              <w:pStyle w:val="CommentText"/>
              <w:spacing w:before="60" w:after="60"/>
              <w:rPr>
                <w:rFonts w:cs="Arial"/>
                <w:sz w:val="18"/>
              </w:rPr>
            </w:pPr>
            <w:r w:rsidRPr="00D257D0">
              <w:rPr>
                <w:rFonts w:cs="Arial"/>
                <w:sz w:val="18"/>
              </w:rPr>
              <w:t>Kilkari service shall be designed to handle at least 9,718,577 beneficiaries.</w:t>
            </w:r>
          </w:p>
        </w:tc>
        <w:tc>
          <w:tcPr>
            <w:tcW w:w="2551" w:type="dxa"/>
          </w:tcPr>
          <w:p w14:paraId="60CA0250" w14:textId="77777777" w:rsidR="007209A0" w:rsidRPr="00D257D0" w:rsidRDefault="00302EAC" w:rsidP="009C723A">
            <w:pPr>
              <w:pStyle w:val="CommentText"/>
              <w:spacing w:before="60" w:after="60"/>
              <w:rPr>
                <w:rFonts w:cs="Arial"/>
                <w:sz w:val="18"/>
              </w:rPr>
            </w:pPr>
            <w:r w:rsidRPr="00D257D0">
              <w:rPr>
                <w:rFonts w:cs="Arial"/>
                <w:sz w:val="18"/>
              </w:rPr>
              <w:t>Refer NMS.MA.SCALE.001</w:t>
            </w:r>
          </w:p>
        </w:tc>
        <w:tc>
          <w:tcPr>
            <w:tcW w:w="1418" w:type="dxa"/>
          </w:tcPr>
          <w:p w14:paraId="40C7A4AF" w14:textId="77777777" w:rsidR="007209A0" w:rsidRPr="00D257D0" w:rsidRDefault="007209A0" w:rsidP="009C723A">
            <w:pPr>
              <w:pStyle w:val="CommentText"/>
              <w:spacing w:before="60" w:after="60"/>
              <w:rPr>
                <w:rFonts w:cs="Arial"/>
                <w:sz w:val="18"/>
              </w:rPr>
            </w:pPr>
            <w:r w:rsidRPr="00D257D0">
              <w:rPr>
                <w:rFonts w:cs="Arial"/>
                <w:sz w:val="18"/>
              </w:rPr>
              <w:t>Draft</w:t>
            </w:r>
          </w:p>
        </w:tc>
      </w:tr>
      <w:tr w:rsidR="007209A0" w:rsidRPr="00D257D0" w14:paraId="13D9C47A" w14:textId="77777777" w:rsidTr="009C723A">
        <w:trPr>
          <w:trHeight w:val="350"/>
        </w:trPr>
        <w:tc>
          <w:tcPr>
            <w:tcW w:w="1809" w:type="dxa"/>
          </w:tcPr>
          <w:p w14:paraId="60761061" w14:textId="77777777" w:rsidR="007209A0" w:rsidRPr="00D257D0" w:rsidRDefault="007209A0" w:rsidP="009C723A">
            <w:pPr>
              <w:pStyle w:val="CommentText"/>
              <w:spacing w:before="60" w:after="60"/>
              <w:rPr>
                <w:rFonts w:cs="Arial"/>
                <w:sz w:val="18"/>
              </w:rPr>
            </w:pPr>
            <w:r w:rsidRPr="00D257D0">
              <w:rPr>
                <w:rFonts w:cs="Arial"/>
                <w:sz w:val="18"/>
              </w:rPr>
              <w:t>NMS.KK.SCALE.002</w:t>
            </w:r>
          </w:p>
        </w:tc>
        <w:tc>
          <w:tcPr>
            <w:tcW w:w="3828" w:type="dxa"/>
          </w:tcPr>
          <w:p w14:paraId="2C5F3DA5" w14:textId="25A10608" w:rsidR="007209A0" w:rsidRPr="00D257D0" w:rsidRDefault="007209A0" w:rsidP="00EB148D">
            <w:pPr>
              <w:pStyle w:val="CommentText"/>
              <w:spacing w:before="60" w:after="60"/>
              <w:rPr>
                <w:rFonts w:cs="Arial"/>
                <w:sz w:val="18"/>
              </w:rPr>
            </w:pPr>
            <w:r w:rsidRPr="00D257D0">
              <w:rPr>
                <w:rFonts w:cs="Arial"/>
                <w:sz w:val="18"/>
              </w:rPr>
              <w:t xml:space="preserve">Kilkari service shall be designed to handle </w:t>
            </w:r>
            <w:r w:rsidR="00950984">
              <w:rPr>
                <w:rFonts w:cs="Arial"/>
                <w:sz w:val="18"/>
              </w:rPr>
              <w:t>3.</w:t>
            </w:r>
            <w:r w:rsidR="00C048E2">
              <w:rPr>
                <w:rFonts w:cs="Arial"/>
                <w:sz w:val="18"/>
              </w:rPr>
              <w:t>9</w:t>
            </w:r>
            <w:r w:rsidR="00EB148D" w:rsidRPr="00D257D0">
              <w:rPr>
                <w:rFonts w:cs="Arial"/>
                <w:sz w:val="18"/>
              </w:rPr>
              <w:t xml:space="preserve"> million </w:t>
            </w:r>
            <w:r w:rsidRPr="00D257D0">
              <w:rPr>
                <w:rFonts w:cs="Arial"/>
                <w:sz w:val="18"/>
              </w:rPr>
              <w:t xml:space="preserve">calls </w:t>
            </w:r>
            <w:r w:rsidR="00EB148D" w:rsidRPr="00D257D0">
              <w:rPr>
                <w:rFonts w:cs="Arial"/>
                <w:sz w:val="18"/>
              </w:rPr>
              <w:t>per day</w:t>
            </w:r>
            <w:r w:rsidRPr="00D257D0">
              <w:rPr>
                <w:rFonts w:cs="Arial"/>
                <w:sz w:val="18"/>
              </w:rPr>
              <w:t>.</w:t>
            </w:r>
          </w:p>
          <w:p w14:paraId="5CCCA5B3" w14:textId="77777777" w:rsidR="00EB148D" w:rsidRPr="00D257D0" w:rsidRDefault="00EB148D" w:rsidP="00EB148D">
            <w:pPr>
              <w:pStyle w:val="CommentText"/>
              <w:spacing w:before="60" w:after="60"/>
              <w:rPr>
                <w:rFonts w:cs="Arial"/>
                <w:sz w:val="18"/>
              </w:rPr>
            </w:pPr>
            <w:r w:rsidRPr="00D257D0">
              <w:rPr>
                <w:rFonts w:cs="Arial"/>
                <w:sz w:val="18"/>
              </w:rPr>
              <w:t xml:space="preserve">If number of </w:t>
            </w:r>
            <w:r w:rsidR="00E74095" w:rsidRPr="00D257D0">
              <w:rPr>
                <w:rFonts w:cs="Arial"/>
                <w:sz w:val="18"/>
              </w:rPr>
              <w:t xml:space="preserve">service </w:t>
            </w:r>
            <w:r w:rsidRPr="00D257D0">
              <w:rPr>
                <w:rFonts w:cs="Arial"/>
                <w:sz w:val="18"/>
              </w:rPr>
              <w:t>messages per week is doubled, the number of calls per week is also doubled.</w:t>
            </w:r>
          </w:p>
        </w:tc>
        <w:tc>
          <w:tcPr>
            <w:tcW w:w="2551" w:type="dxa"/>
          </w:tcPr>
          <w:p w14:paraId="7424C833" w14:textId="77777777" w:rsidR="007209A0" w:rsidRPr="00D257D0" w:rsidRDefault="007209A0" w:rsidP="009C6048">
            <w:pPr>
              <w:pStyle w:val="CommentText"/>
              <w:spacing w:before="60" w:after="60"/>
              <w:rPr>
                <w:rFonts w:cs="Arial"/>
                <w:color w:val="FF0000"/>
                <w:sz w:val="18"/>
              </w:rPr>
            </w:pPr>
          </w:p>
        </w:tc>
        <w:tc>
          <w:tcPr>
            <w:tcW w:w="1418" w:type="dxa"/>
          </w:tcPr>
          <w:p w14:paraId="4221557F" w14:textId="77777777" w:rsidR="007209A0" w:rsidRPr="00D257D0" w:rsidRDefault="00EB148D" w:rsidP="009C723A">
            <w:pPr>
              <w:pStyle w:val="CommentText"/>
              <w:spacing w:before="60" w:after="60"/>
              <w:rPr>
                <w:rFonts w:cs="Arial"/>
                <w:color w:val="FF0000"/>
                <w:sz w:val="18"/>
              </w:rPr>
            </w:pPr>
            <w:r w:rsidRPr="00D257D0">
              <w:rPr>
                <w:rFonts w:cs="Arial"/>
                <w:sz w:val="18"/>
              </w:rPr>
              <w:t>Draft</w:t>
            </w:r>
          </w:p>
        </w:tc>
      </w:tr>
      <w:tr w:rsidR="002047D9" w:rsidRPr="00D257D0" w14:paraId="1231D461" w14:textId="77777777" w:rsidTr="009C723A">
        <w:trPr>
          <w:trHeight w:val="350"/>
        </w:trPr>
        <w:tc>
          <w:tcPr>
            <w:tcW w:w="1809" w:type="dxa"/>
          </w:tcPr>
          <w:p w14:paraId="24533FE8" w14:textId="77777777" w:rsidR="002047D9" w:rsidRPr="00D257D0" w:rsidRDefault="002047D9" w:rsidP="00B24323">
            <w:pPr>
              <w:pStyle w:val="CommentText"/>
              <w:spacing w:before="60" w:after="60"/>
              <w:rPr>
                <w:rFonts w:cs="Arial"/>
                <w:sz w:val="18"/>
              </w:rPr>
            </w:pPr>
            <w:r w:rsidRPr="00D257D0">
              <w:rPr>
                <w:rFonts w:cs="Arial"/>
                <w:sz w:val="18"/>
              </w:rPr>
              <w:t>NMS.KK.SCALE.00</w:t>
            </w:r>
            <w:r w:rsidR="00B24323" w:rsidRPr="00D257D0">
              <w:rPr>
                <w:rFonts w:cs="Arial"/>
                <w:sz w:val="18"/>
              </w:rPr>
              <w:t>3</w:t>
            </w:r>
          </w:p>
        </w:tc>
        <w:tc>
          <w:tcPr>
            <w:tcW w:w="3828" w:type="dxa"/>
          </w:tcPr>
          <w:p w14:paraId="28C77AFA" w14:textId="77777777" w:rsidR="002047D9" w:rsidRDefault="002047D9" w:rsidP="002047D9">
            <w:pPr>
              <w:pStyle w:val="CommentText"/>
              <w:spacing w:before="60" w:after="60"/>
              <w:rPr>
                <w:rFonts w:cs="Arial"/>
                <w:sz w:val="18"/>
              </w:rPr>
            </w:pPr>
            <w:r w:rsidRPr="00D257D0">
              <w:rPr>
                <w:rFonts w:cs="Arial"/>
                <w:sz w:val="18"/>
              </w:rPr>
              <w:t xml:space="preserve">The Congestion and Overload for outgoing </w:t>
            </w:r>
            <w:r w:rsidR="004F28C0" w:rsidRPr="00D257D0">
              <w:rPr>
                <w:rFonts w:cs="Arial"/>
                <w:sz w:val="18"/>
              </w:rPr>
              <w:t>calls of K</w:t>
            </w:r>
            <w:r w:rsidRPr="00D257D0">
              <w:rPr>
                <w:rFonts w:cs="Arial"/>
                <w:sz w:val="18"/>
              </w:rPr>
              <w:t>K shall be handled by maintaining a configurable parameter to limit number of active KK subscribers. Once this limit is reached, new subscribers activation shall not be allowed (either via CSV upload or via IVR based activation).</w:t>
            </w:r>
          </w:p>
          <w:p w14:paraId="07C59E8B" w14:textId="77777777" w:rsidR="00A1493D" w:rsidRPr="00D257D0" w:rsidRDefault="00A1493D" w:rsidP="00A1493D">
            <w:pPr>
              <w:pStyle w:val="CommentText"/>
              <w:spacing w:before="60" w:after="60"/>
              <w:rPr>
                <w:rFonts w:cs="Arial"/>
                <w:sz w:val="18"/>
              </w:rPr>
            </w:pPr>
            <w:r>
              <w:rPr>
                <w:rFonts w:cs="Arial"/>
                <w:sz w:val="18"/>
              </w:rPr>
              <w:t>Rejection of uploaded subscribers due to over-capacity shall be logged.</w:t>
            </w:r>
          </w:p>
        </w:tc>
        <w:tc>
          <w:tcPr>
            <w:tcW w:w="2551" w:type="dxa"/>
          </w:tcPr>
          <w:p w14:paraId="435FE62E" w14:textId="77777777" w:rsidR="002047D9" w:rsidRDefault="002927CE" w:rsidP="00EB148D">
            <w:pPr>
              <w:pStyle w:val="CommentText"/>
              <w:spacing w:before="60" w:after="60"/>
              <w:rPr>
                <w:rFonts w:cs="Arial"/>
                <w:sz w:val="18"/>
              </w:rPr>
            </w:pPr>
            <w:r>
              <w:rPr>
                <w:rFonts w:cs="Arial"/>
                <w:sz w:val="18"/>
              </w:rPr>
              <w:t xml:space="preserve">The “early subscription” shall be considered as part of </w:t>
            </w:r>
            <w:r w:rsidR="003E3885">
              <w:rPr>
                <w:rFonts w:cs="Arial"/>
                <w:sz w:val="18"/>
              </w:rPr>
              <w:t>active subscriber</w:t>
            </w:r>
            <w:r>
              <w:rPr>
                <w:rFonts w:cs="Arial"/>
                <w:sz w:val="18"/>
              </w:rPr>
              <w:t xml:space="preserve"> list</w:t>
            </w:r>
            <w:r w:rsidR="003E3885">
              <w:rPr>
                <w:rFonts w:cs="Arial"/>
                <w:sz w:val="18"/>
              </w:rPr>
              <w:t xml:space="preserve"> for purpose of calculation</w:t>
            </w:r>
            <w:r>
              <w:rPr>
                <w:rFonts w:cs="Arial"/>
                <w:sz w:val="18"/>
              </w:rPr>
              <w:t>.</w:t>
            </w:r>
          </w:p>
          <w:p w14:paraId="510E4894" w14:textId="77777777" w:rsidR="00024023" w:rsidRPr="00D257D0" w:rsidRDefault="00024023" w:rsidP="00EB148D">
            <w:pPr>
              <w:pStyle w:val="CommentText"/>
              <w:spacing w:before="60" w:after="60"/>
              <w:rPr>
                <w:rFonts w:cs="Arial"/>
                <w:sz w:val="18"/>
              </w:rPr>
            </w:pPr>
            <w:r>
              <w:rPr>
                <w:rFonts w:cs="Arial"/>
                <w:sz w:val="18"/>
              </w:rPr>
              <w:t>In some cases, it can reject more users than it could have handled (e.g. due to early subscription).</w:t>
            </w:r>
          </w:p>
        </w:tc>
        <w:tc>
          <w:tcPr>
            <w:tcW w:w="1418" w:type="dxa"/>
          </w:tcPr>
          <w:p w14:paraId="2C0335C0" w14:textId="77777777" w:rsidR="002047D9" w:rsidRPr="00D257D0" w:rsidRDefault="009F7518" w:rsidP="009C723A">
            <w:pPr>
              <w:pStyle w:val="CommentText"/>
              <w:spacing w:before="60" w:after="60"/>
              <w:rPr>
                <w:rFonts w:cs="Arial"/>
                <w:sz w:val="18"/>
              </w:rPr>
            </w:pPr>
            <w:r>
              <w:rPr>
                <w:rFonts w:cs="Arial"/>
                <w:sz w:val="18"/>
              </w:rPr>
              <w:t>Draft</w:t>
            </w:r>
          </w:p>
        </w:tc>
      </w:tr>
    </w:tbl>
    <w:p w14:paraId="1D694DD1" w14:textId="77777777" w:rsidR="00B5041C" w:rsidRPr="00D257D0" w:rsidRDefault="00B5041C" w:rsidP="00B5041C">
      <w:pPr>
        <w:pStyle w:val="Heading2"/>
        <w:rPr>
          <w:szCs w:val="18"/>
        </w:rPr>
      </w:pPr>
      <w:bookmarkStart w:id="124" w:name="_Toc411545823"/>
      <w:r w:rsidRPr="00D257D0">
        <w:rPr>
          <w:szCs w:val="18"/>
        </w:rPr>
        <w:t>Call Flows</w:t>
      </w:r>
      <w:bookmarkEnd w:id="124"/>
    </w:p>
    <w:p w14:paraId="6BDB1853"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4F411A58" w14:textId="77777777" w:rsidR="00B5041C" w:rsidRPr="00D257D0" w:rsidRDefault="00B5041C" w:rsidP="00B5041C">
      <w:pPr>
        <w:pStyle w:val="Heading3"/>
      </w:pPr>
      <w:bookmarkStart w:id="125" w:name="_Ref408567250"/>
      <w:bookmarkStart w:id="126" w:name="_Toc411545824"/>
      <w:r w:rsidRPr="00D257D0">
        <w:t xml:space="preserve">Welcome Message and </w:t>
      </w:r>
      <w:proofErr w:type="spellStart"/>
      <w:r w:rsidRPr="00D257D0">
        <w:t>Kilakri</w:t>
      </w:r>
      <w:proofErr w:type="spellEnd"/>
      <w:r w:rsidRPr="00D257D0">
        <w:t xml:space="preserve"> Subscription via IVR</w:t>
      </w:r>
      <w:bookmarkEnd w:id="125"/>
      <w:bookmarkEnd w:id="126"/>
    </w:p>
    <w:p w14:paraId="0F9C74EB" w14:textId="77777777" w:rsidR="00B5041C" w:rsidRPr="00D257D0" w:rsidRDefault="00D9311D" w:rsidP="00B5041C">
      <w:pPr>
        <w:pStyle w:val="Caption"/>
        <w:jc w:val="both"/>
      </w:pPr>
      <w:r w:rsidRPr="00D257D0">
        <w:rPr>
          <w:noProof/>
        </w:rPr>
        <w:drawing>
          <wp:inline distT="0" distB="0" distL="0" distR="0" wp14:anchorId="2444273E" wp14:editId="65A23D9A">
            <wp:extent cx="5943600" cy="546798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7985"/>
                    </a:xfrm>
                    <a:prstGeom prst="rect">
                      <a:avLst/>
                    </a:prstGeom>
                    <a:noFill/>
                    <a:ln>
                      <a:noFill/>
                    </a:ln>
                    <a:extLst/>
                  </pic:spPr>
                </pic:pic>
              </a:graphicData>
            </a:graphic>
          </wp:inline>
        </w:drawing>
      </w:r>
    </w:p>
    <w:p w14:paraId="003E11C6" w14:textId="77777777" w:rsidR="00B5041C" w:rsidRPr="00D257D0" w:rsidRDefault="00B5041C" w:rsidP="00B5041C">
      <w:pPr>
        <w:pStyle w:val="Caption"/>
        <w:jc w:val="both"/>
        <w:rPr>
          <w:noProof/>
        </w:rPr>
      </w:pPr>
      <w:r w:rsidRPr="00D257D0">
        <w:t xml:space="preserve">Figure </w:t>
      </w:r>
      <w:fldSimple w:instr=" SEQ Figure \* ARABIC ">
        <w:r w:rsidR="003E33C6" w:rsidRPr="00D257D0">
          <w:rPr>
            <w:noProof/>
          </w:rPr>
          <w:t>9</w:t>
        </w:r>
      </w:fldSimple>
      <w:proofErr w:type="gramStart"/>
      <w:r w:rsidRPr="00D257D0">
        <w:t xml:space="preserve"> :</w:t>
      </w:r>
      <w:proofErr w:type="gramEnd"/>
      <w:r w:rsidRPr="00D257D0">
        <w:t xml:space="preserve"> Welcome message and Kilkari Subscription</w:t>
      </w:r>
      <w:r w:rsidRPr="00D257D0">
        <w:rPr>
          <w:noProof/>
        </w:rPr>
        <w:t xml:space="preserve"> via IVR</w:t>
      </w:r>
    </w:p>
    <w:p w14:paraId="683C8775" w14:textId="77777777" w:rsidR="00B5041C" w:rsidRPr="00D257D0" w:rsidRDefault="00B5041C" w:rsidP="00B5041C">
      <w:pPr>
        <w:pStyle w:val="Heading3"/>
        <w:rPr>
          <w:szCs w:val="18"/>
        </w:rPr>
      </w:pPr>
      <w:bookmarkStart w:id="127" w:name="_Toc405368640"/>
      <w:bookmarkStart w:id="128" w:name="_Ref408567301"/>
      <w:bookmarkStart w:id="129" w:name="_Toc411545825"/>
      <w:r w:rsidRPr="00D257D0">
        <w:rPr>
          <w:szCs w:val="18"/>
        </w:rPr>
        <w:t>Inbox Access</w:t>
      </w:r>
      <w:bookmarkEnd w:id="127"/>
      <w:bookmarkEnd w:id="128"/>
      <w:bookmarkEnd w:id="129"/>
    </w:p>
    <w:p w14:paraId="75258BFD" w14:textId="77777777" w:rsidR="00B5041C" w:rsidRPr="00D257D0" w:rsidRDefault="00D9311D" w:rsidP="00B5041C">
      <w:pPr>
        <w:ind w:left="630"/>
        <w:rPr>
          <w:rFonts w:ascii="Cambria" w:eastAsia="Times New Roman" w:hAnsi="Cambria"/>
          <w:b/>
          <w:bCs/>
          <w:color w:val="365F91"/>
          <w:sz w:val="28"/>
          <w:szCs w:val="28"/>
        </w:rPr>
      </w:pPr>
      <w:r w:rsidRPr="00D257D0">
        <w:rPr>
          <w:noProof/>
        </w:rPr>
        <w:drawing>
          <wp:inline distT="0" distB="0" distL="0" distR="0" wp14:anchorId="1C22331C" wp14:editId="670F7DCE">
            <wp:extent cx="4524375" cy="1905000"/>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1905000"/>
                    </a:xfrm>
                    <a:prstGeom prst="rect">
                      <a:avLst/>
                    </a:prstGeom>
                    <a:noFill/>
                    <a:ln>
                      <a:noFill/>
                    </a:ln>
                    <a:extLst/>
                  </pic:spPr>
                </pic:pic>
              </a:graphicData>
            </a:graphic>
          </wp:inline>
        </w:drawing>
      </w:r>
    </w:p>
    <w:p w14:paraId="3C785422" w14:textId="77777777" w:rsidR="00B5041C" w:rsidRPr="00D257D0" w:rsidRDefault="00B5041C" w:rsidP="00B5041C">
      <w:pPr>
        <w:pStyle w:val="Caption"/>
        <w:rPr>
          <w:noProof/>
        </w:rPr>
      </w:pPr>
      <w:r w:rsidRPr="00D257D0">
        <w:t xml:space="preserve">Figure </w:t>
      </w:r>
      <w:fldSimple w:instr=" SEQ Figure \* ARABIC ">
        <w:r w:rsidR="003E33C6" w:rsidRPr="00D257D0">
          <w:rPr>
            <w:noProof/>
          </w:rPr>
          <w:t>10</w:t>
        </w:r>
      </w:fldSimple>
      <w:r w:rsidRPr="00D257D0">
        <w:t>: Inbox Access in Kilkari</w:t>
      </w:r>
    </w:p>
    <w:p w14:paraId="6F40737E" w14:textId="77777777" w:rsidR="00B5041C" w:rsidRPr="00D257D0" w:rsidRDefault="00B5041C" w:rsidP="00B5041C">
      <w:pPr>
        <w:pStyle w:val="Heading3"/>
        <w:rPr>
          <w:szCs w:val="18"/>
        </w:rPr>
      </w:pPr>
      <w:bookmarkStart w:id="130" w:name="_Ref408567350"/>
      <w:bookmarkStart w:id="131" w:name="_Toc411545826"/>
      <w:r w:rsidRPr="00D257D0">
        <w:rPr>
          <w:szCs w:val="18"/>
        </w:rPr>
        <w:t>OBD Call Flow</w:t>
      </w:r>
      <w:bookmarkEnd w:id="130"/>
      <w:bookmarkEnd w:id="131"/>
    </w:p>
    <w:p w14:paraId="169B8C22" w14:textId="77777777" w:rsidR="00B5041C" w:rsidRPr="00D257D0" w:rsidRDefault="00B5041C" w:rsidP="00B5041C"/>
    <w:p w14:paraId="685BA26E" w14:textId="77777777" w:rsidR="00D9311D" w:rsidRPr="00D257D0" w:rsidRDefault="00D9311D" w:rsidP="00B5041C">
      <w:pPr>
        <w:pStyle w:val="Caption"/>
      </w:pPr>
      <w:r w:rsidRPr="00D257D0">
        <w:rPr>
          <w:noProof/>
        </w:rPr>
        <w:drawing>
          <wp:inline distT="0" distB="0" distL="0" distR="0" wp14:anchorId="585A305C" wp14:editId="16FE222D">
            <wp:extent cx="3279160" cy="320239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9160" cy="320239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E734B00" w14:textId="77777777" w:rsidR="001F62BD" w:rsidRPr="00D257D0" w:rsidRDefault="00B5041C" w:rsidP="00B5041C">
      <w:pPr>
        <w:pStyle w:val="Caption"/>
        <w:rPr>
          <w:rFonts w:ascii="Cambria" w:eastAsia="Times New Roman" w:hAnsi="Cambria"/>
          <w:b w:val="0"/>
          <w:bCs w:val="0"/>
          <w:color w:val="365F91"/>
          <w:sz w:val="28"/>
          <w:szCs w:val="28"/>
        </w:rPr>
      </w:pPr>
      <w:r w:rsidRPr="00D257D0">
        <w:t xml:space="preserve">Figure </w:t>
      </w:r>
      <w:fldSimple w:instr=" SEQ Figure \* ARABIC ">
        <w:r w:rsidR="003E33C6" w:rsidRPr="00D257D0">
          <w:rPr>
            <w:noProof/>
          </w:rPr>
          <w:t>11</w:t>
        </w:r>
      </w:fldSimple>
      <w:r w:rsidRPr="00D257D0">
        <w:t>: OBD Call in Kilkari</w:t>
      </w:r>
      <w:r w:rsidR="001F62BD" w:rsidRPr="00D257D0">
        <w:br w:type="page"/>
      </w:r>
    </w:p>
    <w:p w14:paraId="48110E33" w14:textId="77777777" w:rsidR="00A1778E" w:rsidRPr="00D257D0" w:rsidRDefault="00A1778E" w:rsidP="00420392">
      <w:pPr>
        <w:pStyle w:val="Heading1"/>
      </w:pPr>
      <w:bookmarkStart w:id="132" w:name="_Toc411545827"/>
      <w:r w:rsidRPr="00D257D0">
        <w:t xml:space="preserve">Appendix A: </w:t>
      </w:r>
      <w:r w:rsidR="00D27CCB" w:rsidRPr="00D257D0">
        <w:t xml:space="preserve">Input </w:t>
      </w:r>
      <w:r w:rsidR="002B317E" w:rsidRPr="00D257D0">
        <w:t xml:space="preserve">Parameter </w:t>
      </w:r>
      <w:r w:rsidRPr="00D257D0">
        <w:t>Elements and Definitions</w:t>
      </w:r>
      <w:bookmarkEnd w:id="132"/>
    </w:p>
    <w:p w14:paraId="515A9424" w14:textId="77777777" w:rsidR="00F76544" w:rsidRPr="00D257D0" w:rsidRDefault="00F76544" w:rsidP="00F76544">
      <w:pPr>
        <w:pStyle w:val="Heading2"/>
      </w:pPr>
      <w:bookmarkStart w:id="133" w:name="_Ref406535404"/>
      <w:bookmarkStart w:id="134" w:name="_Toc411545828"/>
      <w:r w:rsidRPr="00D257D0">
        <w:t xml:space="preserve">Location </w:t>
      </w:r>
      <w:bookmarkEnd w:id="133"/>
      <w:r w:rsidR="004C5218" w:rsidRPr="00D257D0">
        <w:t>Data</w:t>
      </w:r>
      <w:bookmarkEnd w:id="134"/>
    </w:p>
    <w:p w14:paraId="55DC42E0" w14:textId="77777777" w:rsidR="00931224" w:rsidRDefault="0085205A" w:rsidP="00931224">
      <w:pPr>
        <w:pStyle w:val="Heading3"/>
        <w:rPr>
          <w:ins w:id="135" w:author="Rob LaRubbio" w:date="2015-05-11T13:52:00Z"/>
        </w:rPr>
        <w:pPrChange w:id="136" w:author="Rob LaRubbio" w:date="2015-05-11T13:54:00Z">
          <w:pPr/>
        </w:pPrChange>
      </w:pPr>
      <w:del w:id="137" w:author="Rob LaRubbio" w:date="2015-05-11T13:52:00Z">
        <w:r w:rsidDel="00931224">
          <w:delText>Refer Design &amp; Architecture Spec</w:delText>
        </w:r>
      </w:del>
      <w:ins w:id="138" w:author="Rob LaRubbio" w:date="2015-05-11T13:52:00Z">
        <w:r w:rsidR="00931224">
          <w:t>District</w:t>
        </w:r>
      </w:ins>
    </w:p>
    <w:p w14:paraId="1AF20C36" w14:textId="15161B64" w:rsidR="006C7AE8" w:rsidRDefault="0085205A" w:rsidP="00F76544">
      <w:pPr>
        <w:rPr>
          <w:ins w:id="139" w:author="Rob LaRubbio" w:date="2015-05-11T13:54:00Z"/>
          <w:color w:val="1F497D"/>
          <w:sz w:val="18"/>
        </w:rPr>
      </w:pPr>
      <w:del w:id="140" w:author="Rob LaRubbio" w:date="2015-05-11T13:53:00Z">
        <w:r w:rsidDel="00931224">
          <w:rPr>
            <w:color w:val="1F497D"/>
            <w:sz w:val="18"/>
          </w:rPr>
          <w:delText>.</w:delText>
        </w:r>
      </w:del>
      <w:ins w:id="141" w:author="Rob LaRubbio" w:date="2015-05-11T13:53:00Z">
        <w:r w:rsidR="00931224">
          <w:rPr>
            <w:noProof/>
            <w:color w:val="1F497D"/>
            <w:sz w:val="18"/>
          </w:rPr>
          <w:drawing>
            <wp:inline distT="0" distB="0" distL="0" distR="0" wp14:anchorId="5587951F" wp14:editId="729D3C10">
              <wp:extent cx="5938520" cy="1145540"/>
              <wp:effectExtent l="0" t="0" r="5080" b="0"/>
              <wp:docPr id="10" name="Picture 10" descr="Macintosh HD:Users:rob:Desktop:Screen Shot 2015-05-11 at 1.5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Desktop:Screen Shot 2015-05-11 at 1.52.4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1145540"/>
                      </a:xfrm>
                      <a:prstGeom prst="rect">
                        <a:avLst/>
                      </a:prstGeom>
                      <a:noFill/>
                      <a:ln>
                        <a:noFill/>
                      </a:ln>
                    </pic:spPr>
                  </pic:pic>
                </a:graphicData>
              </a:graphic>
            </wp:inline>
          </w:drawing>
        </w:r>
      </w:ins>
    </w:p>
    <w:p w14:paraId="7FE4CEDA" w14:textId="07E07E1B" w:rsidR="00931224" w:rsidRDefault="00931224" w:rsidP="00931224">
      <w:pPr>
        <w:pStyle w:val="Heading3"/>
        <w:rPr>
          <w:ins w:id="142" w:author="Rob LaRubbio" w:date="2015-05-11T13:55:00Z"/>
        </w:rPr>
        <w:pPrChange w:id="143" w:author="Rob LaRubbio" w:date="2015-05-11T13:55:00Z">
          <w:pPr/>
        </w:pPrChange>
      </w:pPr>
      <w:proofErr w:type="spellStart"/>
      <w:ins w:id="144" w:author="Rob LaRubbio" w:date="2015-05-11T13:54:00Z">
        <w:r>
          <w:t>Taluka</w:t>
        </w:r>
      </w:ins>
      <w:proofErr w:type="spellEnd"/>
    </w:p>
    <w:p w14:paraId="4A527D7E" w14:textId="302F03FF" w:rsidR="00931224" w:rsidRDefault="00931224" w:rsidP="00931224">
      <w:pPr>
        <w:rPr>
          <w:ins w:id="145" w:author="Rob LaRubbio" w:date="2015-05-11T13:55:00Z"/>
        </w:rPr>
        <w:pPrChange w:id="146" w:author="Rob LaRubbio" w:date="2015-05-11T13:55:00Z">
          <w:pPr/>
        </w:pPrChange>
      </w:pPr>
      <w:ins w:id="147" w:author="Rob LaRubbio" w:date="2015-05-11T13:56:00Z">
        <w:r>
          <w:rPr>
            <w:noProof/>
          </w:rPr>
          <w:drawing>
            <wp:inline distT="0" distB="0" distL="0" distR="0" wp14:anchorId="213CAE14" wp14:editId="29D01E81">
              <wp:extent cx="5938520" cy="1328420"/>
              <wp:effectExtent l="0" t="0" r="5080" b="0"/>
              <wp:docPr id="16" name="Picture 16" descr="Macintosh HD:Users:rob:Desktop:Screen Shot 2015-05-11 at 1.5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Desktop:Screen Shot 2015-05-11 at 1.55.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1328420"/>
                      </a:xfrm>
                      <a:prstGeom prst="rect">
                        <a:avLst/>
                      </a:prstGeom>
                      <a:noFill/>
                      <a:ln>
                        <a:noFill/>
                      </a:ln>
                    </pic:spPr>
                  </pic:pic>
                </a:graphicData>
              </a:graphic>
            </wp:inline>
          </w:drawing>
        </w:r>
      </w:ins>
    </w:p>
    <w:p w14:paraId="230A1728" w14:textId="552725F5" w:rsidR="00931224" w:rsidRDefault="00931224" w:rsidP="00931224">
      <w:pPr>
        <w:pStyle w:val="Heading3"/>
        <w:rPr>
          <w:ins w:id="148" w:author="Rob LaRubbio" w:date="2015-05-11T13:56:00Z"/>
        </w:rPr>
        <w:pPrChange w:id="149" w:author="Rob LaRubbio" w:date="2015-05-11T13:56:00Z">
          <w:pPr/>
        </w:pPrChange>
      </w:pPr>
      <w:proofErr w:type="spellStart"/>
      <w:ins w:id="150" w:author="Rob LaRubbio" w:date="2015-05-11T13:55:00Z">
        <w:r>
          <w:t>HealthBlock</w:t>
        </w:r>
      </w:ins>
      <w:proofErr w:type="spellEnd"/>
    </w:p>
    <w:p w14:paraId="631C8D5B" w14:textId="12EE9671" w:rsidR="00931224" w:rsidRDefault="00931224" w:rsidP="00931224">
      <w:pPr>
        <w:rPr>
          <w:ins w:id="151" w:author="Rob LaRubbio" w:date="2015-05-11T13:56:00Z"/>
        </w:rPr>
        <w:pPrChange w:id="152" w:author="Rob LaRubbio" w:date="2015-05-11T13:56:00Z">
          <w:pPr/>
        </w:pPrChange>
      </w:pPr>
      <w:ins w:id="153" w:author="Rob LaRubbio" w:date="2015-05-11T13:56:00Z">
        <w:r>
          <w:rPr>
            <w:noProof/>
          </w:rPr>
          <w:drawing>
            <wp:inline distT="0" distB="0" distL="0" distR="0" wp14:anchorId="7FFB4DB3" wp14:editId="38DD0AA8">
              <wp:extent cx="5938520" cy="1664970"/>
              <wp:effectExtent l="0" t="0" r="5080" b="11430"/>
              <wp:docPr id="14" name="Picture 14" descr="Macintosh HD:Users:rob:Desktop:Screen Shot 2015-05-11 at 1.5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Desktop:Screen Shot 2015-05-11 at 1.55.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1664970"/>
                      </a:xfrm>
                      <a:prstGeom prst="rect">
                        <a:avLst/>
                      </a:prstGeom>
                      <a:noFill/>
                      <a:ln>
                        <a:noFill/>
                      </a:ln>
                    </pic:spPr>
                  </pic:pic>
                </a:graphicData>
              </a:graphic>
            </wp:inline>
          </w:drawing>
        </w:r>
      </w:ins>
    </w:p>
    <w:p w14:paraId="16B922E8" w14:textId="6E986254" w:rsidR="00931224" w:rsidRDefault="00931224" w:rsidP="00931224">
      <w:pPr>
        <w:pStyle w:val="Heading3"/>
        <w:rPr>
          <w:ins w:id="154" w:author="Rob LaRubbio" w:date="2015-05-11T13:57:00Z"/>
        </w:rPr>
        <w:pPrChange w:id="155" w:author="Rob LaRubbio" w:date="2015-05-11T13:57:00Z">
          <w:pPr/>
        </w:pPrChange>
      </w:pPr>
      <w:proofErr w:type="spellStart"/>
      <w:ins w:id="156" w:author="Rob LaRubbio" w:date="2015-05-11T13:56:00Z">
        <w:r>
          <w:t>HealthFacility</w:t>
        </w:r>
      </w:ins>
      <w:proofErr w:type="spellEnd"/>
    </w:p>
    <w:p w14:paraId="29B67DBA" w14:textId="7AF0A015" w:rsidR="00931224" w:rsidRPr="00931224" w:rsidRDefault="00931224" w:rsidP="00931224">
      <w:pPr>
        <w:rPr>
          <w:ins w:id="157" w:author="Rob LaRubbio" w:date="2015-05-11T13:56:00Z"/>
        </w:rPr>
        <w:pPrChange w:id="158" w:author="Rob LaRubbio" w:date="2015-05-11T13:57:00Z">
          <w:pPr/>
        </w:pPrChange>
      </w:pPr>
      <w:ins w:id="159" w:author="Rob LaRubbio" w:date="2015-05-11T13:57:00Z">
        <w:r>
          <w:rPr>
            <w:noProof/>
          </w:rPr>
          <w:drawing>
            <wp:inline distT="0" distB="0" distL="0" distR="0" wp14:anchorId="3CA224DC" wp14:editId="5E9AFD34">
              <wp:extent cx="5938520" cy="2945130"/>
              <wp:effectExtent l="0" t="0" r="5080" b="1270"/>
              <wp:docPr id="17" name="Picture 17" descr="Macintosh HD:Users:rob:Desktop:Screen Shot 2015-05-11 at 1.5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Desktop:Screen Shot 2015-05-11 at 1.57.1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2945130"/>
                      </a:xfrm>
                      <a:prstGeom prst="rect">
                        <a:avLst/>
                      </a:prstGeom>
                      <a:noFill/>
                      <a:ln>
                        <a:noFill/>
                      </a:ln>
                    </pic:spPr>
                  </pic:pic>
                </a:graphicData>
              </a:graphic>
            </wp:inline>
          </w:drawing>
        </w:r>
      </w:ins>
    </w:p>
    <w:p w14:paraId="577CECE1" w14:textId="344C4DDE" w:rsidR="00931224" w:rsidRDefault="00931224" w:rsidP="00931224">
      <w:pPr>
        <w:pStyle w:val="Heading3"/>
        <w:rPr>
          <w:ins w:id="160" w:author="Rob LaRubbio" w:date="2015-05-11T13:57:00Z"/>
        </w:rPr>
        <w:pPrChange w:id="161" w:author="Rob LaRubbio" w:date="2015-05-11T13:57:00Z">
          <w:pPr/>
        </w:pPrChange>
      </w:pPr>
      <w:proofErr w:type="spellStart"/>
      <w:ins w:id="162" w:author="Rob LaRubbio" w:date="2015-05-11T13:56:00Z">
        <w:r>
          <w:t>HealthSubFacility</w:t>
        </w:r>
      </w:ins>
      <w:proofErr w:type="spellEnd"/>
    </w:p>
    <w:p w14:paraId="7C3A50EB" w14:textId="5B6EAEC3" w:rsidR="00931224" w:rsidRPr="00931224" w:rsidRDefault="00931224" w:rsidP="00931224">
      <w:pPr>
        <w:rPr>
          <w:ins w:id="163" w:author="Rob LaRubbio" w:date="2015-05-11T13:56:00Z"/>
        </w:rPr>
        <w:pPrChange w:id="164" w:author="Rob LaRubbio" w:date="2015-05-11T13:57:00Z">
          <w:pPr/>
        </w:pPrChange>
      </w:pPr>
      <w:ins w:id="165" w:author="Rob LaRubbio" w:date="2015-05-11T13:58:00Z">
        <w:r>
          <w:rPr>
            <w:noProof/>
          </w:rPr>
          <w:drawing>
            <wp:inline distT="0" distB="0" distL="0" distR="0" wp14:anchorId="68C6B9E0" wp14:editId="2782AE8A">
              <wp:extent cx="5938520" cy="1877060"/>
              <wp:effectExtent l="0" t="0" r="5080" b="2540"/>
              <wp:docPr id="18" name="Picture 18" descr="Macintosh HD:Users:rob:Desktop:Screen Shot 2015-05-11 at 1.5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b:Desktop:Screen Shot 2015-05-11 at 1.57.5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1877060"/>
                      </a:xfrm>
                      <a:prstGeom prst="rect">
                        <a:avLst/>
                      </a:prstGeom>
                      <a:noFill/>
                      <a:ln>
                        <a:noFill/>
                      </a:ln>
                    </pic:spPr>
                  </pic:pic>
                </a:graphicData>
              </a:graphic>
            </wp:inline>
          </w:drawing>
        </w:r>
      </w:ins>
    </w:p>
    <w:p w14:paraId="6701349D" w14:textId="28B1A3A1" w:rsidR="00931224" w:rsidRDefault="00931224" w:rsidP="00931224">
      <w:pPr>
        <w:pStyle w:val="Heading3"/>
        <w:rPr>
          <w:ins w:id="166" w:author="Rob LaRubbio" w:date="2015-05-11T13:58:00Z"/>
        </w:rPr>
        <w:pPrChange w:id="167" w:author="Rob LaRubbio" w:date="2015-05-11T13:57:00Z">
          <w:pPr/>
        </w:pPrChange>
      </w:pPr>
      <w:ins w:id="168" w:author="Rob LaRubbio" w:date="2015-05-11T13:56:00Z">
        <w:r>
          <w:t>Village</w:t>
        </w:r>
      </w:ins>
    </w:p>
    <w:p w14:paraId="40334562" w14:textId="4678E04D" w:rsidR="00931224" w:rsidRDefault="00931224" w:rsidP="00931224">
      <w:pPr>
        <w:pStyle w:val="Heading4"/>
        <w:rPr>
          <w:ins w:id="169" w:author="Rob LaRubbio" w:date="2015-05-11T13:59:00Z"/>
        </w:rPr>
        <w:pPrChange w:id="170" w:author="Rob LaRubbio" w:date="2015-05-11T13:58:00Z">
          <w:pPr/>
        </w:pPrChange>
      </w:pPr>
      <w:ins w:id="171" w:author="Rob LaRubbio" w:date="2015-05-11T13:58:00Z">
        <w:r>
          <w:t>Non-Census Village</w:t>
        </w:r>
      </w:ins>
    </w:p>
    <w:p w14:paraId="458BA284" w14:textId="411715F4" w:rsidR="00931224" w:rsidRPr="00931224" w:rsidRDefault="00E65EB6" w:rsidP="00931224">
      <w:pPr>
        <w:rPr>
          <w:ins w:id="172" w:author="Rob LaRubbio" w:date="2015-05-11T13:58:00Z"/>
        </w:rPr>
        <w:pPrChange w:id="173" w:author="Rob LaRubbio" w:date="2015-05-11T13:59:00Z">
          <w:pPr/>
        </w:pPrChange>
      </w:pPr>
      <w:ins w:id="174" w:author="Rob LaRubbio" w:date="2015-05-11T13:59:00Z">
        <w:r>
          <w:rPr>
            <w:noProof/>
          </w:rPr>
          <w:drawing>
            <wp:inline distT="0" distB="0" distL="0" distR="0" wp14:anchorId="3A24CAC0" wp14:editId="057A54E2">
              <wp:extent cx="5938520" cy="2675890"/>
              <wp:effectExtent l="0" t="0" r="5080" b="0"/>
              <wp:docPr id="19" name="Picture 19" descr="Macintosh HD:Users:rob:Desktop:Screen Shot 2015-05-11 at 1.5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b:Desktop:Screen Shot 2015-05-11 at 1.58.3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675890"/>
                      </a:xfrm>
                      <a:prstGeom prst="rect">
                        <a:avLst/>
                      </a:prstGeom>
                      <a:noFill/>
                      <a:ln>
                        <a:noFill/>
                      </a:ln>
                    </pic:spPr>
                  </pic:pic>
                </a:graphicData>
              </a:graphic>
            </wp:inline>
          </w:drawing>
        </w:r>
      </w:ins>
    </w:p>
    <w:p w14:paraId="09F99294" w14:textId="2641CE14" w:rsidR="00931224" w:rsidRDefault="00931224" w:rsidP="00931224">
      <w:pPr>
        <w:pStyle w:val="Heading4"/>
        <w:rPr>
          <w:ins w:id="175" w:author="Rob LaRubbio" w:date="2015-05-11T13:59:00Z"/>
        </w:rPr>
        <w:pPrChange w:id="176" w:author="Rob LaRubbio" w:date="2015-05-11T13:58:00Z">
          <w:pPr/>
        </w:pPrChange>
      </w:pPr>
      <w:ins w:id="177" w:author="Rob LaRubbio" w:date="2015-05-11T13:58:00Z">
        <w:r>
          <w:t>Census Village</w:t>
        </w:r>
      </w:ins>
    </w:p>
    <w:p w14:paraId="0D5A3BA0" w14:textId="12BBF7E8" w:rsidR="00E65EB6" w:rsidRPr="00E65EB6" w:rsidRDefault="00E65EB6" w:rsidP="00E65EB6">
      <w:pPr>
        <w:pPrChange w:id="178" w:author="Rob LaRubbio" w:date="2015-05-11T13:59:00Z">
          <w:pPr/>
        </w:pPrChange>
      </w:pPr>
      <w:ins w:id="179" w:author="Rob LaRubbio" w:date="2015-05-11T13:59:00Z">
        <w:r>
          <w:rPr>
            <w:noProof/>
          </w:rPr>
          <w:drawing>
            <wp:inline distT="0" distB="0" distL="0" distR="0" wp14:anchorId="058988C5" wp14:editId="6B1622CD">
              <wp:extent cx="5938520" cy="1780540"/>
              <wp:effectExtent l="0" t="0" r="5080" b="0"/>
              <wp:docPr id="21" name="Picture 21" descr="Macintosh HD:Users:rob:Desktop:Screen Shot 2015-05-11 at 1.5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b:Desktop:Screen Shot 2015-05-11 at 1.59.2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1780540"/>
                      </a:xfrm>
                      <a:prstGeom prst="rect">
                        <a:avLst/>
                      </a:prstGeom>
                      <a:noFill/>
                      <a:ln>
                        <a:noFill/>
                      </a:ln>
                    </pic:spPr>
                  </pic:pic>
                </a:graphicData>
              </a:graphic>
            </wp:inline>
          </w:drawing>
        </w:r>
      </w:ins>
      <w:bookmarkStart w:id="180" w:name="_GoBack"/>
      <w:bookmarkEnd w:id="180"/>
    </w:p>
    <w:p w14:paraId="52CB3301" w14:textId="77777777" w:rsidR="00787764" w:rsidRPr="00D257D0" w:rsidRDefault="00A363B3" w:rsidP="00A363B3">
      <w:pPr>
        <w:pStyle w:val="Heading2"/>
      </w:pPr>
      <w:bookmarkStart w:id="181" w:name="_Toc411545829"/>
      <w:r w:rsidRPr="00D257D0">
        <w:t xml:space="preserve">FLW </w:t>
      </w:r>
      <w:r w:rsidR="004C5218" w:rsidRPr="00D257D0">
        <w:t>Data</w:t>
      </w:r>
      <w:bookmarkEnd w:id="181"/>
      <w:r w:rsidR="00787764" w:rsidRPr="00D257D0">
        <w:t xml:space="preserve"> </w:t>
      </w:r>
    </w:p>
    <w:p w14:paraId="5870A0D4" w14:textId="77777777" w:rsidR="00A363B3" w:rsidRPr="00D257D0" w:rsidRDefault="00787764" w:rsidP="00563861">
      <w:pPr>
        <w:pStyle w:val="Heading3"/>
      </w:pPr>
      <w:bookmarkStart w:id="182" w:name="_Toc411545830"/>
      <w:r w:rsidRPr="00D257D0">
        <w:t>FLW Id</w:t>
      </w:r>
      <w:bookmarkEnd w:id="182"/>
    </w:p>
    <w:p w14:paraId="73D6BB55" w14:textId="77777777" w:rsidR="00787764" w:rsidRPr="00D257D0" w:rsidRDefault="00787764" w:rsidP="00787764">
      <w:pPr>
        <w:pStyle w:val="ListParagraph"/>
        <w:numPr>
          <w:ilvl w:val="0"/>
          <w:numId w:val="46"/>
        </w:numPr>
        <w:spacing w:line="360" w:lineRule="auto"/>
      </w:pPr>
      <w:r w:rsidRPr="00D257D0">
        <w:t xml:space="preserve">FLW ID is a running number generated by MCTS which is unique within a state </w:t>
      </w:r>
    </w:p>
    <w:p w14:paraId="0FDD8F50" w14:textId="77777777" w:rsidR="00787764" w:rsidRPr="00D257D0" w:rsidRDefault="00787764" w:rsidP="00787764">
      <w:pPr>
        <w:pStyle w:val="ListParagraph"/>
        <w:numPr>
          <w:ilvl w:val="0"/>
          <w:numId w:val="46"/>
        </w:numPr>
        <w:spacing w:line="360" w:lineRule="auto"/>
      </w:pPr>
      <w:r w:rsidRPr="00D257D0">
        <w:t xml:space="preserve">FLW ID in MCTS can be of 4 or 5 digits </w:t>
      </w:r>
    </w:p>
    <w:p w14:paraId="41CFA509" w14:textId="77777777" w:rsidR="00787764" w:rsidRPr="00D257D0" w:rsidRDefault="00787764" w:rsidP="00787764">
      <w:pPr>
        <w:pStyle w:val="ListParagraph"/>
        <w:numPr>
          <w:ilvl w:val="0"/>
          <w:numId w:val="46"/>
        </w:numPr>
        <w:spacing w:line="360" w:lineRule="auto"/>
      </w:pPr>
      <w:r w:rsidRPr="00D257D0">
        <w:t xml:space="preserve">Combination of state ID and FLW ID is unique in MCTS across states </w:t>
      </w:r>
    </w:p>
    <w:p w14:paraId="55FB3438" w14:textId="77777777" w:rsidR="00787764" w:rsidRPr="00D257D0" w:rsidRDefault="00787764" w:rsidP="00787764">
      <w:pPr>
        <w:pStyle w:val="Heading3"/>
      </w:pPr>
      <w:bookmarkStart w:id="183" w:name="_Toc411545831"/>
      <w:r w:rsidRPr="00D257D0">
        <w:t>FLW Parameters</w:t>
      </w:r>
      <w:bookmarkEnd w:id="183"/>
    </w:p>
    <w:p w14:paraId="210F1C0A" w14:textId="77777777" w:rsidR="0085205A" w:rsidRPr="00D257D0" w:rsidRDefault="0085205A" w:rsidP="0085205A">
      <w:pPr>
        <w:rPr>
          <w:color w:val="1F497D"/>
          <w:sz w:val="18"/>
        </w:rPr>
      </w:pPr>
      <w:bookmarkStart w:id="184" w:name="_Ref406577009"/>
      <w:bookmarkStart w:id="185" w:name="_Toc411545832"/>
      <w:r>
        <w:rPr>
          <w:color w:val="1F497D"/>
          <w:sz w:val="18"/>
        </w:rPr>
        <w:t>Refer Design &amp; Architecture Spec.</w:t>
      </w:r>
    </w:p>
    <w:p w14:paraId="5BB38159" w14:textId="77777777" w:rsidR="00A363B3" w:rsidRPr="00D257D0" w:rsidRDefault="00A363B3" w:rsidP="00A363B3">
      <w:pPr>
        <w:pStyle w:val="Heading2"/>
      </w:pPr>
      <w:r w:rsidRPr="00D257D0">
        <w:t xml:space="preserve">MCTS </w:t>
      </w:r>
      <w:bookmarkEnd w:id="184"/>
      <w:r w:rsidR="00477CB7" w:rsidRPr="00D257D0">
        <w:t>Data</w:t>
      </w:r>
      <w:bookmarkEnd w:id="185"/>
    </w:p>
    <w:p w14:paraId="10762BBF" w14:textId="77777777" w:rsidR="00774731" w:rsidRPr="00D257D0" w:rsidRDefault="00774731" w:rsidP="00563861">
      <w:pPr>
        <w:pStyle w:val="Heading3"/>
      </w:pPr>
      <w:bookmarkStart w:id="186" w:name="_Toc411545833"/>
      <w:r w:rsidRPr="00D257D0">
        <w:t>MCTS ID</w:t>
      </w:r>
      <w:bookmarkEnd w:id="186"/>
    </w:p>
    <w:p w14:paraId="2078EDE5" w14:textId="77777777" w:rsidR="00521EEE" w:rsidRPr="00D257D0" w:rsidRDefault="00EA5BF6" w:rsidP="00563861">
      <w:pPr>
        <w:pStyle w:val="ListParagraph"/>
        <w:numPr>
          <w:ilvl w:val="0"/>
          <w:numId w:val="46"/>
        </w:numPr>
        <w:spacing w:line="360" w:lineRule="auto"/>
      </w:pPr>
      <w:r w:rsidRPr="00D257D0">
        <w:t xml:space="preserve">During every pregnancy, a </w:t>
      </w:r>
      <w:r w:rsidR="00521EEE" w:rsidRPr="00D257D0">
        <w:t xml:space="preserve">mother </w:t>
      </w:r>
      <w:r w:rsidRPr="00D257D0">
        <w:t xml:space="preserve">is assigned </w:t>
      </w:r>
      <w:r w:rsidR="00521EEE" w:rsidRPr="00D257D0">
        <w:t xml:space="preserve">a mother ID </w:t>
      </w:r>
      <w:proofErr w:type="gramStart"/>
      <w:r w:rsidR="00521EEE" w:rsidRPr="00D257D0">
        <w:t>which</w:t>
      </w:r>
      <w:proofErr w:type="gramEnd"/>
      <w:r w:rsidR="00521EEE" w:rsidRPr="00D257D0">
        <w:t xml:space="preserve"> is generated by MCTS application (MCTS ID for mother) and this ID remains the same, even after Child Birth. This MCTS ID is a unique 18 digit ID (see format below)</w:t>
      </w:r>
    </w:p>
    <w:p w14:paraId="5A4B23CF" w14:textId="77777777" w:rsidR="00521EEE" w:rsidRPr="00D257D0" w:rsidRDefault="00521EEE" w:rsidP="00563861">
      <w:pPr>
        <w:pStyle w:val="ListParagraph"/>
        <w:numPr>
          <w:ilvl w:val="0"/>
          <w:numId w:val="46"/>
        </w:numPr>
        <w:spacing w:line="360" w:lineRule="auto"/>
      </w:pPr>
      <w:r w:rsidRPr="00D257D0">
        <w:t xml:space="preserve">After the birth of the child, the child is registered with a </w:t>
      </w:r>
      <w:proofErr w:type="gramStart"/>
      <w:r w:rsidRPr="00D257D0">
        <w:t>new  MCTS</w:t>
      </w:r>
      <w:proofErr w:type="gramEnd"/>
      <w:r w:rsidRPr="00D257D0">
        <w:t xml:space="preserve"> ID, which is the child ID (child registration is mapped to the mother MCTS ID) </w:t>
      </w:r>
    </w:p>
    <w:p w14:paraId="0FA9B031" w14:textId="77777777" w:rsidR="00521EEE" w:rsidRPr="00D257D0" w:rsidRDefault="00521EEE" w:rsidP="00563861">
      <w:pPr>
        <w:pStyle w:val="ListParagraph"/>
        <w:numPr>
          <w:ilvl w:val="0"/>
          <w:numId w:val="46"/>
        </w:numPr>
        <w:spacing w:line="360" w:lineRule="auto"/>
      </w:pPr>
      <w:r w:rsidRPr="00D257D0">
        <w:t xml:space="preserve">There are records in MCTS for the babies who have a child MCTS ID but no mother MCTS </w:t>
      </w:r>
      <w:proofErr w:type="gramStart"/>
      <w:r w:rsidRPr="00D257D0">
        <w:t>ID</w:t>
      </w:r>
      <w:proofErr w:type="gramEnd"/>
      <w:r w:rsidRPr="00D257D0">
        <w:t xml:space="preserve"> as their mothers were not registered during their pregnancy</w:t>
      </w:r>
      <w:r w:rsidR="00E61636" w:rsidRPr="00D257D0">
        <w:t>.</w:t>
      </w:r>
      <w:r w:rsidRPr="00D257D0">
        <w:t xml:space="preserve"> </w:t>
      </w:r>
    </w:p>
    <w:p w14:paraId="7BD9022B" w14:textId="77777777" w:rsidR="00521EEE" w:rsidRPr="00D257D0" w:rsidRDefault="00521EEE" w:rsidP="00563861">
      <w:pPr>
        <w:pStyle w:val="ListParagraph"/>
        <w:numPr>
          <w:ilvl w:val="0"/>
          <w:numId w:val="46"/>
        </w:numPr>
        <w:spacing w:line="360" w:lineRule="auto"/>
      </w:pPr>
      <w:proofErr w:type="spellStart"/>
      <w:r w:rsidRPr="00D257D0">
        <w:t>MoHFW</w:t>
      </w:r>
      <w:proofErr w:type="spellEnd"/>
      <w:r w:rsidRPr="00D257D0">
        <w:t xml:space="preserve"> </w:t>
      </w:r>
      <w:r w:rsidR="00E61636" w:rsidRPr="00D257D0">
        <w:t xml:space="preserve">is </w:t>
      </w:r>
      <w:r w:rsidRPr="00D257D0">
        <w:t xml:space="preserve">in the process of transitioning MCTS to RCH </w:t>
      </w:r>
      <w:r w:rsidR="00E61636" w:rsidRPr="00D257D0">
        <w:t xml:space="preserve">(however, the MCTS can be used for current purpose). </w:t>
      </w:r>
      <w:r w:rsidRPr="00D257D0">
        <w:t xml:space="preserve">RCH application </w:t>
      </w:r>
      <w:r w:rsidR="00E61636" w:rsidRPr="00D257D0">
        <w:t xml:space="preserve">shall </w:t>
      </w:r>
      <w:r w:rsidRPr="00D257D0">
        <w:t xml:space="preserve">also have a unique ID for mothers but it will be a 12 digit ID; </w:t>
      </w:r>
      <w:proofErr w:type="gramStart"/>
      <w:r w:rsidRPr="00D257D0">
        <w:t>furthermore  post</w:t>
      </w:r>
      <w:proofErr w:type="gramEnd"/>
      <w:r w:rsidRPr="00D257D0">
        <w:t xml:space="preserve"> the transition to RCH, </w:t>
      </w:r>
      <w:r w:rsidR="00E61636" w:rsidRPr="00D257D0">
        <w:t xml:space="preserve">there shall be </w:t>
      </w:r>
      <w:r w:rsidRPr="00D257D0">
        <w:t xml:space="preserve">mapping between RCH IDs and MCTS IDs </w:t>
      </w:r>
    </w:p>
    <w:p w14:paraId="4F351891" w14:textId="77777777" w:rsidR="00521EEE" w:rsidRPr="00D257D0" w:rsidRDefault="00521EEE" w:rsidP="00563861">
      <w:pPr>
        <w:pStyle w:val="ListParagraph"/>
        <w:numPr>
          <w:ilvl w:val="0"/>
          <w:numId w:val="46"/>
        </w:numPr>
        <w:spacing w:line="360" w:lineRule="auto"/>
      </w:pPr>
      <w:r w:rsidRPr="00D257D0">
        <w:t xml:space="preserve">MCTS Team confirmed that Tamil Nadu, Rajasthan, </w:t>
      </w:r>
      <w:proofErr w:type="spellStart"/>
      <w:r w:rsidRPr="00D257D0">
        <w:t>Gujrat</w:t>
      </w:r>
      <w:proofErr w:type="spellEnd"/>
      <w:r w:rsidRPr="00D257D0">
        <w:t xml:space="preserve">, Tripura, Chhattisgarh and Karnataka have their own formats for IDs in the MCTS, which is not 18 </w:t>
      </w:r>
      <w:proofErr w:type="gramStart"/>
      <w:r w:rsidRPr="00D257D0">
        <w:t>digit</w:t>
      </w:r>
      <w:proofErr w:type="gramEnd"/>
      <w:r w:rsidRPr="00D257D0">
        <w:t xml:space="preserve"> and varies from state to state</w:t>
      </w:r>
      <w:r w:rsidR="00DD7D7B" w:rsidRPr="00D257D0">
        <w:t>. So a strict format for MCTS may not be assume as of now.</w:t>
      </w:r>
      <w:r w:rsidRPr="00D257D0">
        <w:t xml:space="preserve"> </w:t>
      </w:r>
    </w:p>
    <w:p w14:paraId="42FC50B6" w14:textId="77777777" w:rsidR="00521EEE" w:rsidRPr="00D257D0" w:rsidRDefault="00DD7D7B" w:rsidP="00563861">
      <w:pPr>
        <w:pStyle w:val="ListParagraph"/>
        <w:numPr>
          <w:ilvl w:val="0"/>
          <w:numId w:val="46"/>
        </w:numPr>
        <w:spacing w:line="360" w:lineRule="auto"/>
      </w:pPr>
      <w:r w:rsidRPr="00D257D0">
        <w:t xml:space="preserve">There shall be </w:t>
      </w:r>
      <w:r w:rsidR="00521EEE" w:rsidRPr="00D257D0">
        <w:t>a web-service to fetch all new or newly updated records since last fetch from MCTS</w:t>
      </w:r>
      <w:r w:rsidRPr="00D257D0">
        <w:t xml:space="preserve">. However, this interface is outside the scope of this document. </w:t>
      </w:r>
    </w:p>
    <w:p w14:paraId="64B12E61" w14:textId="77777777" w:rsidR="00521EEE" w:rsidRPr="00D257D0" w:rsidRDefault="00521EEE" w:rsidP="00563861">
      <w:pPr>
        <w:pStyle w:val="ListParagraph"/>
        <w:numPr>
          <w:ilvl w:val="0"/>
          <w:numId w:val="46"/>
        </w:numPr>
        <w:spacing w:line="360" w:lineRule="auto"/>
      </w:pPr>
      <w:r w:rsidRPr="00D257D0">
        <w:t>MCTS team confirmed that the application does not have a unique MSISDN mapping i.e. same MSISDN can be linked with multiple mother records</w:t>
      </w:r>
      <w:r w:rsidR="004872BB" w:rsidRPr="00D257D0">
        <w:t xml:space="preserve">. For the NMS, one MSISDN can map to two records </w:t>
      </w:r>
      <w:r w:rsidRPr="00D257D0">
        <w:t xml:space="preserve"> </w:t>
      </w:r>
    </w:p>
    <w:p w14:paraId="7C4D3E63" w14:textId="77777777" w:rsidR="00521EEE" w:rsidRPr="00D257D0" w:rsidRDefault="004872BB" w:rsidP="00563861">
      <w:pPr>
        <w:pStyle w:val="ListParagraph"/>
        <w:numPr>
          <w:ilvl w:val="0"/>
          <w:numId w:val="46"/>
        </w:numPr>
        <w:spacing w:line="360" w:lineRule="auto"/>
      </w:pPr>
      <w:r w:rsidRPr="00D257D0">
        <w:t>A</w:t>
      </w:r>
      <w:r w:rsidR="00521EEE" w:rsidRPr="00D257D0">
        <w:t xml:space="preserve">ny field update in records </w:t>
      </w:r>
      <w:r w:rsidRPr="00D257D0">
        <w:t xml:space="preserve">shall </w:t>
      </w:r>
      <w:r w:rsidR="00521EEE" w:rsidRPr="00D257D0">
        <w:t xml:space="preserve">come as update in entire record </w:t>
      </w:r>
    </w:p>
    <w:p w14:paraId="3A5F6589" w14:textId="77777777" w:rsidR="00521EEE" w:rsidRPr="00D257D0" w:rsidRDefault="00521EEE" w:rsidP="00563861">
      <w:pPr>
        <w:pStyle w:val="Heading3"/>
        <w:rPr>
          <w:b w:val="0"/>
        </w:rPr>
      </w:pPr>
      <w:bookmarkStart w:id="187" w:name="_Toc411545834"/>
      <w:r w:rsidRPr="00D257D0">
        <w:t>Format</w:t>
      </w:r>
      <w:bookmarkEnd w:id="187"/>
    </w:p>
    <w:p w14:paraId="78C6FF20" w14:textId="77777777" w:rsidR="00D105C7" w:rsidRPr="00D257D0" w:rsidRDefault="00D105C7" w:rsidP="00774731">
      <w:pPr>
        <w:spacing w:line="360" w:lineRule="auto"/>
        <w:rPr>
          <w:b/>
          <w:u w:val="single"/>
        </w:rPr>
      </w:pPr>
      <w:r w:rsidRPr="00D257D0">
        <w:rPr>
          <w:b/>
          <w:u w:val="single"/>
        </w:rPr>
        <w:t>Updated:</w:t>
      </w:r>
    </w:p>
    <w:tbl>
      <w:tblPr>
        <w:tblW w:w="7867" w:type="dxa"/>
        <w:tblCellMar>
          <w:left w:w="0" w:type="dxa"/>
          <w:right w:w="0" w:type="dxa"/>
        </w:tblCellMar>
        <w:tblLook w:val="0600" w:firstRow="0" w:lastRow="0" w:firstColumn="0" w:lastColumn="0" w:noHBand="1" w:noVBand="1"/>
      </w:tblPr>
      <w:tblGrid>
        <w:gridCol w:w="2567"/>
        <w:gridCol w:w="5300"/>
      </w:tblGrid>
      <w:tr w:rsidR="00D105C7" w:rsidRPr="00D257D0" w14:paraId="05B2C3AC" w14:textId="77777777"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05365DF9" w14:textId="77777777" w:rsidR="00AB1566" w:rsidRPr="00D257D0" w:rsidRDefault="00D105C7" w:rsidP="0058112D">
            <w:pPr>
              <w:spacing w:line="240" w:lineRule="auto"/>
              <w:rPr>
                <w:lang w:val="en-IN"/>
              </w:rPr>
            </w:pPr>
            <w:r w:rsidRPr="00D257D0">
              <w:rPr>
                <w:b/>
                <w:bCs/>
              </w:rPr>
              <w:t>Digits (</w:t>
            </w:r>
            <w:proofErr w:type="spellStart"/>
            <w:r w:rsidRPr="00D257D0">
              <w:rPr>
                <w:b/>
                <w:bCs/>
              </w:rPr>
              <w:t>Nos</w:t>
            </w:r>
            <w:proofErr w:type="spellEnd"/>
            <w:r w:rsidRPr="00D257D0">
              <w:rPr>
                <w:b/>
                <w:bCs/>
              </w:rPr>
              <w:t>)</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11BFC9F0" w14:textId="77777777" w:rsidR="00AB1566" w:rsidRPr="00D257D0" w:rsidRDefault="00D105C7" w:rsidP="0058112D">
            <w:pPr>
              <w:spacing w:line="240" w:lineRule="auto"/>
              <w:rPr>
                <w:lang w:val="en-IN"/>
              </w:rPr>
            </w:pPr>
            <w:r w:rsidRPr="00D257D0">
              <w:rPr>
                <w:b/>
                <w:bCs/>
              </w:rPr>
              <w:t>Item</w:t>
            </w:r>
          </w:p>
        </w:tc>
      </w:tr>
      <w:tr w:rsidR="00D105C7" w:rsidRPr="00D257D0" w14:paraId="3D9D200F"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36095BE7" w14:textId="77777777" w:rsidR="00AB1566" w:rsidRPr="00D257D0" w:rsidRDefault="00D105C7" w:rsidP="0058112D">
            <w:pPr>
              <w:spacing w:line="240" w:lineRule="auto"/>
              <w:rPr>
                <w:lang w:val="en-IN"/>
              </w:rPr>
            </w:pPr>
            <w:r w:rsidRPr="00D257D0">
              <w:rPr>
                <w:b/>
                <w:bCs/>
              </w:rPr>
              <w:t>01-02 (2)</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20176C29" w14:textId="77777777" w:rsidR="00AB1566" w:rsidRPr="00D257D0" w:rsidRDefault="00D105C7" w:rsidP="0058112D">
            <w:pPr>
              <w:spacing w:line="240" w:lineRule="auto"/>
              <w:rPr>
                <w:lang w:val="en-IN"/>
              </w:rPr>
            </w:pPr>
            <w:r w:rsidRPr="00D257D0">
              <w:rPr>
                <w:b/>
                <w:bCs/>
              </w:rPr>
              <w:t>State Code</w:t>
            </w:r>
          </w:p>
        </w:tc>
      </w:tr>
      <w:tr w:rsidR="00D105C7" w:rsidRPr="00D257D0" w14:paraId="02F6B917" w14:textId="77777777"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4FE3BE02" w14:textId="77777777" w:rsidR="00AB1566" w:rsidRPr="00D257D0" w:rsidRDefault="00D105C7" w:rsidP="0058112D">
            <w:pPr>
              <w:spacing w:line="240" w:lineRule="auto"/>
              <w:rPr>
                <w:lang w:val="en-IN"/>
              </w:rPr>
            </w:pPr>
            <w:r w:rsidRPr="00D257D0">
              <w:rPr>
                <w:b/>
                <w:bCs/>
              </w:rPr>
              <w:t>03-04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6EFD3568" w14:textId="77777777" w:rsidR="00AB1566" w:rsidRPr="00D257D0" w:rsidRDefault="00D105C7" w:rsidP="0058112D">
            <w:pPr>
              <w:spacing w:line="240" w:lineRule="auto"/>
              <w:rPr>
                <w:lang w:val="en-IN"/>
              </w:rPr>
            </w:pPr>
            <w:r w:rsidRPr="00D257D0">
              <w:rPr>
                <w:b/>
                <w:bCs/>
              </w:rPr>
              <w:t>District Code</w:t>
            </w:r>
          </w:p>
        </w:tc>
      </w:tr>
      <w:tr w:rsidR="00D105C7" w:rsidRPr="00D257D0" w14:paraId="1AB764A0"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4E2766D2" w14:textId="77777777" w:rsidR="00AB1566" w:rsidRPr="00D257D0" w:rsidRDefault="00D105C7" w:rsidP="0058112D">
            <w:pPr>
              <w:spacing w:line="240" w:lineRule="auto"/>
              <w:rPr>
                <w:lang w:val="en-IN"/>
              </w:rPr>
            </w:pPr>
            <w:r w:rsidRPr="00D257D0">
              <w:rPr>
                <w:b/>
                <w:bCs/>
              </w:rPr>
              <w:t>05-07 (3)</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58A05A5C" w14:textId="77777777" w:rsidR="00AB1566" w:rsidRPr="00D257D0" w:rsidRDefault="00D105C7" w:rsidP="0058112D">
            <w:pPr>
              <w:spacing w:line="240" w:lineRule="auto"/>
              <w:rPr>
                <w:lang w:val="en-IN"/>
              </w:rPr>
            </w:pPr>
            <w:r w:rsidRPr="00D257D0">
              <w:rPr>
                <w:b/>
                <w:bCs/>
              </w:rPr>
              <w:t>Block PHC/CHC Code</w:t>
            </w:r>
          </w:p>
        </w:tc>
      </w:tr>
      <w:tr w:rsidR="00D105C7" w:rsidRPr="00D257D0" w14:paraId="24B3777A"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089C0281" w14:textId="77777777" w:rsidR="00AB1566" w:rsidRPr="00D257D0" w:rsidRDefault="00D105C7" w:rsidP="0058112D">
            <w:pPr>
              <w:spacing w:line="240" w:lineRule="auto"/>
              <w:rPr>
                <w:lang w:val="en-IN"/>
              </w:rPr>
            </w:pPr>
            <w:r w:rsidRPr="00D257D0">
              <w:rPr>
                <w:b/>
                <w:bCs/>
              </w:rPr>
              <w:t>08-10 (3)</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6418C110" w14:textId="77777777" w:rsidR="00AB1566" w:rsidRPr="00D257D0" w:rsidRDefault="00D105C7" w:rsidP="0058112D">
            <w:pPr>
              <w:spacing w:line="240" w:lineRule="auto"/>
              <w:rPr>
                <w:lang w:val="en-IN"/>
              </w:rPr>
            </w:pPr>
            <w:r w:rsidRPr="00D257D0">
              <w:rPr>
                <w:b/>
                <w:bCs/>
              </w:rPr>
              <w:t>Health Sub-Centre Code</w:t>
            </w:r>
          </w:p>
        </w:tc>
      </w:tr>
      <w:tr w:rsidR="00D105C7" w:rsidRPr="00D257D0" w14:paraId="7C6DAB73"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13FB560B" w14:textId="77777777" w:rsidR="00AB1566" w:rsidRPr="00D257D0" w:rsidRDefault="00D105C7" w:rsidP="0058112D">
            <w:pPr>
              <w:spacing w:line="240" w:lineRule="auto"/>
              <w:rPr>
                <w:lang w:val="en-IN"/>
              </w:rPr>
            </w:pPr>
            <w:r w:rsidRPr="00D257D0">
              <w:rPr>
                <w:b/>
                <w:bCs/>
              </w:rPr>
              <w:t>11-11 (1)</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2C20ABDB" w14:textId="77777777" w:rsidR="00AB1566" w:rsidRPr="00D257D0" w:rsidRDefault="00D105C7" w:rsidP="0058112D">
            <w:pPr>
              <w:spacing w:line="240" w:lineRule="auto"/>
              <w:rPr>
                <w:lang w:val="en-IN"/>
              </w:rPr>
            </w:pPr>
            <w:r w:rsidRPr="00D257D0">
              <w:rPr>
                <w:b/>
                <w:bCs/>
              </w:rPr>
              <w:t>Pregnant Woman – Code 1</w:t>
            </w:r>
            <w:r w:rsidRPr="00D257D0">
              <w:br/>
            </w:r>
            <w:r w:rsidRPr="00D257D0">
              <w:rPr>
                <w:b/>
                <w:bCs/>
              </w:rPr>
              <w:t>Child – Code 2</w:t>
            </w:r>
          </w:p>
        </w:tc>
      </w:tr>
      <w:tr w:rsidR="00D105C7" w:rsidRPr="00D257D0" w14:paraId="52695BB8"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16575224" w14:textId="77777777" w:rsidR="00AB1566" w:rsidRPr="00D257D0" w:rsidRDefault="00D105C7" w:rsidP="0058112D">
            <w:pPr>
              <w:spacing w:line="240" w:lineRule="auto"/>
              <w:rPr>
                <w:lang w:val="en-IN"/>
              </w:rPr>
            </w:pPr>
            <w:r w:rsidRPr="00D257D0">
              <w:rPr>
                <w:b/>
                <w:bCs/>
              </w:rPr>
              <w:t>12-13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2EF6F031" w14:textId="77777777" w:rsidR="00AB1566" w:rsidRPr="00D257D0" w:rsidRDefault="00D105C7" w:rsidP="0058112D">
            <w:pPr>
              <w:spacing w:line="240" w:lineRule="auto"/>
              <w:rPr>
                <w:lang w:val="en-IN"/>
              </w:rPr>
            </w:pPr>
            <w:r w:rsidRPr="00D257D0">
              <w:rPr>
                <w:b/>
                <w:bCs/>
              </w:rPr>
              <w:t>Year Code</w:t>
            </w:r>
          </w:p>
        </w:tc>
      </w:tr>
      <w:tr w:rsidR="00D105C7" w:rsidRPr="00D257D0" w14:paraId="6C2383C8" w14:textId="77777777" w:rsidTr="00563861">
        <w:trPr>
          <w:trHeight w:val="99"/>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2EF08C78" w14:textId="77777777" w:rsidR="00AB1566" w:rsidRPr="00D257D0" w:rsidRDefault="00D105C7" w:rsidP="0058112D">
            <w:pPr>
              <w:spacing w:line="240" w:lineRule="auto"/>
              <w:rPr>
                <w:lang w:val="en-IN"/>
              </w:rPr>
            </w:pPr>
            <w:r w:rsidRPr="00D257D0">
              <w:rPr>
                <w:b/>
                <w:bCs/>
              </w:rPr>
              <w:t>14-18 (5)</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5D499D47" w14:textId="77777777" w:rsidR="00AB1566" w:rsidRPr="00D257D0" w:rsidRDefault="00D105C7" w:rsidP="0058112D">
            <w:pPr>
              <w:spacing w:line="240" w:lineRule="auto"/>
              <w:rPr>
                <w:lang w:val="en-IN"/>
              </w:rPr>
            </w:pPr>
            <w:r w:rsidRPr="00D257D0">
              <w:rPr>
                <w:b/>
                <w:bCs/>
              </w:rPr>
              <w:t>To be given serially to each mother</w:t>
            </w:r>
          </w:p>
        </w:tc>
      </w:tr>
      <w:tr w:rsidR="00D105C7" w:rsidRPr="00D257D0" w14:paraId="463F850F" w14:textId="77777777" w:rsidTr="00563861">
        <w:trPr>
          <w:trHeight w:val="16"/>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29838B71" w14:textId="77777777" w:rsidR="00AB1566" w:rsidRPr="00D257D0" w:rsidRDefault="00D105C7" w:rsidP="0058112D">
            <w:pPr>
              <w:spacing w:line="240" w:lineRule="auto"/>
              <w:rPr>
                <w:lang w:val="en-IN"/>
              </w:rPr>
            </w:pPr>
            <w:r w:rsidRPr="00D257D0">
              <w:rPr>
                <w:b/>
                <w:bCs/>
              </w:rPr>
              <w:t>Total: 18 digits</w:t>
            </w:r>
          </w:p>
        </w:tc>
        <w:tc>
          <w:tcPr>
            <w:tcW w:w="5300" w:type="dxa"/>
            <w:tcBorders>
              <w:top w:val="single" w:sz="8" w:space="0" w:color="ABABAB"/>
              <w:left w:val="single" w:sz="8" w:space="0" w:color="ABABAB"/>
              <w:bottom w:val="single" w:sz="8" w:space="0" w:color="000000"/>
              <w:right w:val="single" w:sz="8" w:space="0" w:color="000000"/>
            </w:tcBorders>
            <w:shd w:val="clear" w:color="auto" w:fill="auto"/>
            <w:tcMar>
              <w:top w:w="72" w:type="dxa"/>
              <w:left w:w="143" w:type="dxa"/>
              <w:bottom w:w="72" w:type="dxa"/>
              <w:right w:w="143" w:type="dxa"/>
            </w:tcMar>
            <w:hideMark/>
          </w:tcPr>
          <w:p w14:paraId="3689243A" w14:textId="77777777" w:rsidR="00D105C7" w:rsidRPr="00D257D0" w:rsidRDefault="00D105C7" w:rsidP="0058112D">
            <w:pPr>
              <w:spacing w:line="240" w:lineRule="auto"/>
              <w:rPr>
                <w:lang w:val="en-IN"/>
              </w:rPr>
            </w:pPr>
          </w:p>
        </w:tc>
      </w:tr>
    </w:tbl>
    <w:p w14:paraId="0DE06EF0" w14:textId="77777777" w:rsidR="00D105C7" w:rsidRPr="00D257D0" w:rsidRDefault="00D105C7" w:rsidP="00774731">
      <w:pPr>
        <w:spacing w:line="360" w:lineRule="auto"/>
      </w:pPr>
    </w:p>
    <w:p w14:paraId="760CA289" w14:textId="77777777" w:rsidR="00D105C7" w:rsidRPr="00D257D0" w:rsidRDefault="00D105C7" w:rsidP="00D105C7">
      <w:pPr>
        <w:spacing w:line="360" w:lineRule="auto"/>
        <w:rPr>
          <w:b/>
          <w:u w:val="single"/>
        </w:rPr>
      </w:pPr>
      <w:r w:rsidRPr="00D257D0">
        <w:rPr>
          <w:b/>
          <w:u w:val="single"/>
        </w:rPr>
        <w:t>Outdated:</w:t>
      </w:r>
    </w:p>
    <w:p w14:paraId="5DC44832" w14:textId="77777777" w:rsidR="00D105C7" w:rsidRPr="00D257D0" w:rsidRDefault="00D105C7" w:rsidP="00774731">
      <w:pPr>
        <w:spacing w:line="360" w:lineRule="auto"/>
      </w:pPr>
      <w:r w:rsidRPr="00D257D0">
        <w:t>Slightly outdated format is available at [6] as per following format.  This format is not to be used and captured here for information purposes only.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610"/>
        <w:gridCol w:w="3690"/>
      </w:tblGrid>
      <w:tr w:rsidR="00774731" w:rsidRPr="00D257D0" w14:paraId="5FDE6340" w14:textId="77777777" w:rsidTr="00563861">
        <w:tc>
          <w:tcPr>
            <w:tcW w:w="1800" w:type="dxa"/>
          </w:tcPr>
          <w:p w14:paraId="4E128BB1" w14:textId="77777777" w:rsidR="00774731" w:rsidRPr="00D257D0" w:rsidRDefault="00774731" w:rsidP="00AB1566">
            <w:pPr>
              <w:pStyle w:val="ListParagraph"/>
              <w:spacing w:after="0" w:line="360" w:lineRule="auto"/>
              <w:ind w:left="0"/>
              <w:jc w:val="center"/>
              <w:rPr>
                <w:b/>
                <w:sz w:val="20"/>
                <w:szCs w:val="24"/>
              </w:rPr>
            </w:pPr>
            <w:r w:rsidRPr="00D257D0">
              <w:rPr>
                <w:b/>
                <w:sz w:val="20"/>
                <w:szCs w:val="24"/>
              </w:rPr>
              <w:t>Digits (</w:t>
            </w:r>
            <w:proofErr w:type="spellStart"/>
            <w:r w:rsidRPr="00D257D0">
              <w:rPr>
                <w:b/>
                <w:sz w:val="20"/>
                <w:szCs w:val="24"/>
              </w:rPr>
              <w:t>Nos</w:t>
            </w:r>
            <w:proofErr w:type="spellEnd"/>
            <w:r w:rsidRPr="00D257D0">
              <w:rPr>
                <w:b/>
                <w:sz w:val="20"/>
                <w:szCs w:val="24"/>
              </w:rPr>
              <w:t>)</w:t>
            </w:r>
          </w:p>
        </w:tc>
        <w:tc>
          <w:tcPr>
            <w:tcW w:w="2610" w:type="dxa"/>
          </w:tcPr>
          <w:p w14:paraId="3885E3DC" w14:textId="77777777" w:rsidR="00774731" w:rsidRPr="00D257D0" w:rsidRDefault="00774731" w:rsidP="00AB1566">
            <w:pPr>
              <w:pStyle w:val="ListParagraph"/>
              <w:spacing w:after="0" w:line="240" w:lineRule="auto"/>
              <w:ind w:left="0"/>
              <w:jc w:val="center"/>
              <w:rPr>
                <w:b/>
                <w:sz w:val="20"/>
                <w:szCs w:val="24"/>
              </w:rPr>
            </w:pPr>
            <w:r w:rsidRPr="00D257D0">
              <w:rPr>
                <w:b/>
                <w:sz w:val="20"/>
                <w:szCs w:val="24"/>
              </w:rPr>
              <w:t>Item</w:t>
            </w:r>
          </w:p>
        </w:tc>
        <w:tc>
          <w:tcPr>
            <w:tcW w:w="3690" w:type="dxa"/>
          </w:tcPr>
          <w:p w14:paraId="0383519B" w14:textId="77777777" w:rsidR="00774731" w:rsidRPr="00D257D0" w:rsidRDefault="00774731" w:rsidP="00AB1566">
            <w:pPr>
              <w:pStyle w:val="ListParagraph"/>
              <w:spacing w:after="0" w:line="240" w:lineRule="auto"/>
              <w:ind w:left="0"/>
              <w:jc w:val="center"/>
              <w:rPr>
                <w:b/>
                <w:sz w:val="20"/>
                <w:szCs w:val="24"/>
              </w:rPr>
            </w:pPr>
            <w:r w:rsidRPr="00D257D0">
              <w:rPr>
                <w:b/>
                <w:sz w:val="20"/>
                <w:szCs w:val="24"/>
              </w:rPr>
              <w:t>Description /Remarks</w:t>
            </w:r>
          </w:p>
        </w:tc>
      </w:tr>
      <w:tr w:rsidR="00774731" w:rsidRPr="00D257D0" w14:paraId="5E081C3B" w14:textId="77777777" w:rsidTr="00563861">
        <w:tc>
          <w:tcPr>
            <w:tcW w:w="1800" w:type="dxa"/>
          </w:tcPr>
          <w:p w14:paraId="71927413" w14:textId="77777777" w:rsidR="00774731" w:rsidRPr="00D257D0" w:rsidRDefault="00774731" w:rsidP="00AB1566">
            <w:pPr>
              <w:pStyle w:val="ListParagraph"/>
              <w:spacing w:after="0" w:line="360" w:lineRule="auto"/>
              <w:ind w:left="0"/>
              <w:rPr>
                <w:sz w:val="20"/>
                <w:szCs w:val="24"/>
              </w:rPr>
            </w:pPr>
            <w:r w:rsidRPr="00D257D0">
              <w:rPr>
                <w:sz w:val="20"/>
                <w:szCs w:val="24"/>
              </w:rPr>
              <w:t>01-02 (2)</w:t>
            </w:r>
          </w:p>
        </w:tc>
        <w:tc>
          <w:tcPr>
            <w:tcW w:w="2610" w:type="dxa"/>
          </w:tcPr>
          <w:p w14:paraId="1A7BF756" w14:textId="77777777" w:rsidR="00774731" w:rsidRPr="00D257D0" w:rsidRDefault="00774731" w:rsidP="00AB1566">
            <w:pPr>
              <w:pStyle w:val="ListParagraph"/>
              <w:spacing w:after="0" w:line="240" w:lineRule="auto"/>
              <w:ind w:left="0"/>
              <w:rPr>
                <w:sz w:val="20"/>
                <w:szCs w:val="24"/>
              </w:rPr>
            </w:pPr>
            <w:r w:rsidRPr="00D257D0">
              <w:rPr>
                <w:sz w:val="20"/>
                <w:szCs w:val="24"/>
              </w:rPr>
              <w:t>State Code</w:t>
            </w:r>
          </w:p>
        </w:tc>
        <w:tc>
          <w:tcPr>
            <w:tcW w:w="3690" w:type="dxa"/>
          </w:tcPr>
          <w:p w14:paraId="20CC7097" w14:textId="77777777" w:rsidR="00774731" w:rsidRPr="00D257D0" w:rsidRDefault="00774731" w:rsidP="00AB1566">
            <w:pPr>
              <w:pStyle w:val="ListParagraph"/>
              <w:spacing w:after="0" w:line="240" w:lineRule="auto"/>
              <w:ind w:left="0"/>
              <w:rPr>
                <w:sz w:val="20"/>
                <w:szCs w:val="24"/>
              </w:rPr>
            </w:pPr>
            <w:r w:rsidRPr="00D257D0">
              <w:rPr>
                <w:sz w:val="20"/>
                <w:szCs w:val="24"/>
              </w:rPr>
              <w:t>As per Census codes</w:t>
            </w:r>
          </w:p>
        </w:tc>
      </w:tr>
      <w:tr w:rsidR="00774731" w:rsidRPr="00D257D0" w14:paraId="0E2A69CE" w14:textId="77777777" w:rsidTr="00563861">
        <w:tc>
          <w:tcPr>
            <w:tcW w:w="1800" w:type="dxa"/>
          </w:tcPr>
          <w:p w14:paraId="782FF94B" w14:textId="77777777" w:rsidR="00774731" w:rsidRPr="00D257D0" w:rsidRDefault="00774731" w:rsidP="00AB1566">
            <w:pPr>
              <w:pStyle w:val="ListParagraph"/>
              <w:spacing w:after="0" w:line="360" w:lineRule="auto"/>
              <w:ind w:left="0"/>
              <w:rPr>
                <w:sz w:val="20"/>
                <w:szCs w:val="24"/>
              </w:rPr>
            </w:pPr>
            <w:r w:rsidRPr="00D257D0">
              <w:rPr>
                <w:sz w:val="20"/>
                <w:szCs w:val="24"/>
              </w:rPr>
              <w:t>03-04 (2)</w:t>
            </w:r>
          </w:p>
        </w:tc>
        <w:tc>
          <w:tcPr>
            <w:tcW w:w="2610" w:type="dxa"/>
          </w:tcPr>
          <w:p w14:paraId="637BA7BB" w14:textId="77777777" w:rsidR="00774731" w:rsidRPr="00D257D0" w:rsidRDefault="00774731" w:rsidP="00AB1566">
            <w:pPr>
              <w:pStyle w:val="ListParagraph"/>
              <w:spacing w:after="0" w:line="240" w:lineRule="auto"/>
              <w:ind w:left="0"/>
              <w:rPr>
                <w:sz w:val="20"/>
                <w:szCs w:val="24"/>
              </w:rPr>
            </w:pPr>
            <w:r w:rsidRPr="00D257D0">
              <w:rPr>
                <w:sz w:val="20"/>
                <w:szCs w:val="24"/>
              </w:rPr>
              <w:t>District Code</w:t>
            </w:r>
          </w:p>
        </w:tc>
        <w:tc>
          <w:tcPr>
            <w:tcW w:w="3690" w:type="dxa"/>
          </w:tcPr>
          <w:p w14:paraId="19DEA9F2"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As per Census codes </w:t>
            </w:r>
          </w:p>
        </w:tc>
      </w:tr>
      <w:tr w:rsidR="00774731" w:rsidRPr="00D257D0" w14:paraId="7D0C8F63" w14:textId="77777777" w:rsidTr="00563861">
        <w:tc>
          <w:tcPr>
            <w:tcW w:w="1800" w:type="dxa"/>
          </w:tcPr>
          <w:p w14:paraId="0C29C2DB" w14:textId="77777777" w:rsidR="00774731" w:rsidRPr="00D257D0" w:rsidRDefault="00774731" w:rsidP="00AB1566">
            <w:pPr>
              <w:pStyle w:val="ListParagraph"/>
              <w:spacing w:after="0" w:line="360" w:lineRule="auto"/>
              <w:ind w:left="0"/>
              <w:rPr>
                <w:sz w:val="20"/>
                <w:szCs w:val="24"/>
              </w:rPr>
            </w:pPr>
            <w:r w:rsidRPr="00D257D0">
              <w:rPr>
                <w:sz w:val="20"/>
                <w:szCs w:val="24"/>
              </w:rPr>
              <w:t>05-07 (3)</w:t>
            </w:r>
          </w:p>
        </w:tc>
        <w:tc>
          <w:tcPr>
            <w:tcW w:w="2610" w:type="dxa"/>
          </w:tcPr>
          <w:p w14:paraId="3924F5D2" w14:textId="77777777" w:rsidR="00774731" w:rsidRPr="00D257D0" w:rsidRDefault="00774731" w:rsidP="00AB1566">
            <w:pPr>
              <w:pStyle w:val="ListParagraph"/>
              <w:spacing w:after="0" w:line="240" w:lineRule="auto"/>
              <w:ind w:left="0"/>
              <w:rPr>
                <w:sz w:val="20"/>
                <w:szCs w:val="24"/>
              </w:rPr>
            </w:pPr>
            <w:r w:rsidRPr="00D257D0">
              <w:rPr>
                <w:sz w:val="20"/>
                <w:szCs w:val="24"/>
              </w:rPr>
              <w:t>Block PHC/CHC Code</w:t>
            </w:r>
          </w:p>
        </w:tc>
        <w:tc>
          <w:tcPr>
            <w:tcW w:w="3690" w:type="dxa"/>
          </w:tcPr>
          <w:p w14:paraId="59F73DD9" w14:textId="77777777" w:rsidR="00774731" w:rsidRPr="00D257D0" w:rsidRDefault="00774731" w:rsidP="00AB1566">
            <w:pPr>
              <w:pStyle w:val="ListParagraph"/>
              <w:spacing w:after="0" w:line="240" w:lineRule="auto"/>
              <w:ind w:left="0"/>
              <w:rPr>
                <w:sz w:val="20"/>
                <w:szCs w:val="24"/>
              </w:rPr>
            </w:pPr>
            <w:r w:rsidRPr="00D257D0">
              <w:rPr>
                <w:sz w:val="20"/>
                <w:szCs w:val="24"/>
              </w:rPr>
              <w:t>As per Census codes given to Block HQ</w:t>
            </w:r>
          </w:p>
        </w:tc>
      </w:tr>
      <w:tr w:rsidR="00774731" w:rsidRPr="00D257D0" w14:paraId="46A25704" w14:textId="77777777" w:rsidTr="00563861">
        <w:tc>
          <w:tcPr>
            <w:tcW w:w="1800" w:type="dxa"/>
          </w:tcPr>
          <w:p w14:paraId="65E5B5D5" w14:textId="77777777" w:rsidR="00774731" w:rsidRPr="00D257D0" w:rsidRDefault="00774731" w:rsidP="00AB1566">
            <w:pPr>
              <w:pStyle w:val="ListParagraph"/>
              <w:spacing w:after="0" w:line="360" w:lineRule="auto"/>
              <w:ind w:left="0"/>
              <w:rPr>
                <w:sz w:val="20"/>
                <w:szCs w:val="24"/>
              </w:rPr>
            </w:pPr>
            <w:r w:rsidRPr="00D257D0">
              <w:rPr>
                <w:sz w:val="20"/>
                <w:szCs w:val="24"/>
              </w:rPr>
              <w:t>08-09 (2)</w:t>
            </w:r>
          </w:p>
        </w:tc>
        <w:tc>
          <w:tcPr>
            <w:tcW w:w="2610" w:type="dxa"/>
          </w:tcPr>
          <w:p w14:paraId="387DA9BC" w14:textId="77777777" w:rsidR="00774731" w:rsidRPr="00D257D0" w:rsidRDefault="00774731" w:rsidP="00AB1566">
            <w:pPr>
              <w:pStyle w:val="ListParagraph"/>
              <w:spacing w:after="0" w:line="240" w:lineRule="auto"/>
              <w:ind w:left="0"/>
              <w:rPr>
                <w:sz w:val="20"/>
                <w:szCs w:val="24"/>
              </w:rPr>
            </w:pPr>
            <w:r w:rsidRPr="00D257D0">
              <w:rPr>
                <w:sz w:val="20"/>
                <w:szCs w:val="24"/>
              </w:rPr>
              <w:t>Health Sub-Centre Code</w:t>
            </w:r>
          </w:p>
        </w:tc>
        <w:tc>
          <w:tcPr>
            <w:tcW w:w="3690" w:type="dxa"/>
          </w:tcPr>
          <w:p w14:paraId="47E566B7"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To be serially given by Block HQ. </w:t>
            </w:r>
          </w:p>
        </w:tc>
      </w:tr>
      <w:tr w:rsidR="00774731" w:rsidRPr="00D257D0" w14:paraId="47ADA58D" w14:textId="77777777" w:rsidTr="00563861">
        <w:tc>
          <w:tcPr>
            <w:tcW w:w="1800" w:type="dxa"/>
          </w:tcPr>
          <w:p w14:paraId="5CF11ACE" w14:textId="77777777" w:rsidR="00774731" w:rsidRPr="00D257D0" w:rsidRDefault="00774731" w:rsidP="00AB1566">
            <w:pPr>
              <w:pStyle w:val="ListParagraph"/>
              <w:spacing w:after="0" w:line="360" w:lineRule="auto"/>
              <w:ind w:left="0"/>
              <w:rPr>
                <w:sz w:val="20"/>
                <w:szCs w:val="24"/>
              </w:rPr>
            </w:pPr>
            <w:r w:rsidRPr="00D257D0">
              <w:rPr>
                <w:sz w:val="20"/>
                <w:szCs w:val="24"/>
              </w:rPr>
              <w:t>10-10 (1)</w:t>
            </w:r>
          </w:p>
        </w:tc>
        <w:tc>
          <w:tcPr>
            <w:tcW w:w="2610" w:type="dxa"/>
          </w:tcPr>
          <w:p w14:paraId="289E2F53" w14:textId="77777777" w:rsidR="00774731" w:rsidRPr="00D257D0" w:rsidRDefault="00774731" w:rsidP="00AB1566">
            <w:pPr>
              <w:pStyle w:val="ListParagraph"/>
              <w:spacing w:after="0" w:line="240" w:lineRule="auto"/>
              <w:ind w:left="0"/>
              <w:rPr>
                <w:sz w:val="20"/>
                <w:szCs w:val="24"/>
              </w:rPr>
            </w:pPr>
            <w:r w:rsidRPr="00D257D0">
              <w:rPr>
                <w:sz w:val="20"/>
                <w:szCs w:val="24"/>
              </w:rPr>
              <w:t>Pregnant Woman – Code 1</w:t>
            </w:r>
          </w:p>
          <w:p w14:paraId="578A3880" w14:textId="77777777" w:rsidR="00774731" w:rsidRPr="00D257D0" w:rsidRDefault="00774731" w:rsidP="00AB1566">
            <w:pPr>
              <w:pStyle w:val="ListParagraph"/>
              <w:spacing w:after="0" w:line="240" w:lineRule="auto"/>
              <w:ind w:left="0"/>
              <w:rPr>
                <w:sz w:val="20"/>
                <w:szCs w:val="24"/>
              </w:rPr>
            </w:pPr>
            <w:r w:rsidRPr="00D257D0">
              <w:rPr>
                <w:sz w:val="20"/>
                <w:szCs w:val="24"/>
              </w:rPr>
              <w:t>Child – Code 2</w:t>
            </w:r>
          </w:p>
        </w:tc>
        <w:tc>
          <w:tcPr>
            <w:tcW w:w="3690" w:type="dxa"/>
          </w:tcPr>
          <w:p w14:paraId="6CA66CED" w14:textId="77777777" w:rsidR="00774731" w:rsidRPr="00D257D0" w:rsidRDefault="00774731" w:rsidP="00AB1566">
            <w:pPr>
              <w:pStyle w:val="ListParagraph"/>
              <w:spacing w:after="0" w:line="240" w:lineRule="auto"/>
              <w:ind w:left="0"/>
              <w:rPr>
                <w:sz w:val="20"/>
                <w:szCs w:val="24"/>
              </w:rPr>
            </w:pPr>
          </w:p>
        </w:tc>
      </w:tr>
      <w:tr w:rsidR="00774731" w:rsidRPr="00D257D0" w14:paraId="3DFF51FA" w14:textId="77777777" w:rsidTr="00563861">
        <w:tc>
          <w:tcPr>
            <w:tcW w:w="1800" w:type="dxa"/>
          </w:tcPr>
          <w:p w14:paraId="6BB4E9F6" w14:textId="77777777" w:rsidR="00774731" w:rsidRPr="00D257D0" w:rsidRDefault="00774731" w:rsidP="00AB1566">
            <w:pPr>
              <w:pStyle w:val="ListParagraph"/>
              <w:spacing w:after="0" w:line="360" w:lineRule="auto"/>
              <w:ind w:left="0"/>
              <w:rPr>
                <w:sz w:val="20"/>
                <w:szCs w:val="24"/>
              </w:rPr>
            </w:pPr>
            <w:r w:rsidRPr="00D257D0">
              <w:rPr>
                <w:sz w:val="20"/>
                <w:szCs w:val="24"/>
              </w:rPr>
              <w:t>11-12 (2)</w:t>
            </w:r>
          </w:p>
        </w:tc>
        <w:tc>
          <w:tcPr>
            <w:tcW w:w="2610" w:type="dxa"/>
          </w:tcPr>
          <w:p w14:paraId="1680771C" w14:textId="77777777" w:rsidR="00774731" w:rsidRPr="00D257D0" w:rsidRDefault="00774731" w:rsidP="00AB1566">
            <w:pPr>
              <w:pStyle w:val="ListParagraph"/>
              <w:spacing w:after="0" w:line="240" w:lineRule="auto"/>
              <w:ind w:left="0"/>
              <w:rPr>
                <w:sz w:val="20"/>
                <w:szCs w:val="24"/>
              </w:rPr>
            </w:pPr>
            <w:r w:rsidRPr="00D257D0">
              <w:rPr>
                <w:sz w:val="20"/>
                <w:szCs w:val="24"/>
              </w:rPr>
              <w:t>Year Code</w:t>
            </w:r>
          </w:p>
        </w:tc>
        <w:tc>
          <w:tcPr>
            <w:tcW w:w="3690" w:type="dxa"/>
          </w:tcPr>
          <w:p w14:paraId="596620A5" w14:textId="77777777" w:rsidR="00774731" w:rsidRPr="00D257D0" w:rsidRDefault="00774731" w:rsidP="00AB1566">
            <w:pPr>
              <w:pStyle w:val="ListParagraph"/>
              <w:spacing w:after="0" w:line="240" w:lineRule="auto"/>
              <w:ind w:left="0"/>
              <w:rPr>
                <w:sz w:val="20"/>
                <w:szCs w:val="24"/>
              </w:rPr>
            </w:pPr>
          </w:p>
        </w:tc>
      </w:tr>
      <w:tr w:rsidR="00774731" w:rsidRPr="00D257D0" w14:paraId="77B616AE" w14:textId="77777777" w:rsidTr="00563861">
        <w:tc>
          <w:tcPr>
            <w:tcW w:w="1800" w:type="dxa"/>
          </w:tcPr>
          <w:p w14:paraId="06F8BD37" w14:textId="77777777" w:rsidR="00774731" w:rsidRPr="00D257D0" w:rsidRDefault="00774731" w:rsidP="00AB1566">
            <w:pPr>
              <w:pStyle w:val="ListParagraph"/>
              <w:spacing w:after="0" w:line="360" w:lineRule="auto"/>
              <w:ind w:left="0"/>
              <w:rPr>
                <w:sz w:val="20"/>
                <w:szCs w:val="24"/>
              </w:rPr>
            </w:pPr>
            <w:r w:rsidRPr="00D257D0">
              <w:rPr>
                <w:sz w:val="20"/>
                <w:szCs w:val="24"/>
              </w:rPr>
              <w:t>13-16 (4)</w:t>
            </w:r>
          </w:p>
        </w:tc>
        <w:tc>
          <w:tcPr>
            <w:tcW w:w="2610" w:type="dxa"/>
          </w:tcPr>
          <w:p w14:paraId="0F7F8ED8" w14:textId="77777777" w:rsidR="00774731" w:rsidRPr="00D257D0" w:rsidRDefault="00774731" w:rsidP="00AB1566">
            <w:pPr>
              <w:pStyle w:val="ListParagraph"/>
              <w:spacing w:after="0" w:line="240" w:lineRule="auto"/>
              <w:ind w:left="0"/>
              <w:rPr>
                <w:sz w:val="20"/>
                <w:szCs w:val="24"/>
              </w:rPr>
            </w:pPr>
            <w:r w:rsidRPr="00D257D0">
              <w:rPr>
                <w:sz w:val="20"/>
                <w:szCs w:val="24"/>
              </w:rPr>
              <w:t>To be given serially to each mother / child from 1</w:t>
            </w:r>
            <w:r w:rsidRPr="00D257D0">
              <w:rPr>
                <w:sz w:val="20"/>
                <w:szCs w:val="24"/>
                <w:vertAlign w:val="superscript"/>
              </w:rPr>
              <w:t>st</w:t>
            </w:r>
            <w:r w:rsidRPr="00D257D0">
              <w:rPr>
                <w:sz w:val="20"/>
                <w:szCs w:val="24"/>
              </w:rPr>
              <w:t xml:space="preserve"> December, 2009 starting from 5000</w:t>
            </w:r>
          </w:p>
        </w:tc>
        <w:tc>
          <w:tcPr>
            <w:tcW w:w="3690" w:type="dxa"/>
          </w:tcPr>
          <w:p w14:paraId="2B97C039"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From </w:t>
            </w:r>
            <w:r w:rsidRPr="00D257D0">
              <w:rPr>
                <w:b/>
                <w:sz w:val="20"/>
                <w:szCs w:val="24"/>
              </w:rPr>
              <w:t>1</w:t>
            </w:r>
            <w:r w:rsidRPr="00D257D0">
              <w:rPr>
                <w:b/>
                <w:sz w:val="20"/>
                <w:szCs w:val="24"/>
                <w:vertAlign w:val="superscript"/>
              </w:rPr>
              <w:t>st</w:t>
            </w:r>
            <w:r w:rsidRPr="00D257D0">
              <w:rPr>
                <w:b/>
                <w:sz w:val="20"/>
                <w:szCs w:val="24"/>
              </w:rPr>
              <w:t xml:space="preserve"> April</w:t>
            </w:r>
            <w:r w:rsidRPr="00D257D0">
              <w:rPr>
                <w:sz w:val="20"/>
                <w:szCs w:val="24"/>
              </w:rPr>
              <w:t xml:space="preserve"> each year, the codes will be given afresh starting from 0001.</w:t>
            </w:r>
          </w:p>
        </w:tc>
      </w:tr>
      <w:tr w:rsidR="00774731" w:rsidRPr="00D257D0" w14:paraId="08609121" w14:textId="77777777" w:rsidTr="00563861">
        <w:tc>
          <w:tcPr>
            <w:tcW w:w="1800" w:type="dxa"/>
          </w:tcPr>
          <w:p w14:paraId="1C64151A" w14:textId="79DAD1D7" w:rsidR="00774731" w:rsidRPr="00D257D0" w:rsidRDefault="00774731" w:rsidP="00131240">
            <w:pPr>
              <w:pStyle w:val="ListParagraph"/>
              <w:spacing w:after="0" w:line="240" w:lineRule="auto"/>
              <w:ind w:left="0"/>
              <w:jc w:val="center"/>
              <w:rPr>
                <w:b/>
                <w:sz w:val="20"/>
                <w:szCs w:val="24"/>
              </w:rPr>
            </w:pPr>
            <w:r w:rsidRPr="00D257D0">
              <w:rPr>
                <w:b/>
                <w:sz w:val="20"/>
                <w:szCs w:val="24"/>
              </w:rPr>
              <w:t>Total: 16 digits</w:t>
            </w:r>
          </w:p>
        </w:tc>
        <w:tc>
          <w:tcPr>
            <w:tcW w:w="2610" w:type="dxa"/>
          </w:tcPr>
          <w:p w14:paraId="468A3CB1" w14:textId="77777777" w:rsidR="00774731" w:rsidRPr="00D257D0" w:rsidRDefault="00774731" w:rsidP="00AB1566">
            <w:pPr>
              <w:pStyle w:val="ListParagraph"/>
              <w:spacing w:after="0" w:line="240" w:lineRule="auto"/>
              <w:ind w:left="0"/>
              <w:jc w:val="center"/>
              <w:rPr>
                <w:sz w:val="20"/>
                <w:szCs w:val="24"/>
              </w:rPr>
            </w:pPr>
          </w:p>
        </w:tc>
        <w:tc>
          <w:tcPr>
            <w:tcW w:w="3690" w:type="dxa"/>
          </w:tcPr>
          <w:p w14:paraId="40473F9F" w14:textId="77777777" w:rsidR="00774731" w:rsidRPr="00D257D0" w:rsidRDefault="00774731" w:rsidP="00AB1566">
            <w:pPr>
              <w:pStyle w:val="ListParagraph"/>
              <w:spacing w:after="0" w:line="240" w:lineRule="auto"/>
              <w:ind w:left="0"/>
              <w:jc w:val="center"/>
              <w:rPr>
                <w:sz w:val="20"/>
                <w:szCs w:val="24"/>
              </w:rPr>
            </w:pPr>
          </w:p>
        </w:tc>
      </w:tr>
    </w:tbl>
    <w:p w14:paraId="7BAC54B5" w14:textId="77777777" w:rsidR="00774731" w:rsidRPr="00D257D0" w:rsidRDefault="00774731" w:rsidP="00563861"/>
    <w:p w14:paraId="1D3AAD06" w14:textId="77777777" w:rsidR="00072B23" w:rsidRPr="00D257D0" w:rsidRDefault="00072B23" w:rsidP="00072B23">
      <w:pPr>
        <w:pStyle w:val="Heading3"/>
      </w:pPr>
      <w:bookmarkStart w:id="188" w:name="_Toc411545835"/>
      <w:r w:rsidRPr="00D257D0">
        <w:t>MCTS Parameters</w:t>
      </w:r>
      <w:bookmarkEnd w:id="188"/>
    </w:p>
    <w:p w14:paraId="6F0C9006" w14:textId="77777777" w:rsidR="0085205A" w:rsidRPr="00D257D0" w:rsidRDefault="0085205A" w:rsidP="0085205A">
      <w:pPr>
        <w:rPr>
          <w:color w:val="1F497D"/>
          <w:sz w:val="18"/>
        </w:rPr>
      </w:pPr>
      <w:bookmarkStart w:id="189" w:name="_Ref409446326"/>
      <w:bookmarkStart w:id="190" w:name="_Toc411545836"/>
      <w:r>
        <w:rPr>
          <w:color w:val="1F497D"/>
          <w:sz w:val="18"/>
        </w:rPr>
        <w:t>Refer Design &amp; Architecture Spec.</w:t>
      </w:r>
    </w:p>
    <w:p w14:paraId="4FFE3602" w14:textId="77777777" w:rsidR="008C0017" w:rsidRPr="00D257D0" w:rsidRDefault="008C0017" w:rsidP="008C0017">
      <w:pPr>
        <w:pStyle w:val="Heading2"/>
      </w:pPr>
      <w:r w:rsidRPr="00D257D0">
        <w:t>Configuration Parameters</w:t>
      </w:r>
      <w:bookmarkEnd w:id="189"/>
      <w:bookmarkEnd w:id="190"/>
    </w:p>
    <w:p w14:paraId="666AC011" w14:textId="77777777" w:rsidR="008C0017" w:rsidRPr="00D257D0" w:rsidRDefault="00B12274" w:rsidP="00B12274">
      <w:pPr>
        <w:spacing w:line="360" w:lineRule="auto"/>
        <w:ind w:left="360"/>
      </w:pPr>
      <w:r w:rsidRPr="00D257D0">
        <w:t>The following are key configuration parameters used by NMS system:</w:t>
      </w:r>
    </w:p>
    <w:p w14:paraId="2857481C" w14:textId="77777777" w:rsidR="00B12274" w:rsidRPr="00D257D0" w:rsidRDefault="00B12274" w:rsidP="00B12274">
      <w:pPr>
        <w:pStyle w:val="ListParagraph"/>
        <w:numPr>
          <w:ilvl w:val="0"/>
          <w:numId w:val="55"/>
        </w:numPr>
        <w:spacing w:line="360" w:lineRule="auto"/>
      </w:pPr>
      <w:r w:rsidRPr="00D257D0">
        <w:rPr>
          <w:b/>
        </w:rPr>
        <w:t>MA:</w:t>
      </w:r>
      <w:r w:rsidRPr="00D257D0">
        <w:t xml:space="preserve"> </w:t>
      </w:r>
    </w:p>
    <w:p w14:paraId="37761E48" w14:textId="77777777"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NMS.MA.ACCESS.003, NMS.MA.ACCESS.004)</w:t>
      </w:r>
    </w:p>
    <w:p w14:paraId="49748E44" w14:textId="77777777" w:rsidR="001B1D34" w:rsidRPr="00D257D0" w:rsidRDefault="001B1D34" w:rsidP="00B12274">
      <w:pPr>
        <w:pStyle w:val="ListParagraph"/>
        <w:numPr>
          <w:ilvl w:val="1"/>
          <w:numId w:val="55"/>
        </w:numPr>
        <w:spacing w:line="360" w:lineRule="auto"/>
      </w:pPr>
      <w:r w:rsidRPr="00D257D0">
        <w:t>Configurable # of days of retry for course SMS</w:t>
      </w:r>
      <w:r w:rsidR="008E2B69" w:rsidRPr="00D257D0">
        <w:t xml:space="preserve"> delivery</w:t>
      </w:r>
    </w:p>
    <w:p w14:paraId="1782A5F1" w14:textId="77777777" w:rsidR="00B12274" w:rsidRPr="00D257D0" w:rsidRDefault="00B12274" w:rsidP="00B12274">
      <w:pPr>
        <w:pStyle w:val="ListParagraph"/>
        <w:numPr>
          <w:ilvl w:val="0"/>
          <w:numId w:val="55"/>
        </w:numPr>
        <w:spacing w:line="360" w:lineRule="auto"/>
      </w:pPr>
      <w:r w:rsidRPr="00D257D0">
        <w:rPr>
          <w:b/>
        </w:rPr>
        <w:t>MK:</w:t>
      </w:r>
      <w:r w:rsidRPr="00D257D0">
        <w:t xml:space="preserve"> </w:t>
      </w:r>
    </w:p>
    <w:p w14:paraId="0A24BCDC" w14:textId="77777777"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NMS.MK.ACCESS.003, NMS.MK.ACCESS.004)</w:t>
      </w:r>
    </w:p>
    <w:p w14:paraId="3E6E0124" w14:textId="77777777" w:rsidR="00D1447E" w:rsidRPr="00D257D0" w:rsidRDefault="00D1447E" w:rsidP="00D1447E">
      <w:pPr>
        <w:pStyle w:val="ListParagraph"/>
        <w:numPr>
          <w:ilvl w:val="0"/>
          <w:numId w:val="55"/>
        </w:numPr>
        <w:spacing w:line="360" w:lineRule="auto"/>
      </w:pPr>
      <w:r w:rsidRPr="00D257D0">
        <w:rPr>
          <w:b/>
        </w:rPr>
        <w:t>KK:</w:t>
      </w:r>
      <w:r w:rsidRPr="00D257D0">
        <w:t xml:space="preserve"> </w:t>
      </w:r>
    </w:p>
    <w:p w14:paraId="1D2E84EB" w14:textId="77777777" w:rsidR="00D1447E" w:rsidRPr="00D257D0" w:rsidRDefault="00D1447E" w:rsidP="00D1447E">
      <w:pPr>
        <w:pStyle w:val="ListParagraph"/>
        <w:numPr>
          <w:ilvl w:val="1"/>
          <w:numId w:val="55"/>
        </w:numPr>
        <w:spacing w:line="360" w:lineRule="auto"/>
      </w:pPr>
      <w:r w:rsidRPr="00D257D0">
        <w:t xml:space="preserve"># </w:t>
      </w:r>
      <w:proofErr w:type="gramStart"/>
      <w:r w:rsidRPr="00D257D0">
        <w:t>of</w:t>
      </w:r>
      <w:proofErr w:type="gramEnd"/>
      <w:r w:rsidRPr="00D257D0">
        <w:t xml:space="preserve"> Messages/week (NMS.KK.OBD.001)</w:t>
      </w:r>
    </w:p>
    <w:p w14:paraId="1CADDFC0" w14:textId="77777777" w:rsidR="00103624" w:rsidRPr="00D257D0" w:rsidRDefault="00103624" w:rsidP="00103624">
      <w:pPr>
        <w:pStyle w:val="ListParagraph"/>
        <w:numPr>
          <w:ilvl w:val="1"/>
          <w:numId w:val="55"/>
        </w:numPr>
        <w:spacing w:line="360" w:lineRule="auto"/>
      </w:pPr>
      <w:r w:rsidRPr="00D257D0">
        <w:t xml:space="preserve">Maximum # of </w:t>
      </w:r>
      <w:r w:rsidR="00B24323" w:rsidRPr="00D257D0">
        <w:t xml:space="preserve">active </w:t>
      </w:r>
      <w:r w:rsidR="00D43841" w:rsidRPr="00D257D0">
        <w:t>KK</w:t>
      </w:r>
      <w:r w:rsidRPr="00D257D0">
        <w:t xml:space="preserve"> </w:t>
      </w:r>
      <w:r w:rsidR="00517246" w:rsidRPr="00D257D0">
        <w:t>subscriptions</w:t>
      </w:r>
      <w:r w:rsidR="00B24323" w:rsidRPr="00D257D0">
        <w:t xml:space="preserve"> </w:t>
      </w:r>
      <w:r w:rsidR="00D43841" w:rsidRPr="00D257D0">
        <w:t xml:space="preserve">allowed as per </w:t>
      </w:r>
      <w:r w:rsidRPr="00D257D0">
        <w:t xml:space="preserve">current deployed system including HW </w:t>
      </w:r>
    </w:p>
    <w:p w14:paraId="556D7AF3" w14:textId="77777777" w:rsidR="001573F5" w:rsidRPr="00D257D0" w:rsidRDefault="001573F5" w:rsidP="001573F5">
      <w:pPr>
        <w:pStyle w:val="ListParagraph"/>
        <w:numPr>
          <w:ilvl w:val="0"/>
          <w:numId w:val="55"/>
        </w:numPr>
        <w:spacing w:line="360" w:lineRule="auto"/>
        <w:rPr>
          <w:b/>
        </w:rPr>
      </w:pPr>
      <w:r w:rsidRPr="00D257D0">
        <w:rPr>
          <w:b/>
        </w:rPr>
        <w:t>Nation</w:t>
      </w:r>
    </w:p>
    <w:p w14:paraId="6412B0F0" w14:textId="77777777" w:rsidR="00AB5BE1" w:rsidRPr="00D257D0" w:rsidRDefault="00AB5BE1" w:rsidP="001573F5">
      <w:pPr>
        <w:pStyle w:val="ListParagraph"/>
        <w:numPr>
          <w:ilvl w:val="1"/>
          <w:numId w:val="55"/>
        </w:numPr>
        <w:spacing w:line="360" w:lineRule="auto"/>
      </w:pPr>
      <w:r w:rsidRPr="00D257D0">
        <w:t>Default location for anonymous users (for MA service)</w:t>
      </w:r>
    </w:p>
    <w:p w14:paraId="3C1AE046" w14:textId="77777777" w:rsidR="001573F5" w:rsidRPr="00D257D0" w:rsidRDefault="001573F5" w:rsidP="001573F5">
      <w:pPr>
        <w:pStyle w:val="ListParagraph"/>
        <w:numPr>
          <w:ilvl w:val="1"/>
          <w:numId w:val="55"/>
        </w:numPr>
        <w:spacing w:line="360" w:lineRule="auto"/>
      </w:pPr>
      <w:r w:rsidRPr="00D257D0">
        <w:t xml:space="preserve">Default language used by a service </w:t>
      </w:r>
      <w:r w:rsidR="00913627" w:rsidRPr="00D257D0">
        <w:t xml:space="preserve">in </w:t>
      </w:r>
      <w:r w:rsidRPr="00D257D0">
        <w:t>whole nation</w:t>
      </w:r>
    </w:p>
    <w:p w14:paraId="6E1AA549" w14:textId="77777777" w:rsidR="00C62CFE" w:rsidRPr="00D257D0" w:rsidRDefault="00A2582F" w:rsidP="00C62CFE">
      <w:pPr>
        <w:pStyle w:val="ListParagraph"/>
        <w:numPr>
          <w:ilvl w:val="0"/>
          <w:numId w:val="55"/>
        </w:numPr>
        <w:spacing w:line="360" w:lineRule="auto"/>
      </w:pPr>
      <w:r w:rsidRPr="00D257D0">
        <w:rPr>
          <w:b/>
        </w:rPr>
        <w:t>State Specific Parameters</w:t>
      </w:r>
      <w:r w:rsidR="00C62CFE" w:rsidRPr="00D257D0">
        <w:rPr>
          <w:b/>
        </w:rPr>
        <w:t>:</w:t>
      </w:r>
      <w:r w:rsidR="00C62CFE" w:rsidRPr="00D257D0">
        <w:t xml:space="preserve"> </w:t>
      </w:r>
    </w:p>
    <w:p w14:paraId="0F43C2C8" w14:textId="77777777" w:rsidR="00C62CFE" w:rsidRPr="00D257D0" w:rsidRDefault="00C62CFE" w:rsidP="00C62CFE">
      <w:pPr>
        <w:pStyle w:val="ListParagraph"/>
        <w:numPr>
          <w:ilvl w:val="1"/>
          <w:numId w:val="55"/>
        </w:numPr>
        <w:spacing w:line="360" w:lineRule="auto"/>
      </w:pPr>
      <w:r w:rsidRPr="00D257D0">
        <w:t>Language Mapping to group of districts</w:t>
      </w:r>
      <w:r w:rsidR="00A2582F" w:rsidRPr="00D257D0">
        <w:t xml:space="preserve"> of a state</w:t>
      </w:r>
      <w:r w:rsidR="005368B1" w:rsidRPr="00D257D0">
        <w:t xml:space="preserve"> (location-language code)</w:t>
      </w:r>
    </w:p>
    <w:p w14:paraId="35941D71" w14:textId="77777777" w:rsidR="003E02F4" w:rsidRPr="00D257D0" w:rsidRDefault="003E02F4" w:rsidP="00C62CFE">
      <w:pPr>
        <w:pStyle w:val="ListParagraph"/>
        <w:numPr>
          <w:ilvl w:val="1"/>
          <w:numId w:val="55"/>
        </w:numPr>
        <w:spacing w:line="360" w:lineRule="auto"/>
      </w:pPr>
      <w:r w:rsidRPr="00D257D0">
        <w:t>List of cards used in MK service</w:t>
      </w:r>
      <w:r w:rsidR="005368B1" w:rsidRPr="00D257D0">
        <w:t xml:space="preserve"> per state</w:t>
      </w:r>
    </w:p>
    <w:p w14:paraId="0E3A4707" w14:textId="77777777" w:rsidR="003F4AC0" w:rsidRPr="00D257D0" w:rsidRDefault="003F4AC0" w:rsidP="00C62CFE">
      <w:pPr>
        <w:pStyle w:val="ListParagraph"/>
        <w:numPr>
          <w:ilvl w:val="1"/>
          <w:numId w:val="55"/>
        </w:numPr>
        <w:spacing w:line="360" w:lineRule="auto"/>
      </w:pPr>
      <w:r w:rsidRPr="00D257D0">
        <w:t>State specific content files</w:t>
      </w:r>
    </w:p>
    <w:p w14:paraId="6CC39C40" w14:textId="77777777" w:rsidR="003F4AC0" w:rsidRPr="00D257D0" w:rsidRDefault="003F4AC0" w:rsidP="00C62CFE">
      <w:pPr>
        <w:pStyle w:val="ListParagraph"/>
        <w:numPr>
          <w:ilvl w:val="1"/>
          <w:numId w:val="55"/>
        </w:numPr>
        <w:spacing w:line="360" w:lineRule="auto"/>
      </w:pPr>
      <w:r w:rsidRPr="00D257D0">
        <w:t>State-circle</w:t>
      </w:r>
      <w:r w:rsidR="00C9354A" w:rsidRPr="00D257D0">
        <w:t>-district-</w:t>
      </w:r>
      <w:proofErr w:type="spellStart"/>
      <w:r w:rsidR="00C9354A" w:rsidRPr="00D257D0">
        <w:t>Location_language</w:t>
      </w:r>
      <w:proofErr w:type="spellEnd"/>
      <w:r w:rsidRPr="00D257D0">
        <w:t xml:space="preserve"> mapping </w:t>
      </w:r>
    </w:p>
    <w:p w14:paraId="274E32BF" w14:textId="77777777" w:rsidR="001573F5" w:rsidRPr="00D257D0" w:rsidRDefault="001573F5" w:rsidP="00563861">
      <w:pPr>
        <w:pStyle w:val="ListParagraph"/>
        <w:numPr>
          <w:ilvl w:val="0"/>
          <w:numId w:val="55"/>
        </w:numPr>
        <w:spacing w:line="360" w:lineRule="auto"/>
        <w:rPr>
          <w:b/>
        </w:rPr>
      </w:pPr>
      <w:r w:rsidRPr="00D257D0">
        <w:rPr>
          <w:b/>
        </w:rPr>
        <w:t>Circle</w:t>
      </w:r>
    </w:p>
    <w:p w14:paraId="7DFD87A6" w14:textId="77777777" w:rsidR="001573F5" w:rsidRPr="00D257D0" w:rsidRDefault="001573F5" w:rsidP="001573F5">
      <w:pPr>
        <w:pStyle w:val="ListParagraph"/>
        <w:numPr>
          <w:ilvl w:val="1"/>
          <w:numId w:val="55"/>
        </w:numPr>
        <w:spacing w:line="360" w:lineRule="auto"/>
      </w:pPr>
      <w:r w:rsidRPr="00D257D0">
        <w:t>Default language used by a service for any circle</w:t>
      </w:r>
      <w:r w:rsidR="000221B6" w:rsidRPr="00D257D0">
        <w:t xml:space="preserve"> (used especially when there are multiple states per circle)</w:t>
      </w:r>
    </w:p>
    <w:p w14:paraId="0249E957" w14:textId="77777777" w:rsidR="00A2582F" w:rsidRPr="00D257D0" w:rsidRDefault="00A2582F" w:rsidP="00563861">
      <w:pPr>
        <w:pStyle w:val="ListParagraph"/>
        <w:numPr>
          <w:ilvl w:val="0"/>
          <w:numId w:val="55"/>
        </w:numPr>
        <w:spacing w:line="360" w:lineRule="auto"/>
        <w:rPr>
          <w:b/>
        </w:rPr>
      </w:pPr>
      <w:r w:rsidRPr="00D257D0">
        <w:rPr>
          <w:b/>
        </w:rPr>
        <w:t>Reports:</w:t>
      </w:r>
    </w:p>
    <w:p w14:paraId="68894FCC" w14:textId="77777777" w:rsidR="00C62CFE" w:rsidRPr="00D257D0" w:rsidRDefault="008D7F52" w:rsidP="00563861">
      <w:pPr>
        <w:pStyle w:val="ListParagraph"/>
        <w:numPr>
          <w:ilvl w:val="1"/>
          <w:numId w:val="55"/>
        </w:numPr>
        <w:spacing w:line="360" w:lineRule="auto"/>
      </w:pPr>
      <w:r w:rsidRPr="00D257D0">
        <w:t>FTP information for saving reports on FTP server</w:t>
      </w:r>
    </w:p>
    <w:p w14:paraId="76C730DB" w14:textId="77777777" w:rsidR="003F4AC0" w:rsidRPr="00D257D0" w:rsidRDefault="003F4AC0" w:rsidP="003F4AC0">
      <w:pPr>
        <w:pStyle w:val="ListParagraph"/>
        <w:numPr>
          <w:ilvl w:val="0"/>
          <w:numId w:val="55"/>
        </w:numPr>
        <w:spacing w:line="360" w:lineRule="auto"/>
        <w:rPr>
          <w:b/>
        </w:rPr>
      </w:pPr>
      <w:r w:rsidRPr="00D257D0">
        <w:rPr>
          <w:b/>
        </w:rPr>
        <w:t>System:</w:t>
      </w:r>
    </w:p>
    <w:p w14:paraId="52AA3A0B" w14:textId="77777777" w:rsidR="003F4AC0" w:rsidRPr="00D257D0" w:rsidRDefault="003F4AC0" w:rsidP="00563861">
      <w:pPr>
        <w:pStyle w:val="ListParagraph"/>
        <w:numPr>
          <w:ilvl w:val="1"/>
          <w:numId w:val="55"/>
        </w:numPr>
        <w:spacing w:line="360" w:lineRule="auto"/>
      </w:pPr>
      <w:r w:rsidRPr="00D257D0">
        <w:t>Log Levels</w:t>
      </w:r>
    </w:p>
    <w:p w14:paraId="678194D5" w14:textId="77777777" w:rsidR="00A1778E" w:rsidRPr="00D257D0" w:rsidRDefault="00A1778E" w:rsidP="00A1778E">
      <w:pPr>
        <w:pStyle w:val="Heading1"/>
      </w:pPr>
      <w:bookmarkStart w:id="191" w:name="_Toc411545837"/>
      <w:r w:rsidRPr="00D257D0">
        <w:t>Appendix B: NMS Reporting Types and Parameters</w:t>
      </w:r>
      <w:bookmarkEnd w:id="191"/>
    </w:p>
    <w:p w14:paraId="71378B3D" w14:textId="77777777" w:rsidR="00A363B3" w:rsidRPr="00D257D0" w:rsidRDefault="00A363B3" w:rsidP="00A363B3">
      <w:pPr>
        <w:pStyle w:val="Heading2"/>
      </w:pPr>
      <w:bookmarkStart w:id="192" w:name="_Toc411545838"/>
      <w:r w:rsidRPr="00D257D0">
        <w:t>MA</w:t>
      </w:r>
      <w:bookmarkEnd w:id="192"/>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14:paraId="01ADFF1E" w14:textId="77777777" w:rsidTr="00A37DC7">
        <w:tc>
          <w:tcPr>
            <w:tcW w:w="1951" w:type="dxa"/>
          </w:tcPr>
          <w:p w14:paraId="7AE59785" w14:textId="77777777" w:rsidR="00A37DC7" w:rsidRPr="00D257D0" w:rsidRDefault="00A37DC7" w:rsidP="00205BDA">
            <w:pPr>
              <w:spacing w:before="60" w:after="60" w:line="240" w:lineRule="auto"/>
              <w:rPr>
                <w:b/>
                <w:sz w:val="20"/>
              </w:rPr>
            </w:pPr>
            <w:r w:rsidRPr="00D257D0">
              <w:rPr>
                <w:b/>
                <w:sz w:val="20"/>
              </w:rPr>
              <w:t>Name of Report</w:t>
            </w:r>
          </w:p>
        </w:tc>
        <w:tc>
          <w:tcPr>
            <w:tcW w:w="7229" w:type="dxa"/>
          </w:tcPr>
          <w:p w14:paraId="54F2CCF7" w14:textId="77777777" w:rsidR="00A37DC7" w:rsidRPr="00D257D0" w:rsidRDefault="00A37DC7" w:rsidP="00205BDA">
            <w:pPr>
              <w:spacing w:before="60" w:after="60" w:line="240" w:lineRule="auto"/>
              <w:rPr>
                <w:b/>
                <w:sz w:val="20"/>
              </w:rPr>
            </w:pPr>
            <w:r w:rsidRPr="00D257D0">
              <w:rPr>
                <w:b/>
                <w:sz w:val="20"/>
              </w:rPr>
              <w:t>Fields</w:t>
            </w:r>
          </w:p>
        </w:tc>
      </w:tr>
      <w:tr w:rsidR="00A37DC7" w:rsidRPr="00D257D0" w14:paraId="522306EE" w14:textId="77777777" w:rsidTr="00A37DC7">
        <w:tc>
          <w:tcPr>
            <w:tcW w:w="1951" w:type="dxa"/>
          </w:tcPr>
          <w:p w14:paraId="0B20DE25"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usage report</w:t>
            </w:r>
          </w:p>
        </w:tc>
        <w:tc>
          <w:tcPr>
            <w:tcW w:w="7229" w:type="dxa"/>
          </w:tcPr>
          <w:p w14:paraId="06F6E66C" w14:textId="77777777" w:rsidR="009A7857" w:rsidRPr="00D257D0" w:rsidRDefault="009A7857" w:rsidP="009A7857">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The fields of this report shall be:</w:t>
            </w:r>
          </w:p>
          <w:p w14:paraId="48F27173"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MSISDN</w:t>
            </w:r>
          </w:p>
          <w:p w14:paraId="17F72A84"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0026BF75"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698B9324"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2A98A94B"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3DA3629C"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400AD5A3"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7AB29552"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30175317" w14:textId="77777777" w:rsidR="009C5239" w:rsidRPr="00D257D0" w:rsidRDefault="009C5239"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09DB6D34" w14:textId="0C03D2FB" w:rsidR="009A7857" w:rsidRPr="00D257D0" w:rsidRDefault="00F025B5"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41F9212F"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0D7AD1E2"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3BD27B5B" w14:textId="09C18E86"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14D32B00"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042569C8"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Start date</w:t>
            </w:r>
          </w:p>
          <w:p w14:paraId="2A57DBC6"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End date</w:t>
            </w:r>
          </w:p>
          <w:p w14:paraId="079704AA"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Chapters completed</w:t>
            </w:r>
          </w:p>
          <w:p w14:paraId="479A970B"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Lessons completed</w:t>
            </w:r>
          </w:p>
          <w:p w14:paraId="10A15E0F"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Quizzes completed</w:t>
            </w:r>
          </w:p>
          <w:p w14:paraId="19A22FDB"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score for each chapter</w:t>
            </w:r>
          </w:p>
          <w:p w14:paraId="7E12A631"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Overall Score</w:t>
            </w:r>
          </w:p>
          <w:p w14:paraId="2C7EAA80"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completion flag</w:t>
            </w:r>
          </w:p>
          <w:p w14:paraId="125FBE5B"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Minutes used</w:t>
            </w:r>
          </w:p>
          <w:p w14:paraId="7E1651F7"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SMS Sent flag</w:t>
            </w:r>
          </w:p>
          <w:p w14:paraId="395377AD" w14:textId="77777777" w:rsidR="00A37DC7" w:rsidRPr="00D257D0" w:rsidRDefault="009A7857" w:rsidP="00205BDA">
            <w:pPr>
              <w:pStyle w:val="ListParagraph"/>
              <w:numPr>
                <w:ilvl w:val="0"/>
                <w:numId w:val="82"/>
              </w:numPr>
              <w:spacing w:before="60" w:after="60" w:line="240" w:lineRule="auto"/>
              <w:rPr>
                <w:sz w:val="16"/>
              </w:rPr>
            </w:pPr>
            <w:r w:rsidRPr="00D257D0">
              <w:rPr>
                <w:rFonts w:eastAsia="Times New Roman"/>
                <w:color w:val="000000"/>
                <w:sz w:val="16"/>
                <w:lang w:val="en-IN" w:eastAsia="en-IN"/>
              </w:rPr>
              <w:t>SMS Reference Number</w:t>
            </w:r>
          </w:p>
        </w:tc>
      </w:tr>
      <w:tr w:rsidR="00A37DC7" w:rsidRPr="00D257D0" w14:paraId="6ECD02FB" w14:textId="77777777" w:rsidTr="00A37DC7">
        <w:tc>
          <w:tcPr>
            <w:tcW w:w="1951" w:type="dxa"/>
          </w:tcPr>
          <w:p w14:paraId="24CDC58F"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repeat visit report</w:t>
            </w:r>
          </w:p>
        </w:tc>
        <w:tc>
          <w:tcPr>
            <w:tcW w:w="7229" w:type="dxa"/>
          </w:tcPr>
          <w:p w14:paraId="0520C469" w14:textId="77777777" w:rsidR="009A7857" w:rsidRPr="00D257D0" w:rsidRDefault="00A37DC7" w:rsidP="009A7857">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This report should be generated as per the date range speci</w:t>
            </w:r>
            <w:r w:rsidR="009A7857" w:rsidRPr="00D257D0">
              <w:rPr>
                <w:rFonts w:eastAsia="Times New Roman"/>
                <w:b/>
                <w:color w:val="000000"/>
                <w:sz w:val="16"/>
                <w:lang w:val="en-IN" w:eastAsia="en-IN"/>
              </w:rPr>
              <w:t>fied. The report should contain</w:t>
            </w:r>
          </w:p>
          <w:p w14:paraId="551BB23B" w14:textId="77777777" w:rsidR="009A7857" w:rsidRPr="00D257D0" w:rsidRDefault="009A7857" w:rsidP="009C5239">
            <w:pPr>
              <w:pStyle w:val="ListParagraph"/>
              <w:numPr>
                <w:ilvl w:val="0"/>
                <w:numId w:val="83"/>
              </w:numPr>
              <w:spacing w:before="60" w:after="60" w:line="240" w:lineRule="auto"/>
              <w:rPr>
                <w:rFonts w:eastAsia="Times New Roman"/>
                <w:b/>
                <w:color w:val="000000"/>
                <w:sz w:val="16"/>
                <w:lang w:val="en-IN" w:eastAsia="en-IN"/>
              </w:rPr>
            </w:pPr>
            <w:r w:rsidRPr="00D257D0">
              <w:rPr>
                <w:rFonts w:eastAsia="Times New Roman"/>
                <w:color w:val="000000"/>
                <w:sz w:val="16"/>
                <w:lang w:val="en-IN" w:eastAsia="en-IN"/>
              </w:rPr>
              <w:t>MSISDN</w:t>
            </w:r>
          </w:p>
          <w:p w14:paraId="22916338"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3E981065"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6AB9BD3E"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729DE975"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2F1229F6"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66E090F7"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50264253"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66CB47E3" w14:textId="77777777" w:rsidR="009C5239" w:rsidRPr="00D257D0" w:rsidRDefault="009C5239"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1F91B239" w14:textId="61856C04" w:rsidR="009A7857" w:rsidRPr="00D257D0" w:rsidRDefault="00F025B5"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336EF79E"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431E4A1B"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7C0DC240" w14:textId="568DBE4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36E2064A" w14:textId="77777777" w:rsidR="009A7857" w:rsidRPr="00D257D0" w:rsidRDefault="009A7857" w:rsidP="009C5239">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1818143C" w14:textId="77777777" w:rsidR="00A37DC7" w:rsidRPr="00D257D0" w:rsidRDefault="009A7857" w:rsidP="009C5239">
            <w:pPr>
              <w:pStyle w:val="ListParagraph"/>
              <w:numPr>
                <w:ilvl w:val="0"/>
                <w:numId w:val="83"/>
              </w:numPr>
              <w:spacing w:before="60" w:after="60" w:line="240" w:lineRule="auto"/>
              <w:rPr>
                <w:sz w:val="16"/>
              </w:rPr>
            </w:pPr>
            <w:r w:rsidRPr="00D257D0">
              <w:rPr>
                <w:rFonts w:eastAsia="Times New Roman"/>
                <w:color w:val="000000"/>
                <w:sz w:val="16"/>
                <w:lang w:val="en-IN" w:eastAsia="en-IN"/>
              </w:rPr>
              <w:t>Total Calls</w:t>
            </w:r>
          </w:p>
        </w:tc>
      </w:tr>
      <w:tr w:rsidR="00A37DC7" w:rsidRPr="00D257D0" w14:paraId="6C0EEAF1" w14:textId="77777777" w:rsidTr="00A37DC7">
        <w:tc>
          <w:tcPr>
            <w:tcW w:w="1951" w:type="dxa"/>
          </w:tcPr>
          <w:p w14:paraId="49F8586F"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Chapter, lesson, quiz completion report</w:t>
            </w:r>
          </w:p>
        </w:tc>
        <w:tc>
          <w:tcPr>
            <w:tcW w:w="7229" w:type="dxa"/>
          </w:tcPr>
          <w:p w14:paraId="576580E6" w14:textId="77777777" w:rsidR="00A37DC7" w:rsidRPr="00D257D0" w:rsidRDefault="00A37DC7" w:rsidP="00205BDA">
            <w:pPr>
              <w:spacing w:before="60" w:after="60" w:line="240" w:lineRule="auto"/>
              <w:rPr>
                <w:sz w:val="16"/>
              </w:rPr>
            </w:pPr>
            <w:r w:rsidRPr="00D257D0">
              <w:rPr>
                <w:rFonts w:eastAsia="Times New Roman"/>
                <w:b/>
                <w:color w:val="000000"/>
                <w:sz w:val="16"/>
                <w:lang w:val="en-IN" w:eastAsia="en-IN"/>
              </w:rPr>
              <w:t>This report should be generated as per the date range specified. The fields of the report shall be :</w:t>
            </w:r>
            <w:r w:rsidRPr="00D257D0">
              <w:rPr>
                <w:rFonts w:eastAsia="Times New Roman"/>
                <w:b/>
                <w:color w:val="000000"/>
                <w:sz w:val="16"/>
                <w:lang w:val="en-IN" w:eastAsia="en-IN"/>
              </w:rPr>
              <w:br/>
            </w:r>
          </w:p>
        </w:tc>
      </w:tr>
      <w:tr w:rsidR="00A37DC7" w:rsidRPr="00D257D0" w14:paraId="1720C9AF" w14:textId="77777777" w:rsidTr="00A37DC7">
        <w:tc>
          <w:tcPr>
            <w:tcW w:w="1951" w:type="dxa"/>
          </w:tcPr>
          <w:p w14:paraId="13581544" w14:textId="77777777" w:rsidR="00A37DC7" w:rsidRPr="00D257D0" w:rsidRDefault="00A37DC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MA quiz score report</w:t>
            </w:r>
          </w:p>
        </w:tc>
        <w:tc>
          <w:tcPr>
            <w:tcW w:w="7229" w:type="dxa"/>
          </w:tcPr>
          <w:p w14:paraId="353492F7" w14:textId="77777777" w:rsidR="006B47F8" w:rsidRPr="00D257D0" w:rsidRDefault="00A37DC7" w:rsidP="006B47F8">
            <w:pPr>
              <w:spacing w:before="60" w:after="60" w:line="240" w:lineRule="auto"/>
              <w:rPr>
                <w:rFonts w:eastAsia="Times New Roman"/>
                <w:color w:val="000000"/>
                <w:sz w:val="16"/>
                <w:lang w:val="en-IN" w:eastAsia="en-IN"/>
              </w:rPr>
            </w:pPr>
            <w:r w:rsidRPr="00D257D0">
              <w:rPr>
                <w:rFonts w:eastAsia="Times New Roman"/>
                <w:b/>
                <w:color w:val="000000"/>
                <w:sz w:val="16"/>
                <w:lang w:val="en-IN" w:eastAsia="en-IN"/>
              </w:rPr>
              <w:t>This report should be generated as per the date range specified. The report should contain MSISDN wise average quiz score. The fields of the report shall be :</w:t>
            </w:r>
          </w:p>
          <w:p w14:paraId="3CF6EF96"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14:paraId="68522FDF"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34036ACF"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02255727"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6D8D1F60"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59F98629"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549CAD08"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19A6F974"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35BCA00C" w14:textId="77777777" w:rsidR="009C5239" w:rsidRPr="00D257D0" w:rsidRDefault="009C5239"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2054BC16" w14:textId="66E8A171" w:rsidR="006B47F8" w:rsidRPr="00D257D0" w:rsidRDefault="00F025B5"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6DC055A8"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06A2FAAE"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3577A760" w14:textId="05866D15"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4A5CD043"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65AE71A1"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Section</w:t>
            </w:r>
          </w:p>
          <w:p w14:paraId="704A1EC7" w14:textId="77777777" w:rsidR="006B47F8"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Status</w:t>
            </w:r>
          </w:p>
          <w:p w14:paraId="668BAAB5" w14:textId="77777777" w:rsidR="00A37DC7" w:rsidRPr="00D257D0" w:rsidRDefault="006B47F8" w:rsidP="009C5239">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Repeat Count</w:t>
            </w:r>
          </w:p>
        </w:tc>
      </w:tr>
    </w:tbl>
    <w:p w14:paraId="5FE5EF93" w14:textId="77777777" w:rsidR="00A363B3" w:rsidRPr="00D257D0" w:rsidRDefault="00A363B3" w:rsidP="00A363B3">
      <w:pPr>
        <w:pStyle w:val="Heading2"/>
      </w:pPr>
      <w:bookmarkStart w:id="193" w:name="_Toc411545839"/>
      <w:r w:rsidRPr="00D257D0">
        <w:t>MK</w:t>
      </w:r>
      <w:bookmarkEnd w:id="193"/>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14:paraId="0AA5C72B" w14:textId="77777777" w:rsidTr="00ED3F3A">
        <w:tc>
          <w:tcPr>
            <w:tcW w:w="1951" w:type="dxa"/>
          </w:tcPr>
          <w:p w14:paraId="1324D2AA" w14:textId="77777777" w:rsidR="00A37DC7" w:rsidRPr="00D257D0" w:rsidRDefault="00A37DC7" w:rsidP="00205BDA">
            <w:pPr>
              <w:spacing w:before="60" w:after="60" w:line="240" w:lineRule="auto"/>
              <w:rPr>
                <w:b/>
                <w:sz w:val="20"/>
                <w:szCs w:val="16"/>
              </w:rPr>
            </w:pPr>
            <w:r w:rsidRPr="00D257D0">
              <w:rPr>
                <w:b/>
                <w:sz w:val="20"/>
                <w:szCs w:val="16"/>
              </w:rPr>
              <w:t>Name of Report</w:t>
            </w:r>
          </w:p>
        </w:tc>
        <w:tc>
          <w:tcPr>
            <w:tcW w:w="7229" w:type="dxa"/>
          </w:tcPr>
          <w:p w14:paraId="06B28BB1" w14:textId="77777777" w:rsidR="00A37DC7" w:rsidRPr="00D257D0" w:rsidRDefault="00A37DC7" w:rsidP="00205BDA">
            <w:pPr>
              <w:spacing w:before="60" w:after="60" w:line="240" w:lineRule="auto"/>
              <w:rPr>
                <w:b/>
                <w:sz w:val="20"/>
                <w:szCs w:val="16"/>
              </w:rPr>
            </w:pPr>
            <w:r w:rsidRPr="00D257D0">
              <w:rPr>
                <w:b/>
                <w:sz w:val="20"/>
                <w:szCs w:val="16"/>
              </w:rPr>
              <w:t>Fields</w:t>
            </w:r>
          </w:p>
        </w:tc>
      </w:tr>
      <w:tr w:rsidR="008E2282" w:rsidRPr="00D257D0" w14:paraId="6228FC02" w14:textId="77777777" w:rsidTr="00ED3F3A">
        <w:tc>
          <w:tcPr>
            <w:tcW w:w="1951" w:type="dxa"/>
          </w:tcPr>
          <w:p w14:paraId="14D66323" w14:textId="77777777" w:rsidR="008E2282" w:rsidRPr="00D257D0" w:rsidRDefault="008E2282" w:rsidP="00205BDA">
            <w:pPr>
              <w:spacing w:before="60" w:after="60" w:line="240" w:lineRule="auto"/>
              <w:rPr>
                <w:sz w:val="16"/>
                <w:szCs w:val="16"/>
              </w:rPr>
            </w:pPr>
            <w:r w:rsidRPr="00D257D0">
              <w:rPr>
                <w:color w:val="000000"/>
                <w:sz w:val="16"/>
                <w:szCs w:val="16"/>
              </w:rPr>
              <w:t>MK Date wise Report</w:t>
            </w:r>
          </w:p>
        </w:tc>
        <w:tc>
          <w:tcPr>
            <w:tcW w:w="7229" w:type="dxa"/>
            <w:vAlign w:val="bottom"/>
          </w:tcPr>
          <w:p w14:paraId="7FA5F720" w14:textId="77777777" w:rsidR="00FC0470" w:rsidRPr="00D257D0" w:rsidRDefault="00FC0470" w:rsidP="00FC0470">
            <w:pPr>
              <w:spacing w:before="60" w:after="60" w:line="240" w:lineRule="auto"/>
              <w:rPr>
                <w:color w:val="000000"/>
                <w:sz w:val="16"/>
                <w:szCs w:val="16"/>
              </w:rPr>
            </w:pPr>
            <w:r w:rsidRPr="00D257D0">
              <w:rPr>
                <w:color w:val="000000"/>
                <w:sz w:val="16"/>
                <w:szCs w:val="16"/>
              </w:rPr>
              <w:t>This report should be generated as per date range specified. It should contain:</w:t>
            </w:r>
          </w:p>
          <w:p w14:paraId="1D06766C"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Operator of the caller</w:t>
            </w:r>
          </w:p>
          <w:p w14:paraId="1BF9C103"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Circle of the caller</w:t>
            </w:r>
          </w:p>
          <w:p w14:paraId="576E5745"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MSISDN</w:t>
            </w:r>
          </w:p>
          <w:p w14:paraId="3F16E156"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Name of FLW</w:t>
            </w:r>
          </w:p>
          <w:p w14:paraId="6BCF6FF7"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FLW ID</w:t>
            </w:r>
          </w:p>
          <w:p w14:paraId="10073AC3"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Designation of FLW</w:t>
            </w:r>
          </w:p>
          <w:p w14:paraId="00661134" w14:textId="3288E1EC"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 xml:space="preserve">Status </w:t>
            </w:r>
          </w:p>
          <w:p w14:paraId="66AE9A81"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Date of call</w:t>
            </w:r>
          </w:p>
          <w:p w14:paraId="536A43EB"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Card number</w:t>
            </w:r>
          </w:p>
          <w:p w14:paraId="2EBC7CAB"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time</w:t>
            </w:r>
          </w:p>
          <w:p w14:paraId="10076DFC"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duration (seconds)</w:t>
            </w:r>
          </w:p>
          <w:p w14:paraId="0813296D" w14:textId="77777777" w:rsidR="008E2282" w:rsidRPr="00D257D0" w:rsidRDefault="00FC0470" w:rsidP="00205BDA">
            <w:pPr>
              <w:pStyle w:val="ListParagraph"/>
              <w:numPr>
                <w:ilvl w:val="0"/>
                <w:numId w:val="80"/>
              </w:numPr>
              <w:spacing w:before="60" w:after="60" w:line="240" w:lineRule="auto"/>
              <w:rPr>
                <w:color w:val="000000"/>
                <w:sz w:val="16"/>
                <w:szCs w:val="16"/>
              </w:rPr>
            </w:pPr>
            <w:r w:rsidRPr="00D257D0">
              <w:rPr>
                <w:color w:val="000000"/>
                <w:sz w:val="16"/>
                <w:szCs w:val="16"/>
              </w:rPr>
              <w:t>Language</w:t>
            </w:r>
          </w:p>
        </w:tc>
      </w:tr>
      <w:tr w:rsidR="008E2282" w:rsidRPr="00D257D0" w14:paraId="619E958F" w14:textId="77777777" w:rsidTr="00ED3F3A">
        <w:tc>
          <w:tcPr>
            <w:tcW w:w="1951" w:type="dxa"/>
          </w:tcPr>
          <w:p w14:paraId="5958C885" w14:textId="77777777"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t>MK Card Usage Report</w:t>
            </w:r>
          </w:p>
        </w:tc>
        <w:tc>
          <w:tcPr>
            <w:tcW w:w="7229" w:type="dxa"/>
            <w:vAlign w:val="bottom"/>
          </w:tcPr>
          <w:p w14:paraId="3E117075" w14:textId="77777777" w:rsidR="00FC0470" w:rsidRPr="00D257D0" w:rsidRDefault="008E2282" w:rsidP="00FC0470">
            <w:pPr>
              <w:spacing w:before="60" w:after="60" w:line="240" w:lineRule="auto"/>
              <w:rPr>
                <w:color w:val="000000"/>
                <w:sz w:val="16"/>
                <w:szCs w:val="16"/>
              </w:rPr>
            </w:pPr>
            <w:r w:rsidRPr="00D257D0">
              <w:rPr>
                <w:b/>
                <w:color w:val="000000"/>
                <w:sz w:val="16"/>
                <w:szCs w:val="16"/>
              </w:rPr>
              <w:t>This report should be generated as per the date range specified. It should contain minutes of usage on each card for the MSISDNs who have accessed MK in that da</w:t>
            </w:r>
            <w:r w:rsidR="00FC0470" w:rsidRPr="00D257D0">
              <w:rPr>
                <w:b/>
                <w:color w:val="000000"/>
                <w:sz w:val="16"/>
                <w:szCs w:val="16"/>
              </w:rPr>
              <w:t>te range. The fields should be:</w:t>
            </w:r>
          </w:p>
          <w:p w14:paraId="3E13FFB0"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 xml:space="preserve">MSISDN </w:t>
            </w:r>
          </w:p>
          <w:p w14:paraId="2044CBD8"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Operator</w:t>
            </w:r>
          </w:p>
          <w:p w14:paraId="0A4CED32"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Circle</w:t>
            </w:r>
          </w:p>
          <w:p w14:paraId="443454D5"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FLW Name</w:t>
            </w:r>
          </w:p>
          <w:p w14:paraId="26A735AA"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FLW ID</w:t>
            </w:r>
          </w:p>
          <w:p w14:paraId="77C27CC4"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State</w:t>
            </w:r>
          </w:p>
          <w:p w14:paraId="7B396C60"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District</w:t>
            </w:r>
          </w:p>
          <w:p w14:paraId="64FFA4C5" w14:textId="77777777" w:rsidR="009C5239" w:rsidRPr="00D257D0" w:rsidRDefault="009C5239" w:rsidP="009C5239">
            <w:pPr>
              <w:pStyle w:val="ListParagraph"/>
              <w:numPr>
                <w:ilvl w:val="0"/>
                <w:numId w:val="81"/>
              </w:numPr>
              <w:spacing w:before="60" w:after="60" w:line="240" w:lineRule="auto"/>
              <w:rPr>
                <w:color w:val="000000"/>
                <w:sz w:val="16"/>
                <w:szCs w:val="16"/>
              </w:rPr>
            </w:pPr>
            <w:r w:rsidRPr="00D257D0">
              <w:rPr>
                <w:rFonts w:eastAsia="Times New Roman"/>
                <w:color w:val="000000"/>
                <w:sz w:val="16"/>
                <w:lang w:val="en-IN" w:eastAsia="en-IN"/>
              </w:rPr>
              <w:t>Taluka</w:t>
            </w:r>
          </w:p>
          <w:p w14:paraId="3E610A2F" w14:textId="7594AC2C" w:rsidR="00FC0470" w:rsidRPr="00D257D0" w:rsidRDefault="00F025B5" w:rsidP="009C5239">
            <w:pPr>
              <w:pStyle w:val="ListParagraph"/>
              <w:numPr>
                <w:ilvl w:val="0"/>
                <w:numId w:val="81"/>
              </w:numPr>
              <w:spacing w:before="60" w:after="60" w:line="240" w:lineRule="auto"/>
              <w:rPr>
                <w:color w:val="000000"/>
                <w:sz w:val="16"/>
                <w:szCs w:val="16"/>
              </w:rPr>
            </w:pPr>
            <w:r w:rsidRPr="00D257D0">
              <w:rPr>
                <w:color w:val="000000"/>
                <w:sz w:val="16"/>
                <w:szCs w:val="16"/>
              </w:rPr>
              <w:t>Health block</w:t>
            </w:r>
          </w:p>
          <w:p w14:paraId="2BD08724"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PHC</w:t>
            </w:r>
          </w:p>
          <w:p w14:paraId="79DD304A" w14:textId="24A9DB51"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Village</w:t>
            </w:r>
          </w:p>
          <w:p w14:paraId="35927A46" w14:textId="6A898414"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Status</w:t>
            </w:r>
          </w:p>
          <w:p w14:paraId="4F699EC7"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Designation</w:t>
            </w:r>
          </w:p>
          <w:p w14:paraId="21FD1FD9" w14:textId="77777777" w:rsidR="00FC0470"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Columns for all the card numbers</w:t>
            </w:r>
          </w:p>
          <w:p w14:paraId="06BB7C5C" w14:textId="77777777" w:rsidR="008E2282" w:rsidRPr="00D257D0" w:rsidRDefault="00FC0470" w:rsidP="009C5239">
            <w:pPr>
              <w:pStyle w:val="ListParagraph"/>
              <w:numPr>
                <w:ilvl w:val="0"/>
                <w:numId w:val="81"/>
              </w:numPr>
              <w:spacing w:before="60" w:after="60" w:line="240" w:lineRule="auto"/>
              <w:rPr>
                <w:color w:val="000000"/>
                <w:sz w:val="16"/>
                <w:szCs w:val="16"/>
              </w:rPr>
            </w:pPr>
            <w:r w:rsidRPr="00D257D0">
              <w:rPr>
                <w:color w:val="000000"/>
                <w:sz w:val="16"/>
                <w:szCs w:val="16"/>
              </w:rPr>
              <w:t>Language</w:t>
            </w:r>
          </w:p>
        </w:tc>
      </w:tr>
      <w:tr w:rsidR="008E2282" w:rsidRPr="00D257D0" w14:paraId="675B2E7B" w14:textId="77777777" w:rsidTr="00ED3F3A">
        <w:tc>
          <w:tcPr>
            <w:tcW w:w="1951" w:type="dxa"/>
          </w:tcPr>
          <w:p w14:paraId="1BDC7B5F" w14:textId="77777777"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t>MK Usage Report</w:t>
            </w:r>
          </w:p>
        </w:tc>
        <w:tc>
          <w:tcPr>
            <w:tcW w:w="7229" w:type="dxa"/>
            <w:vAlign w:val="bottom"/>
          </w:tcPr>
          <w:p w14:paraId="7475BEFB" w14:textId="389CEDED" w:rsidR="00E97F91" w:rsidRPr="00D257D0" w:rsidRDefault="008E2282" w:rsidP="00E97F91">
            <w:pPr>
              <w:spacing w:before="60" w:after="60" w:line="240" w:lineRule="auto"/>
              <w:rPr>
                <w:color w:val="000000"/>
                <w:sz w:val="16"/>
                <w:szCs w:val="16"/>
              </w:rPr>
            </w:pPr>
            <w:r w:rsidRPr="00D257D0">
              <w:rPr>
                <w:b/>
                <w:color w:val="000000"/>
                <w:sz w:val="16"/>
                <w:szCs w:val="16"/>
              </w:rPr>
              <w:t xml:space="preserve">This report should be generated as per the specified date range. The report should contain total list of MSISDN numbers who have called the service, and associated details if they exist. The fields of the report should be </w:t>
            </w:r>
          </w:p>
          <w:p w14:paraId="642C8A5C"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MSISDN</w:t>
            </w:r>
          </w:p>
          <w:p w14:paraId="1BC4C9E9"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Operator</w:t>
            </w:r>
          </w:p>
          <w:p w14:paraId="6782A4FE"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Circle</w:t>
            </w:r>
          </w:p>
          <w:p w14:paraId="1A008AB4"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Name</w:t>
            </w:r>
          </w:p>
          <w:p w14:paraId="21D5DA7B"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FLW ID</w:t>
            </w:r>
          </w:p>
          <w:p w14:paraId="242B7847"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Designation</w:t>
            </w:r>
          </w:p>
          <w:p w14:paraId="32B1FC3C" w14:textId="77605DD5"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Status</w:t>
            </w:r>
          </w:p>
          <w:p w14:paraId="7126455D"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Call count</w:t>
            </w:r>
          </w:p>
          <w:p w14:paraId="643FEA22" w14:textId="77777777" w:rsidR="00E97F91" w:rsidRPr="00D257D0" w:rsidRDefault="00E97F91" w:rsidP="00E97F91">
            <w:pPr>
              <w:pStyle w:val="ListParagraph"/>
              <w:numPr>
                <w:ilvl w:val="0"/>
                <w:numId w:val="85"/>
              </w:numPr>
              <w:spacing w:before="60" w:after="60" w:line="240" w:lineRule="auto"/>
              <w:rPr>
                <w:color w:val="000000"/>
                <w:sz w:val="16"/>
                <w:szCs w:val="16"/>
              </w:rPr>
            </w:pPr>
            <w:proofErr w:type="gramStart"/>
            <w:r w:rsidRPr="00D257D0">
              <w:rPr>
                <w:color w:val="000000"/>
                <w:sz w:val="16"/>
                <w:szCs w:val="16"/>
              </w:rPr>
              <w:t>Usage(</w:t>
            </w:r>
            <w:proofErr w:type="spellStart"/>
            <w:proofErr w:type="gramEnd"/>
            <w:r w:rsidRPr="00D257D0">
              <w:rPr>
                <w:color w:val="000000"/>
                <w:sz w:val="16"/>
                <w:szCs w:val="16"/>
              </w:rPr>
              <w:t>mins</w:t>
            </w:r>
            <w:proofErr w:type="spellEnd"/>
            <w:r w:rsidRPr="00D257D0">
              <w:rPr>
                <w:color w:val="000000"/>
                <w:sz w:val="16"/>
                <w:szCs w:val="16"/>
              </w:rPr>
              <w:t>)</w:t>
            </w:r>
          </w:p>
          <w:p w14:paraId="0306032E"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Average Usage (</w:t>
            </w:r>
            <w:proofErr w:type="spellStart"/>
            <w:r w:rsidRPr="00D257D0">
              <w:rPr>
                <w:color w:val="000000"/>
                <w:sz w:val="16"/>
                <w:szCs w:val="16"/>
              </w:rPr>
              <w:t>mins</w:t>
            </w:r>
            <w:proofErr w:type="spellEnd"/>
            <w:r w:rsidRPr="00D257D0">
              <w:rPr>
                <w:color w:val="000000"/>
                <w:sz w:val="16"/>
                <w:szCs w:val="16"/>
              </w:rPr>
              <w:t>)</w:t>
            </w:r>
          </w:p>
          <w:p w14:paraId="18B4B39C" w14:textId="77777777" w:rsidR="008E2282" w:rsidRPr="00D257D0" w:rsidRDefault="00E97F91" w:rsidP="00205BDA">
            <w:pPr>
              <w:pStyle w:val="ListParagraph"/>
              <w:numPr>
                <w:ilvl w:val="0"/>
                <w:numId w:val="85"/>
              </w:numPr>
              <w:spacing w:before="60" w:after="60" w:line="240" w:lineRule="auto"/>
              <w:rPr>
                <w:color w:val="000000"/>
                <w:sz w:val="16"/>
                <w:szCs w:val="16"/>
              </w:rPr>
            </w:pPr>
            <w:r w:rsidRPr="00D257D0">
              <w:rPr>
                <w:color w:val="000000"/>
                <w:sz w:val="16"/>
                <w:szCs w:val="16"/>
              </w:rPr>
              <w:t>Language</w:t>
            </w:r>
          </w:p>
        </w:tc>
      </w:tr>
    </w:tbl>
    <w:p w14:paraId="3013081D" w14:textId="77777777" w:rsidR="00A37DC7" w:rsidRPr="00D257D0" w:rsidRDefault="00A37DC7" w:rsidP="00A37DC7"/>
    <w:p w14:paraId="652B1BCC" w14:textId="77777777" w:rsidR="00A363B3" w:rsidRPr="00D257D0" w:rsidRDefault="00A363B3" w:rsidP="00A363B3">
      <w:pPr>
        <w:pStyle w:val="Heading2"/>
      </w:pPr>
      <w:bookmarkStart w:id="194" w:name="_Toc411545840"/>
      <w:r w:rsidRPr="00D257D0">
        <w:t>MA &amp; MK Common</w:t>
      </w:r>
      <w:bookmarkEnd w:id="194"/>
      <w:r w:rsidRPr="00D257D0">
        <w:t xml:space="preserve"> </w:t>
      </w:r>
    </w:p>
    <w:tbl>
      <w:tblPr>
        <w:tblStyle w:val="TableGrid"/>
        <w:tblW w:w="0" w:type="auto"/>
        <w:tblLook w:val="04A0" w:firstRow="1" w:lastRow="0" w:firstColumn="1" w:lastColumn="0" w:noHBand="0" w:noVBand="1"/>
      </w:tblPr>
      <w:tblGrid>
        <w:gridCol w:w="1951"/>
        <w:gridCol w:w="7229"/>
      </w:tblGrid>
      <w:tr w:rsidR="00866783" w:rsidRPr="00D257D0" w14:paraId="7869B353" w14:textId="77777777" w:rsidTr="00ED3F3A">
        <w:tc>
          <w:tcPr>
            <w:tcW w:w="1951" w:type="dxa"/>
          </w:tcPr>
          <w:p w14:paraId="41D64417" w14:textId="77777777" w:rsidR="00866783" w:rsidRPr="00D257D0" w:rsidRDefault="00866783" w:rsidP="00205BDA">
            <w:pPr>
              <w:spacing w:before="60" w:after="60" w:line="240" w:lineRule="auto"/>
              <w:rPr>
                <w:b/>
                <w:sz w:val="20"/>
              </w:rPr>
            </w:pPr>
            <w:r w:rsidRPr="00D257D0">
              <w:rPr>
                <w:b/>
                <w:sz w:val="20"/>
              </w:rPr>
              <w:t>Name of Report</w:t>
            </w:r>
          </w:p>
        </w:tc>
        <w:tc>
          <w:tcPr>
            <w:tcW w:w="7229" w:type="dxa"/>
          </w:tcPr>
          <w:p w14:paraId="53FEFE2C" w14:textId="77777777" w:rsidR="00866783" w:rsidRPr="00D257D0" w:rsidRDefault="00866783" w:rsidP="00205BDA">
            <w:pPr>
              <w:spacing w:before="60" w:after="60" w:line="240" w:lineRule="auto"/>
              <w:rPr>
                <w:b/>
                <w:sz w:val="20"/>
              </w:rPr>
            </w:pPr>
            <w:r w:rsidRPr="00D257D0">
              <w:rPr>
                <w:b/>
                <w:sz w:val="20"/>
              </w:rPr>
              <w:t>Fields</w:t>
            </w:r>
          </w:p>
        </w:tc>
      </w:tr>
      <w:tr w:rsidR="00866783" w:rsidRPr="00D257D0" w14:paraId="4382EB10" w14:textId="77777777" w:rsidTr="00ED3F3A">
        <w:tc>
          <w:tcPr>
            <w:tcW w:w="1951" w:type="dxa"/>
          </w:tcPr>
          <w:p w14:paraId="0A117316" w14:textId="77777777" w:rsidR="00866783" w:rsidRPr="00D257D0" w:rsidRDefault="00866783" w:rsidP="00205BDA">
            <w:pPr>
              <w:spacing w:before="60" w:after="60" w:line="240" w:lineRule="auto"/>
              <w:rPr>
                <w:sz w:val="16"/>
              </w:rPr>
            </w:pPr>
            <w:r w:rsidRPr="00D257D0">
              <w:rPr>
                <w:rFonts w:eastAsia="Times New Roman"/>
                <w:color w:val="000000"/>
                <w:sz w:val="16"/>
                <w:lang w:val="en-IN" w:eastAsia="en-IN"/>
              </w:rPr>
              <w:t>IVR Content Report</w:t>
            </w:r>
          </w:p>
        </w:tc>
        <w:tc>
          <w:tcPr>
            <w:tcW w:w="7229" w:type="dxa"/>
          </w:tcPr>
          <w:p w14:paraId="5A78D740"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It should be possible to generate reports over a specified date range with a minimum granularity of a day (24 hours). The maximum date range will be dependent on the capability of the system (please advise). The report should contain:</w:t>
            </w:r>
          </w:p>
          <w:p w14:paraId="68E69E4B"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Number of times each audio content file has been accessed for each card (identified by unique content ID and card number - excluding voice prompts) </w:t>
            </w:r>
          </w:p>
          <w:p w14:paraId="7253A099"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listened to completely for each mobile service (identified by unique content ID and card number - excluding voice prompts)</w:t>
            </w:r>
          </w:p>
          <w:p w14:paraId="0D45095E"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partially listened to: 0%, 25%, 50%, 75%</w:t>
            </w:r>
          </w:p>
          <w:p w14:paraId="2C851153" w14:textId="77777777" w:rsidR="00866783" w:rsidRPr="00D257D0" w:rsidRDefault="0082607B"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Fields </w:t>
            </w:r>
            <w:r w:rsidR="00866783" w:rsidRPr="00D257D0">
              <w:rPr>
                <w:rFonts w:eastAsia="Times New Roman"/>
                <w:b/>
                <w:color w:val="000000"/>
                <w:sz w:val="16"/>
                <w:lang w:val="en-IN" w:eastAsia="en-IN"/>
              </w:rPr>
              <w:t>:-</w:t>
            </w:r>
          </w:p>
          <w:p w14:paraId="07F65D25"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Mobile Service (MA/MK)</w:t>
            </w:r>
          </w:p>
          <w:p w14:paraId="11600C91"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File Name</w:t>
            </w:r>
          </w:p>
          <w:p w14:paraId="2CCECC07"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&lt;25%</w:t>
            </w:r>
          </w:p>
          <w:p w14:paraId="1475E89C"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25-50%</w:t>
            </w:r>
          </w:p>
          <w:p w14:paraId="0A6967C4"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50-75%</w:t>
            </w:r>
          </w:p>
          <w:p w14:paraId="08BE7B6F"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75-100%</w:t>
            </w:r>
          </w:p>
          <w:p w14:paraId="0E9211C4"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100%</w:t>
            </w:r>
          </w:p>
          <w:p w14:paraId="14C047C6"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Accessed Count</w:t>
            </w:r>
          </w:p>
          <w:p w14:paraId="2F8E39EB" w14:textId="77777777" w:rsidR="00866783" w:rsidRPr="00D257D0" w:rsidRDefault="00866783"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Filters:- </w:t>
            </w:r>
          </w:p>
          <w:p w14:paraId="7E50AEAE" w14:textId="77777777"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Date range</w:t>
            </w:r>
          </w:p>
          <w:p w14:paraId="784A3FE5" w14:textId="77777777"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5382299A" w14:textId="77777777" w:rsidR="00866783" w:rsidRPr="00D257D0" w:rsidRDefault="00866783" w:rsidP="00205BDA">
            <w:pPr>
              <w:pStyle w:val="ListParagraph"/>
              <w:numPr>
                <w:ilvl w:val="0"/>
                <w:numId w:val="87"/>
              </w:numPr>
              <w:spacing w:before="60" w:after="60" w:line="240" w:lineRule="auto"/>
              <w:rPr>
                <w:sz w:val="16"/>
              </w:rPr>
            </w:pPr>
            <w:r w:rsidRPr="00D257D0">
              <w:rPr>
                <w:rFonts w:eastAsia="Times New Roman"/>
                <w:color w:val="000000"/>
                <w:sz w:val="16"/>
                <w:lang w:val="en-IN" w:eastAsia="en-IN"/>
              </w:rPr>
              <w:t>Mobile Service (MA/MK)</w:t>
            </w:r>
          </w:p>
        </w:tc>
      </w:tr>
      <w:tr w:rsidR="00C55FE1" w:rsidRPr="00D257D0" w14:paraId="05F8D6F7" w14:textId="77777777" w:rsidTr="00ED3F3A">
        <w:tc>
          <w:tcPr>
            <w:tcW w:w="1951" w:type="dxa"/>
          </w:tcPr>
          <w:p w14:paraId="108090CB" w14:textId="7EF0FA3A"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details</w:t>
            </w:r>
          </w:p>
          <w:p w14:paraId="2F3F7644" w14:textId="77777777" w:rsidR="00C55FE1" w:rsidRPr="00D257D0" w:rsidRDefault="00C55FE1" w:rsidP="00205BDA">
            <w:pPr>
              <w:spacing w:before="60" w:after="60" w:line="240" w:lineRule="auto"/>
              <w:rPr>
                <w:rFonts w:eastAsia="Times New Roman"/>
                <w:color w:val="000000"/>
                <w:sz w:val="16"/>
                <w:lang w:val="en-IN" w:eastAsia="en-IN"/>
              </w:rPr>
            </w:pPr>
          </w:p>
        </w:tc>
        <w:tc>
          <w:tcPr>
            <w:tcW w:w="7229" w:type="dxa"/>
          </w:tcPr>
          <w:p w14:paraId="30A8E339" w14:textId="77777777"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This report should have all the details of all those unique MSISDNs that have called in the specified date range. The fields of the report should be:</w:t>
            </w:r>
          </w:p>
          <w:p w14:paraId="5A21D759"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14:paraId="5F4F62C6"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038D1FEC"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580E59FA"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399EC355"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1AB862DB"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2EB53045"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78099031" w14:textId="77777777" w:rsidR="009C5239" w:rsidRPr="00D257D0" w:rsidRDefault="009C5239"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21EDB2CC" w14:textId="7DBC8DE9" w:rsidR="00C55FE1" w:rsidRPr="00D257D0" w:rsidRDefault="00F025B5"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36F0ED7D" w14:textId="77777777" w:rsidR="006E3C3E" w:rsidRPr="00D257D0" w:rsidRDefault="006E3C3E"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53D3A2C9" w14:textId="77777777" w:rsidR="00C55FE1" w:rsidRPr="00D257D0" w:rsidRDefault="00F43CEF"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7918D2B5" w14:textId="459D13D0"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485853DA"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Alternate Contact Number</w:t>
            </w:r>
          </w:p>
          <w:p w14:paraId="7F95B3D3"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2D20997E"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Old Mobile Number</w:t>
            </w:r>
          </w:p>
          <w:p w14:paraId="56AD49B8"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Preferred language</w:t>
            </w:r>
          </w:p>
          <w:p w14:paraId="50F1F49B"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Sub centre</w:t>
            </w:r>
          </w:p>
          <w:p w14:paraId="6D41B333"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Asha Number</w:t>
            </w:r>
          </w:p>
          <w:p w14:paraId="0C84A404" w14:textId="77777777" w:rsidR="00C55FE1" w:rsidRPr="00D257D0" w:rsidRDefault="00C55FE1"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MCTSID</w:t>
            </w:r>
          </w:p>
          <w:p w14:paraId="5794E3ED" w14:textId="77777777" w:rsidR="00C55FE1" w:rsidRPr="00D257D0" w:rsidRDefault="0082607B" w:rsidP="009C5239">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Creation Date (?)</w:t>
            </w:r>
          </w:p>
        </w:tc>
      </w:tr>
      <w:tr w:rsidR="007D0D37" w:rsidRPr="00D257D0" w14:paraId="54E79DB3" w14:textId="77777777" w:rsidTr="00ED3F3A">
        <w:tc>
          <w:tcPr>
            <w:tcW w:w="1951" w:type="dxa"/>
          </w:tcPr>
          <w:p w14:paraId="365B695E"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FLW inquiry</w:t>
            </w:r>
          </w:p>
        </w:tc>
        <w:tc>
          <w:tcPr>
            <w:tcW w:w="7229" w:type="dxa"/>
          </w:tcPr>
          <w:p w14:paraId="6BE6185B"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have option to input 10 digit MSISDN of FLW.</w:t>
            </w:r>
          </w:p>
          <w:p w14:paraId="754159C2"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shall provide MK and MA usage details of entered MSISDN.</w:t>
            </w:r>
          </w:p>
          <w:p w14:paraId="671D6DAC"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should have 2 types of details</w:t>
            </w:r>
          </w:p>
          <w:p w14:paraId="6F05459C"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MK as provided in MK datewise report</w:t>
            </w:r>
          </w:p>
          <w:p w14:paraId="384C619E"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MA as provided in MA usage report.</w:t>
            </w:r>
          </w:p>
          <w:p w14:paraId="6549AC42" w14:textId="77777777" w:rsidR="007D0D37" w:rsidRPr="00D257D0" w:rsidRDefault="007D0D37" w:rsidP="00205BDA">
            <w:pPr>
              <w:spacing w:before="60" w:after="60" w:line="240" w:lineRule="auto"/>
              <w:rPr>
                <w:rFonts w:eastAsia="Times New Roman"/>
                <w:color w:val="000000"/>
                <w:sz w:val="16"/>
                <w:lang w:val="en-IN" w:eastAsia="en-IN"/>
              </w:rPr>
            </w:pPr>
          </w:p>
          <w:p w14:paraId="56625337"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This report also should have call details </w:t>
            </w:r>
          </w:p>
          <w:p w14:paraId="151F4CC2"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 Id </w:t>
            </w:r>
          </w:p>
          <w:p w14:paraId="6CD077E7"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Start Time </w:t>
            </w:r>
          </w:p>
          <w:p w14:paraId="1494D96C"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End Time </w:t>
            </w:r>
          </w:p>
          <w:p w14:paraId="2D65CB7E"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Duration </w:t>
            </w:r>
          </w:p>
          <w:p w14:paraId="353C70A6"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Called Number </w:t>
            </w:r>
          </w:p>
          <w:p w14:paraId="6ABA5BE8"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Type Content Name </w:t>
            </w:r>
          </w:p>
          <w:p w14:paraId="0A64B7B0"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Content File Name      </w:t>
            </w:r>
          </w:p>
        </w:tc>
      </w:tr>
    </w:tbl>
    <w:p w14:paraId="5499AFCC" w14:textId="77777777" w:rsidR="0099433F" w:rsidRPr="00D257D0" w:rsidRDefault="00A363B3" w:rsidP="00A363B3">
      <w:pPr>
        <w:pStyle w:val="Heading2"/>
      </w:pPr>
      <w:bookmarkStart w:id="195" w:name="_Toc411545841"/>
      <w:r w:rsidRPr="00D257D0">
        <w:t>Kilkari</w:t>
      </w:r>
      <w:bookmarkEnd w:id="195"/>
      <w:r w:rsidRPr="00D257D0">
        <w:t xml:space="preserve"> </w:t>
      </w:r>
    </w:p>
    <w:p w14:paraId="26FA01CC" w14:textId="77777777" w:rsidR="00A363B3" w:rsidRPr="00D257D0" w:rsidRDefault="0099433F" w:rsidP="0099433F">
      <w:pPr>
        <w:pStyle w:val="Heading3"/>
      </w:pPr>
      <w:bookmarkStart w:id="196" w:name="_Toc411545842"/>
      <w:r w:rsidRPr="00D257D0">
        <w:t>Individual Reports</w:t>
      </w:r>
      <w:bookmarkEnd w:id="196"/>
    </w:p>
    <w:tbl>
      <w:tblPr>
        <w:tblStyle w:val="TableGrid"/>
        <w:tblW w:w="0" w:type="auto"/>
        <w:tblLook w:val="04A0" w:firstRow="1" w:lastRow="0" w:firstColumn="1" w:lastColumn="0" w:noHBand="0" w:noVBand="1"/>
      </w:tblPr>
      <w:tblGrid>
        <w:gridCol w:w="1951"/>
        <w:gridCol w:w="7229"/>
      </w:tblGrid>
      <w:tr w:rsidR="00A76D62" w:rsidRPr="00D257D0" w14:paraId="6BD9F60D" w14:textId="77777777" w:rsidTr="00ED3F3A">
        <w:tc>
          <w:tcPr>
            <w:tcW w:w="1951" w:type="dxa"/>
          </w:tcPr>
          <w:p w14:paraId="6023BD08" w14:textId="77777777" w:rsidR="00A76D62" w:rsidRPr="00D257D0" w:rsidRDefault="00A76D62" w:rsidP="00205BDA">
            <w:pPr>
              <w:spacing w:before="60" w:after="60" w:line="240" w:lineRule="auto"/>
              <w:rPr>
                <w:b/>
                <w:sz w:val="20"/>
                <w:szCs w:val="16"/>
              </w:rPr>
            </w:pPr>
            <w:r w:rsidRPr="00D257D0">
              <w:rPr>
                <w:b/>
                <w:sz w:val="20"/>
                <w:szCs w:val="16"/>
              </w:rPr>
              <w:t>Name of Report</w:t>
            </w:r>
          </w:p>
        </w:tc>
        <w:tc>
          <w:tcPr>
            <w:tcW w:w="7229" w:type="dxa"/>
          </w:tcPr>
          <w:p w14:paraId="5617D883" w14:textId="77777777" w:rsidR="00A76D62" w:rsidRPr="00D257D0" w:rsidRDefault="00A76D62" w:rsidP="00205BDA">
            <w:pPr>
              <w:spacing w:before="60" w:after="60" w:line="240" w:lineRule="auto"/>
              <w:rPr>
                <w:b/>
                <w:sz w:val="20"/>
                <w:szCs w:val="16"/>
              </w:rPr>
            </w:pPr>
            <w:r w:rsidRPr="00D257D0">
              <w:rPr>
                <w:b/>
                <w:sz w:val="20"/>
                <w:szCs w:val="16"/>
              </w:rPr>
              <w:t>Fields</w:t>
            </w:r>
          </w:p>
        </w:tc>
      </w:tr>
      <w:tr w:rsidR="00A76D62" w:rsidRPr="00D257D0" w14:paraId="35A71D8B" w14:textId="77777777" w:rsidTr="00ED3F3A">
        <w:tc>
          <w:tcPr>
            <w:tcW w:w="1951" w:type="dxa"/>
          </w:tcPr>
          <w:p w14:paraId="23C1301C" w14:textId="77777777" w:rsidR="00A76D62" w:rsidRPr="00D257D0" w:rsidRDefault="00A76D62" w:rsidP="00205BDA">
            <w:pPr>
              <w:spacing w:before="60" w:after="60" w:line="240" w:lineRule="auto"/>
              <w:rPr>
                <w:color w:val="000000"/>
                <w:sz w:val="16"/>
                <w:szCs w:val="16"/>
              </w:rPr>
            </w:pPr>
            <w:r w:rsidRPr="00D257D0">
              <w:rPr>
                <w:color w:val="000000"/>
                <w:sz w:val="16"/>
                <w:szCs w:val="16"/>
              </w:rPr>
              <w:t>Inbox access for MSISDN</w:t>
            </w:r>
          </w:p>
          <w:p w14:paraId="455F5E7D" w14:textId="77777777" w:rsidR="00A76D62" w:rsidRPr="00D257D0" w:rsidRDefault="00A76D62" w:rsidP="00205BDA">
            <w:pPr>
              <w:spacing w:before="60" w:after="60" w:line="240" w:lineRule="auto"/>
              <w:rPr>
                <w:sz w:val="16"/>
                <w:szCs w:val="16"/>
              </w:rPr>
            </w:pPr>
          </w:p>
        </w:tc>
        <w:tc>
          <w:tcPr>
            <w:tcW w:w="7229" w:type="dxa"/>
            <w:vAlign w:val="bottom"/>
          </w:tcPr>
          <w:p w14:paraId="76B8C3B7" w14:textId="77777777" w:rsidR="00A76D62" w:rsidRPr="00D257D0" w:rsidRDefault="00A76D62" w:rsidP="00205BDA">
            <w:pPr>
              <w:spacing w:before="60" w:after="60" w:line="240" w:lineRule="auto"/>
              <w:rPr>
                <w:color w:val="000000"/>
                <w:sz w:val="16"/>
                <w:szCs w:val="16"/>
              </w:rPr>
            </w:pPr>
            <w:r w:rsidRPr="00D257D0">
              <w:rPr>
                <w:color w:val="000000"/>
                <w:sz w:val="16"/>
                <w:szCs w:val="16"/>
              </w:rPr>
              <w:t>This report shall take MSISDN as input.</w:t>
            </w:r>
          </w:p>
          <w:p w14:paraId="2939294F" w14:textId="77777777" w:rsidR="00A76D62" w:rsidRPr="00D257D0" w:rsidRDefault="00A76D62" w:rsidP="00205BDA">
            <w:pPr>
              <w:spacing w:before="60" w:after="60" w:line="240" w:lineRule="auto"/>
              <w:rPr>
                <w:color w:val="000000"/>
                <w:sz w:val="16"/>
                <w:szCs w:val="16"/>
              </w:rPr>
            </w:pPr>
            <w:r w:rsidRPr="00D257D0">
              <w:rPr>
                <w:color w:val="000000"/>
                <w:sz w:val="16"/>
                <w:szCs w:val="16"/>
              </w:rPr>
              <w:t>The summary should have fields as:</w:t>
            </w:r>
          </w:p>
          <w:p w14:paraId="10F28FD9" w14:textId="77777777"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Message Id</w:t>
            </w:r>
          </w:p>
          <w:p w14:paraId="44852AA2" w14:textId="77777777"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 Of Times Message Played</w:t>
            </w:r>
          </w:p>
          <w:p w14:paraId="43C16889" w14:textId="77777777" w:rsidR="00A76D62" w:rsidRPr="00D257D0" w:rsidRDefault="00A76D62" w:rsidP="00205BDA">
            <w:pPr>
              <w:spacing w:before="60" w:after="60" w:line="240" w:lineRule="auto"/>
              <w:rPr>
                <w:color w:val="000000"/>
                <w:sz w:val="16"/>
                <w:szCs w:val="16"/>
              </w:rPr>
            </w:pPr>
            <w:r w:rsidRPr="00D257D0">
              <w:rPr>
                <w:color w:val="000000"/>
                <w:sz w:val="16"/>
                <w:szCs w:val="16"/>
              </w:rPr>
              <w:t>The detailed underlying report shall have fields as:</w:t>
            </w:r>
          </w:p>
          <w:p w14:paraId="6DD427E2"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MSISDN</w:t>
            </w:r>
          </w:p>
          <w:p w14:paraId="7F0AFA51"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Call Status</w:t>
            </w:r>
          </w:p>
          <w:p w14:paraId="6331E0F2" w14:textId="77777777" w:rsidR="00A76D62" w:rsidRPr="00D257D0" w:rsidRDefault="00A76D62" w:rsidP="00205BDA">
            <w:pPr>
              <w:pStyle w:val="ListParagraph"/>
              <w:numPr>
                <w:ilvl w:val="0"/>
                <w:numId w:val="73"/>
              </w:numPr>
              <w:spacing w:before="60" w:after="60" w:line="240" w:lineRule="auto"/>
              <w:rPr>
                <w:color w:val="000000"/>
                <w:sz w:val="16"/>
                <w:szCs w:val="16"/>
              </w:rPr>
            </w:pPr>
            <w:proofErr w:type="gramStart"/>
            <w:r w:rsidRPr="00D257D0">
              <w:rPr>
                <w:color w:val="000000"/>
                <w:sz w:val="16"/>
                <w:szCs w:val="16"/>
              </w:rPr>
              <w:t>Duration(</w:t>
            </w:r>
            <w:proofErr w:type="gramEnd"/>
            <w:r w:rsidRPr="00D257D0">
              <w:rPr>
                <w:color w:val="000000"/>
                <w:sz w:val="16"/>
                <w:szCs w:val="16"/>
              </w:rPr>
              <w:t>sec)</w:t>
            </w:r>
          </w:p>
          <w:p w14:paraId="0B8F96EF"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Operator</w:t>
            </w:r>
          </w:p>
          <w:p w14:paraId="1E9DFB56"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Subscription Pack</w:t>
            </w:r>
          </w:p>
          <w:p w14:paraId="2DBFC1AC"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Language</w:t>
            </w:r>
          </w:p>
          <w:p w14:paraId="3075BC80"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Percentage Listened To</w:t>
            </w:r>
          </w:p>
          <w:p w14:paraId="2FCD4C40"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Campaign (Week no.)</w:t>
            </w:r>
          </w:p>
          <w:p w14:paraId="71F2ED3E"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date</w:t>
            </w:r>
          </w:p>
          <w:p w14:paraId="0F8453FE"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time</w:t>
            </w:r>
          </w:p>
          <w:p w14:paraId="62970379"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date</w:t>
            </w:r>
          </w:p>
          <w:p w14:paraId="566D2EBE"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time</w:t>
            </w:r>
          </w:p>
        </w:tc>
      </w:tr>
      <w:tr w:rsidR="00A76D62" w:rsidRPr="00D257D0" w14:paraId="0C445DF0" w14:textId="77777777" w:rsidTr="00ED3F3A">
        <w:tc>
          <w:tcPr>
            <w:tcW w:w="1951" w:type="dxa"/>
          </w:tcPr>
          <w:p w14:paraId="67253443" w14:textId="77777777" w:rsidR="006020E4" w:rsidRPr="00D257D0" w:rsidRDefault="006020E4" w:rsidP="00205BDA">
            <w:pPr>
              <w:spacing w:before="60" w:after="60" w:line="240" w:lineRule="auto"/>
              <w:rPr>
                <w:color w:val="000000"/>
                <w:sz w:val="16"/>
                <w:szCs w:val="16"/>
              </w:rPr>
            </w:pPr>
            <w:r w:rsidRPr="00D257D0">
              <w:rPr>
                <w:color w:val="000000"/>
                <w:sz w:val="16"/>
                <w:szCs w:val="16"/>
              </w:rPr>
              <w:t>Subscription details of MSISDN</w:t>
            </w:r>
          </w:p>
          <w:p w14:paraId="1952D538" w14:textId="77777777" w:rsidR="00A76D62" w:rsidRPr="00D257D0" w:rsidRDefault="00A76D62" w:rsidP="00205BDA">
            <w:pPr>
              <w:spacing w:before="60" w:after="60" w:line="240" w:lineRule="auto"/>
              <w:rPr>
                <w:rFonts w:eastAsia="Times New Roman"/>
                <w:color w:val="000000"/>
                <w:sz w:val="16"/>
                <w:szCs w:val="16"/>
                <w:lang w:val="en-IN" w:eastAsia="en-IN"/>
              </w:rPr>
            </w:pPr>
          </w:p>
        </w:tc>
        <w:tc>
          <w:tcPr>
            <w:tcW w:w="7229" w:type="dxa"/>
            <w:vAlign w:val="bottom"/>
          </w:tcPr>
          <w:p w14:paraId="19CA87E2" w14:textId="77777777" w:rsidR="006020E4" w:rsidRPr="00D257D0" w:rsidRDefault="006020E4" w:rsidP="00205BDA">
            <w:pPr>
              <w:spacing w:before="60" w:after="60" w:line="240" w:lineRule="auto"/>
              <w:rPr>
                <w:color w:val="000000"/>
                <w:sz w:val="16"/>
                <w:szCs w:val="16"/>
              </w:rPr>
            </w:pPr>
            <w:r w:rsidRPr="00D257D0">
              <w:rPr>
                <w:color w:val="000000"/>
                <w:sz w:val="16"/>
                <w:szCs w:val="16"/>
              </w:rPr>
              <w:t>This report shall provide subscription details for any MSISDN.</w:t>
            </w:r>
          </w:p>
          <w:p w14:paraId="09CBA7F8" w14:textId="77777777" w:rsidR="006020E4" w:rsidRPr="00D257D0" w:rsidRDefault="006020E4" w:rsidP="00205BDA">
            <w:pPr>
              <w:spacing w:before="60" w:after="60" w:line="240" w:lineRule="auto"/>
              <w:rPr>
                <w:color w:val="000000"/>
                <w:sz w:val="16"/>
                <w:szCs w:val="16"/>
              </w:rPr>
            </w:pPr>
            <w:r w:rsidRPr="00D257D0">
              <w:rPr>
                <w:color w:val="000000"/>
                <w:sz w:val="16"/>
                <w:szCs w:val="16"/>
              </w:rPr>
              <w:t>The report shall take MSISDN as input.</w:t>
            </w:r>
          </w:p>
          <w:p w14:paraId="64F797C7" w14:textId="77777777" w:rsidR="006020E4" w:rsidRPr="00D257D0" w:rsidRDefault="006020E4" w:rsidP="00205BDA">
            <w:pPr>
              <w:spacing w:before="60" w:after="60" w:line="240" w:lineRule="auto"/>
              <w:rPr>
                <w:color w:val="000000"/>
                <w:sz w:val="16"/>
                <w:szCs w:val="16"/>
              </w:rPr>
            </w:pPr>
            <w:r w:rsidRPr="00D257D0">
              <w:rPr>
                <w:color w:val="000000"/>
                <w:sz w:val="16"/>
                <w:szCs w:val="16"/>
              </w:rPr>
              <w:t>The summary reports should be for Subscription status changes, Subscription pack changes, Subscription schedule changes</w:t>
            </w:r>
          </w:p>
          <w:p w14:paraId="0986A076" w14:textId="77777777" w:rsidR="006020E4" w:rsidRPr="00D257D0" w:rsidRDefault="006020E4" w:rsidP="00205BDA">
            <w:pPr>
              <w:spacing w:before="60" w:after="60" w:line="240" w:lineRule="auto"/>
              <w:rPr>
                <w:color w:val="000000"/>
                <w:sz w:val="16"/>
                <w:szCs w:val="16"/>
              </w:rPr>
            </w:pPr>
            <w:r w:rsidRPr="00D257D0">
              <w:rPr>
                <w:color w:val="000000"/>
                <w:sz w:val="16"/>
                <w:szCs w:val="16"/>
              </w:rPr>
              <w:t>The reports shall have fields</w:t>
            </w:r>
          </w:p>
          <w:p w14:paraId="0CC68951"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MSISDN</w:t>
            </w:r>
          </w:p>
          <w:p w14:paraId="378E8F9D"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Subscription ID</w:t>
            </w:r>
          </w:p>
          <w:p w14:paraId="732853CC"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Pack</w:t>
            </w:r>
          </w:p>
          <w:p w14:paraId="6D23AA2C" w14:textId="77777777" w:rsidR="00A76D62"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Status</w:t>
            </w:r>
          </w:p>
        </w:tc>
      </w:tr>
      <w:tr w:rsidR="00A76D62" w:rsidRPr="00D257D0" w14:paraId="40C6B321" w14:textId="77777777" w:rsidTr="006020E4">
        <w:trPr>
          <w:trHeight w:val="70"/>
        </w:trPr>
        <w:tc>
          <w:tcPr>
            <w:tcW w:w="1951" w:type="dxa"/>
          </w:tcPr>
          <w:p w14:paraId="35D46EB8" w14:textId="77777777" w:rsidR="00A76D62" w:rsidRPr="00D257D0" w:rsidRDefault="006020E4" w:rsidP="00205BDA">
            <w:pPr>
              <w:spacing w:before="60" w:after="60" w:line="240" w:lineRule="auto"/>
              <w:rPr>
                <w:color w:val="000000"/>
                <w:sz w:val="16"/>
                <w:szCs w:val="16"/>
              </w:rPr>
            </w:pPr>
            <w:r w:rsidRPr="00D257D0">
              <w:rPr>
                <w:color w:val="000000"/>
                <w:sz w:val="16"/>
                <w:szCs w:val="16"/>
              </w:rPr>
              <w:t>Weekly messages for MSISDN</w:t>
            </w:r>
          </w:p>
        </w:tc>
        <w:tc>
          <w:tcPr>
            <w:tcW w:w="7229" w:type="dxa"/>
            <w:vAlign w:val="bottom"/>
          </w:tcPr>
          <w:p w14:paraId="31A85AF7" w14:textId="77777777" w:rsidR="00A76D62" w:rsidRPr="00D257D0" w:rsidRDefault="006020E4" w:rsidP="00205BDA">
            <w:pPr>
              <w:spacing w:before="60" w:after="60" w:line="240" w:lineRule="auto"/>
              <w:rPr>
                <w:color w:val="000000"/>
                <w:sz w:val="16"/>
                <w:szCs w:val="16"/>
              </w:rPr>
            </w:pPr>
            <w:r w:rsidRPr="00D257D0">
              <w:rPr>
                <w:color w:val="000000"/>
                <w:sz w:val="16"/>
                <w:szCs w:val="16"/>
              </w:rPr>
              <w:t>This report shall have details of all the messages delivered/scheduled to the MSISDN. The input of report shall be MSISDN.</w:t>
            </w:r>
          </w:p>
          <w:p w14:paraId="22B69292" w14:textId="77777777" w:rsidR="009E6012" w:rsidRPr="00D257D0" w:rsidRDefault="009E6012" w:rsidP="00205BDA">
            <w:pPr>
              <w:spacing w:before="60" w:after="60" w:line="240" w:lineRule="auto"/>
              <w:rPr>
                <w:b/>
                <w:color w:val="000000"/>
                <w:sz w:val="16"/>
                <w:szCs w:val="16"/>
              </w:rPr>
            </w:pPr>
            <w:r w:rsidRPr="00D257D0">
              <w:rPr>
                <w:b/>
                <w:color w:val="000000"/>
                <w:sz w:val="16"/>
                <w:szCs w:val="16"/>
              </w:rPr>
              <w:t>Summary report fields</w:t>
            </w:r>
            <w:proofErr w:type="gramStart"/>
            <w:r w:rsidRPr="00D257D0">
              <w:rPr>
                <w:b/>
                <w:color w:val="000000"/>
                <w:sz w:val="16"/>
                <w:szCs w:val="16"/>
              </w:rPr>
              <w:t>:-</w:t>
            </w:r>
            <w:proofErr w:type="gramEnd"/>
          </w:p>
          <w:p w14:paraId="5121A08A"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ID</w:t>
            </w:r>
          </w:p>
          <w:p w14:paraId="12189C23"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Pack</w:t>
            </w:r>
          </w:p>
          <w:p w14:paraId="552AA190"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Status</w:t>
            </w:r>
          </w:p>
          <w:p w14:paraId="5F84E9A7"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Successfully picked up</w:t>
            </w:r>
          </w:p>
          <w:p w14:paraId="09048B6E"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picked up/delivered after all retry</w:t>
            </w:r>
          </w:p>
          <w:p w14:paraId="0E65B3AF"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made due to Suspension</w:t>
            </w:r>
          </w:p>
          <w:p w14:paraId="6EAB074E"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 xml:space="preserve">Total OBD Calls duration listened </w:t>
            </w:r>
            <w:proofErr w:type="gramStart"/>
            <w:r w:rsidRPr="00D257D0">
              <w:rPr>
                <w:color w:val="000000"/>
                <w:sz w:val="16"/>
                <w:szCs w:val="16"/>
              </w:rPr>
              <w:t>to(</w:t>
            </w:r>
            <w:proofErr w:type="gramEnd"/>
            <w:r w:rsidRPr="00D257D0">
              <w:rPr>
                <w:color w:val="000000"/>
                <w:sz w:val="16"/>
                <w:szCs w:val="16"/>
              </w:rPr>
              <w:t>Sec)</w:t>
            </w:r>
          </w:p>
          <w:p w14:paraId="32442729"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NA count</w:t>
            </w:r>
          </w:p>
          <w:p w14:paraId="7B9F120E"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ND count</w:t>
            </w:r>
          </w:p>
          <w:p w14:paraId="20848BD7"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SO Count</w:t>
            </w:r>
          </w:p>
          <w:p w14:paraId="17F56830" w14:textId="77777777" w:rsidR="009E6012" w:rsidRPr="00D257D0" w:rsidRDefault="009E6012" w:rsidP="00205BDA">
            <w:pPr>
              <w:spacing w:before="60" w:after="60" w:line="240" w:lineRule="auto"/>
              <w:rPr>
                <w:b/>
                <w:color w:val="000000"/>
                <w:sz w:val="16"/>
                <w:szCs w:val="16"/>
              </w:rPr>
            </w:pPr>
            <w:r w:rsidRPr="00D257D0">
              <w:rPr>
                <w:b/>
                <w:color w:val="000000"/>
                <w:sz w:val="16"/>
                <w:szCs w:val="16"/>
              </w:rPr>
              <w:t>Detailed report fields</w:t>
            </w:r>
            <w:proofErr w:type="gramStart"/>
            <w:r w:rsidRPr="00D257D0">
              <w:rPr>
                <w:b/>
                <w:color w:val="000000"/>
                <w:sz w:val="16"/>
                <w:szCs w:val="16"/>
              </w:rPr>
              <w:t>:-</w:t>
            </w:r>
            <w:proofErr w:type="gramEnd"/>
          </w:p>
          <w:p w14:paraId="3CAAABF1"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Week Number</w:t>
            </w:r>
          </w:p>
          <w:p w14:paraId="7A93005C"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NA Count</w:t>
            </w:r>
          </w:p>
          <w:p w14:paraId="7481B205"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ND Count</w:t>
            </w:r>
          </w:p>
          <w:p w14:paraId="2E975989"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SO Count</w:t>
            </w:r>
          </w:p>
          <w:p w14:paraId="7F52B003"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Call Delivered Start Time</w:t>
            </w:r>
          </w:p>
          <w:p w14:paraId="22375BBA"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Percentage Listened</w:t>
            </w:r>
          </w:p>
        </w:tc>
      </w:tr>
    </w:tbl>
    <w:p w14:paraId="21D2DA8C" w14:textId="77777777" w:rsidR="00340281" w:rsidRPr="00D257D0" w:rsidRDefault="00340281" w:rsidP="00340281">
      <w:pPr>
        <w:pStyle w:val="Heading3"/>
      </w:pPr>
      <w:bookmarkStart w:id="197" w:name="_Ref406710420"/>
      <w:bookmarkStart w:id="198" w:name="_Toc411545843"/>
      <w:r w:rsidRPr="00D257D0">
        <w:t>Aggregate Reports</w:t>
      </w:r>
      <w:bookmarkEnd w:id="197"/>
      <w:bookmarkEnd w:id="198"/>
    </w:p>
    <w:tbl>
      <w:tblPr>
        <w:tblStyle w:val="TableGrid"/>
        <w:tblW w:w="0" w:type="auto"/>
        <w:tblLook w:val="04A0" w:firstRow="1" w:lastRow="0" w:firstColumn="1" w:lastColumn="0" w:noHBand="0" w:noVBand="1"/>
      </w:tblPr>
      <w:tblGrid>
        <w:gridCol w:w="1951"/>
        <w:gridCol w:w="7229"/>
      </w:tblGrid>
      <w:tr w:rsidR="00340281" w:rsidRPr="00D257D0" w14:paraId="3C713EA0" w14:textId="77777777" w:rsidTr="00ED3F3A">
        <w:tc>
          <w:tcPr>
            <w:tcW w:w="1951" w:type="dxa"/>
          </w:tcPr>
          <w:p w14:paraId="3116F35E" w14:textId="77777777" w:rsidR="00340281" w:rsidRPr="00D257D0" w:rsidRDefault="00340281" w:rsidP="00205BDA">
            <w:pPr>
              <w:spacing w:before="60" w:after="60" w:line="240" w:lineRule="auto"/>
              <w:rPr>
                <w:b/>
                <w:sz w:val="20"/>
                <w:szCs w:val="16"/>
              </w:rPr>
            </w:pPr>
            <w:r w:rsidRPr="00D257D0">
              <w:rPr>
                <w:b/>
                <w:sz w:val="20"/>
                <w:szCs w:val="16"/>
              </w:rPr>
              <w:t>Name of Report</w:t>
            </w:r>
          </w:p>
        </w:tc>
        <w:tc>
          <w:tcPr>
            <w:tcW w:w="7229" w:type="dxa"/>
          </w:tcPr>
          <w:p w14:paraId="58833410" w14:textId="77777777" w:rsidR="00340281" w:rsidRPr="00D257D0" w:rsidRDefault="00340281" w:rsidP="00205BDA">
            <w:pPr>
              <w:spacing w:before="60" w:after="60" w:line="240" w:lineRule="auto"/>
              <w:rPr>
                <w:b/>
                <w:sz w:val="20"/>
                <w:szCs w:val="16"/>
              </w:rPr>
            </w:pPr>
            <w:r w:rsidRPr="00D257D0">
              <w:rPr>
                <w:b/>
                <w:sz w:val="20"/>
                <w:szCs w:val="16"/>
              </w:rPr>
              <w:t>Fields</w:t>
            </w:r>
          </w:p>
        </w:tc>
      </w:tr>
      <w:tr w:rsidR="002F101B" w:rsidRPr="00D257D0" w14:paraId="7DE7FE97" w14:textId="77777777" w:rsidTr="00ED3F3A">
        <w:tc>
          <w:tcPr>
            <w:tcW w:w="1951" w:type="dxa"/>
          </w:tcPr>
          <w:p w14:paraId="5F7C60C8" w14:textId="77777777" w:rsidR="002F101B" w:rsidRPr="00D257D0" w:rsidRDefault="002F101B" w:rsidP="00205BDA">
            <w:pPr>
              <w:spacing w:before="60" w:after="60" w:line="240" w:lineRule="auto"/>
              <w:rPr>
                <w:sz w:val="16"/>
                <w:szCs w:val="16"/>
              </w:rPr>
            </w:pPr>
            <w:r w:rsidRPr="00D257D0">
              <w:rPr>
                <w:color w:val="000000"/>
                <w:sz w:val="16"/>
                <w:szCs w:val="16"/>
              </w:rPr>
              <w:t>Kilkari active user report</w:t>
            </w:r>
          </w:p>
        </w:tc>
        <w:tc>
          <w:tcPr>
            <w:tcW w:w="7229" w:type="dxa"/>
            <w:vAlign w:val="bottom"/>
          </w:tcPr>
          <w:p w14:paraId="4199BEA2" w14:textId="77777777" w:rsidR="00FC0470" w:rsidRPr="00D257D0" w:rsidRDefault="002F101B" w:rsidP="00205BDA">
            <w:pPr>
              <w:spacing w:before="60" w:after="60" w:line="240" w:lineRule="auto"/>
              <w:rPr>
                <w:color w:val="000000"/>
                <w:sz w:val="16"/>
                <w:szCs w:val="16"/>
              </w:rPr>
            </w:pPr>
            <w:r w:rsidRPr="00D257D0">
              <w:rPr>
                <w:color w:val="000000"/>
                <w:sz w:val="16"/>
                <w:szCs w:val="16"/>
              </w:rPr>
              <w:t>This report shall provide aggregate view of all the active users in the system. The reports should have op</w:t>
            </w:r>
            <w:r w:rsidR="00FC0470" w:rsidRPr="00D257D0">
              <w:rPr>
                <w:color w:val="000000"/>
                <w:sz w:val="16"/>
                <w:szCs w:val="16"/>
              </w:rPr>
              <w:t>tion of generating data as per:</w:t>
            </w:r>
          </w:p>
          <w:p w14:paraId="42332EDC"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Date range</w:t>
            </w:r>
          </w:p>
          <w:p w14:paraId="409977E0"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Operator</w:t>
            </w:r>
          </w:p>
          <w:p w14:paraId="5A98B0ED"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Channel of activation</w:t>
            </w:r>
          </w:p>
          <w:p w14:paraId="2EC86B29" w14:textId="77777777" w:rsidR="006E3C3E" w:rsidRPr="00D257D0" w:rsidRDefault="006E3C3E" w:rsidP="00DA7450">
            <w:pPr>
              <w:pStyle w:val="ListParagraph"/>
              <w:numPr>
                <w:ilvl w:val="0"/>
                <w:numId w:val="79"/>
              </w:numPr>
              <w:spacing w:before="60" w:after="60" w:line="240" w:lineRule="auto"/>
              <w:rPr>
                <w:color w:val="000000"/>
                <w:sz w:val="16"/>
                <w:szCs w:val="16"/>
              </w:rPr>
            </w:pPr>
            <w:r w:rsidRPr="00D257D0">
              <w:rPr>
                <w:color w:val="000000"/>
                <w:sz w:val="16"/>
                <w:szCs w:val="16"/>
              </w:rPr>
              <w:t>State</w:t>
            </w:r>
          </w:p>
          <w:p w14:paraId="59C3CF6C"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District</w:t>
            </w:r>
          </w:p>
          <w:p w14:paraId="47F93FAB" w14:textId="77777777" w:rsidR="009C5239" w:rsidRPr="00D257D0" w:rsidRDefault="009C5239" w:rsidP="00DA745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14:paraId="400C705E" w14:textId="360DE941" w:rsidR="006E3C3E" w:rsidRPr="00D257D0" w:rsidRDefault="00F025B5" w:rsidP="00DA7450">
            <w:pPr>
              <w:pStyle w:val="ListParagraph"/>
              <w:numPr>
                <w:ilvl w:val="0"/>
                <w:numId w:val="79"/>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14:paraId="383F998B" w14:textId="77777777" w:rsidR="00FC0470" w:rsidRPr="00D257D0" w:rsidRDefault="006E3C3E" w:rsidP="00DA7450">
            <w:pPr>
              <w:pStyle w:val="ListParagraph"/>
              <w:numPr>
                <w:ilvl w:val="0"/>
                <w:numId w:val="79"/>
              </w:numPr>
              <w:spacing w:before="60" w:after="60" w:line="240" w:lineRule="auto"/>
              <w:rPr>
                <w:color w:val="000000"/>
                <w:sz w:val="16"/>
                <w:szCs w:val="16"/>
              </w:rPr>
            </w:pPr>
            <w:r w:rsidRPr="00D257D0">
              <w:rPr>
                <w:color w:val="000000"/>
                <w:sz w:val="16"/>
                <w:szCs w:val="16"/>
              </w:rPr>
              <w:t>PHC</w:t>
            </w:r>
          </w:p>
          <w:p w14:paraId="7AF249B3" w14:textId="77777777" w:rsidR="00FC0470" w:rsidRPr="00D257D0" w:rsidRDefault="00F43CEF" w:rsidP="00DA7450">
            <w:pPr>
              <w:pStyle w:val="ListParagraph"/>
              <w:numPr>
                <w:ilvl w:val="0"/>
                <w:numId w:val="79"/>
              </w:numPr>
              <w:spacing w:before="60" w:after="60" w:line="240" w:lineRule="auto"/>
              <w:rPr>
                <w:color w:val="000000"/>
                <w:sz w:val="16"/>
                <w:szCs w:val="16"/>
              </w:rPr>
            </w:pPr>
            <w:r w:rsidRPr="00D257D0">
              <w:rPr>
                <w:color w:val="000000"/>
                <w:sz w:val="16"/>
                <w:szCs w:val="16"/>
              </w:rPr>
              <w:t>Village</w:t>
            </w:r>
          </w:p>
          <w:p w14:paraId="3C0260EC" w14:textId="77777777" w:rsidR="00FC0470" w:rsidRPr="00D257D0" w:rsidRDefault="002F101B" w:rsidP="00FC0470">
            <w:pPr>
              <w:spacing w:before="60" w:after="60" w:line="240" w:lineRule="auto"/>
              <w:rPr>
                <w:color w:val="000000"/>
                <w:sz w:val="16"/>
                <w:szCs w:val="16"/>
              </w:rPr>
            </w:pPr>
            <w:r w:rsidRPr="00D257D0">
              <w:rPr>
                <w:color w:val="000000"/>
                <w:sz w:val="16"/>
                <w:szCs w:val="16"/>
              </w:rPr>
              <w:t>The report should have summary of Active users</w:t>
            </w:r>
            <w:r w:rsidR="00FC0470" w:rsidRPr="00D257D0">
              <w:rPr>
                <w:color w:val="000000"/>
                <w:sz w:val="16"/>
                <w:szCs w:val="16"/>
              </w:rPr>
              <w:t xml:space="preserve"> count and active users by day.</w:t>
            </w:r>
          </w:p>
          <w:p w14:paraId="424D122E" w14:textId="77777777" w:rsidR="00FC0470" w:rsidRPr="00D257D0" w:rsidRDefault="002F101B" w:rsidP="00FC0470">
            <w:pPr>
              <w:spacing w:before="60" w:after="60" w:line="240" w:lineRule="auto"/>
              <w:rPr>
                <w:color w:val="000000"/>
                <w:sz w:val="16"/>
                <w:szCs w:val="16"/>
              </w:rPr>
            </w:pPr>
            <w:r w:rsidRPr="00D257D0">
              <w:rPr>
                <w:color w:val="000000"/>
                <w:sz w:val="16"/>
                <w:szCs w:val="16"/>
              </w:rPr>
              <w:t>The underlying fields in</w:t>
            </w:r>
            <w:r w:rsidR="00FC0470" w:rsidRPr="00D257D0">
              <w:rPr>
                <w:color w:val="000000"/>
                <w:sz w:val="16"/>
                <w:szCs w:val="16"/>
              </w:rPr>
              <w:t xml:space="preserve"> the detailed report should be:</w:t>
            </w:r>
          </w:p>
          <w:p w14:paraId="21BF3D63"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Date</w:t>
            </w:r>
          </w:p>
          <w:p w14:paraId="40A2CE2A"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Subscription Id</w:t>
            </w:r>
          </w:p>
          <w:p w14:paraId="40CBFADF"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MSISDN</w:t>
            </w:r>
          </w:p>
          <w:p w14:paraId="6C642024"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Subscription Pack</w:t>
            </w:r>
          </w:p>
          <w:p w14:paraId="5831EAD4"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Status</w:t>
            </w:r>
          </w:p>
          <w:p w14:paraId="0E0ABAA2"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Beneficiary Name</w:t>
            </w:r>
          </w:p>
          <w:p w14:paraId="4CA696BE"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Beneficiary Age</w:t>
            </w:r>
          </w:p>
          <w:p w14:paraId="2DF1D236"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Date of Birth</w:t>
            </w:r>
          </w:p>
          <w:p w14:paraId="311A3DA1"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LMP</w:t>
            </w:r>
          </w:p>
          <w:p w14:paraId="56BB256D"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Language</w:t>
            </w:r>
          </w:p>
          <w:p w14:paraId="64979B90"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Week Number</w:t>
            </w:r>
          </w:p>
          <w:p w14:paraId="2737E2C4" w14:textId="77777777" w:rsidR="006E3C3E" w:rsidRPr="00D257D0" w:rsidRDefault="006E3C3E" w:rsidP="00DA7450">
            <w:pPr>
              <w:pStyle w:val="ListParagraph"/>
              <w:numPr>
                <w:ilvl w:val="0"/>
                <w:numId w:val="79"/>
              </w:numPr>
              <w:spacing w:before="60" w:after="60" w:line="240" w:lineRule="auto"/>
              <w:rPr>
                <w:color w:val="000000"/>
                <w:sz w:val="16"/>
                <w:szCs w:val="16"/>
              </w:rPr>
            </w:pPr>
            <w:r w:rsidRPr="00D257D0">
              <w:rPr>
                <w:color w:val="000000"/>
                <w:sz w:val="16"/>
                <w:szCs w:val="16"/>
              </w:rPr>
              <w:t>State</w:t>
            </w:r>
          </w:p>
          <w:p w14:paraId="260351EC" w14:textId="77777777" w:rsidR="00FC0470" w:rsidRPr="00D257D0" w:rsidRDefault="00FC0470" w:rsidP="00DA7450">
            <w:pPr>
              <w:pStyle w:val="ListParagraph"/>
              <w:numPr>
                <w:ilvl w:val="0"/>
                <w:numId w:val="79"/>
              </w:numPr>
              <w:spacing w:before="60" w:after="60" w:line="240" w:lineRule="auto"/>
              <w:rPr>
                <w:color w:val="000000"/>
                <w:sz w:val="16"/>
                <w:szCs w:val="16"/>
              </w:rPr>
            </w:pPr>
            <w:r w:rsidRPr="00D257D0">
              <w:rPr>
                <w:color w:val="000000"/>
                <w:sz w:val="16"/>
                <w:szCs w:val="16"/>
              </w:rPr>
              <w:t>District</w:t>
            </w:r>
          </w:p>
          <w:p w14:paraId="686A809B" w14:textId="77777777" w:rsidR="00DA7450" w:rsidRPr="00D257D0" w:rsidRDefault="00DA7450" w:rsidP="00DA745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14:paraId="58D4AB26" w14:textId="4EBA4285" w:rsidR="006E3C3E" w:rsidRPr="00D257D0" w:rsidRDefault="00F025B5" w:rsidP="00DA7450">
            <w:pPr>
              <w:pStyle w:val="ListParagraph"/>
              <w:numPr>
                <w:ilvl w:val="0"/>
                <w:numId w:val="79"/>
              </w:numPr>
              <w:spacing w:before="60" w:after="60" w:line="240" w:lineRule="auto"/>
              <w:rPr>
                <w:color w:val="000000"/>
                <w:sz w:val="16"/>
                <w:szCs w:val="16"/>
              </w:rPr>
            </w:pPr>
            <w:r w:rsidRPr="00D257D0">
              <w:rPr>
                <w:color w:val="000000"/>
                <w:sz w:val="16"/>
                <w:szCs w:val="16"/>
              </w:rPr>
              <w:t>Health block</w:t>
            </w:r>
          </w:p>
          <w:p w14:paraId="71B6BFC5" w14:textId="77777777" w:rsidR="00FC0470" w:rsidRPr="00D257D0" w:rsidRDefault="006E3C3E" w:rsidP="00DA7450">
            <w:pPr>
              <w:pStyle w:val="ListParagraph"/>
              <w:numPr>
                <w:ilvl w:val="0"/>
                <w:numId w:val="79"/>
              </w:numPr>
              <w:spacing w:before="60" w:after="60" w:line="240" w:lineRule="auto"/>
              <w:rPr>
                <w:color w:val="000000"/>
                <w:sz w:val="16"/>
                <w:szCs w:val="16"/>
              </w:rPr>
            </w:pPr>
            <w:r w:rsidRPr="00D257D0">
              <w:rPr>
                <w:color w:val="000000"/>
                <w:sz w:val="16"/>
                <w:szCs w:val="16"/>
              </w:rPr>
              <w:t>PHC</w:t>
            </w:r>
          </w:p>
          <w:p w14:paraId="0AE7E926" w14:textId="77777777" w:rsidR="002F101B" w:rsidRPr="00D257D0" w:rsidRDefault="00F43CEF" w:rsidP="00DA7450">
            <w:pPr>
              <w:pStyle w:val="ListParagraph"/>
              <w:numPr>
                <w:ilvl w:val="0"/>
                <w:numId w:val="79"/>
              </w:numPr>
              <w:spacing w:before="60" w:after="60" w:line="240" w:lineRule="auto"/>
              <w:rPr>
                <w:color w:val="000000"/>
                <w:sz w:val="16"/>
                <w:szCs w:val="16"/>
              </w:rPr>
            </w:pPr>
            <w:r w:rsidRPr="00D257D0">
              <w:rPr>
                <w:color w:val="000000"/>
                <w:sz w:val="16"/>
                <w:szCs w:val="16"/>
              </w:rPr>
              <w:t>Village</w:t>
            </w:r>
          </w:p>
        </w:tc>
      </w:tr>
      <w:tr w:rsidR="002F101B" w:rsidRPr="00D257D0" w14:paraId="0D5357F5" w14:textId="77777777" w:rsidTr="00ED3F3A">
        <w:trPr>
          <w:trHeight w:val="70"/>
        </w:trPr>
        <w:tc>
          <w:tcPr>
            <w:tcW w:w="1951" w:type="dxa"/>
          </w:tcPr>
          <w:p w14:paraId="481ED201" w14:textId="77777777" w:rsidR="002F101B" w:rsidRPr="00D257D0" w:rsidRDefault="002F101B" w:rsidP="00205BDA">
            <w:pPr>
              <w:spacing w:before="60" w:after="60" w:line="240" w:lineRule="auto"/>
              <w:rPr>
                <w:color w:val="000000"/>
                <w:sz w:val="16"/>
                <w:szCs w:val="16"/>
              </w:rPr>
            </w:pPr>
            <w:r w:rsidRPr="00D257D0">
              <w:rPr>
                <w:color w:val="000000"/>
                <w:sz w:val="16"/>
                <w:szCs w:val="16"/>
              </w:rPr>
              <w:t>Kilkari Inbox access report</w:t>
            </w:r>
          </w:p>
        </w:tc>
        <w:tc>
          <w:tcPr>
            <w:tcW w:w="7229" w:type="dxa"/>
          </w:tcPr>
          <w:p w14:paraId="616B409C" w14:textId="77777777" w:rsidR="00D15BDE"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those users who have accessed the inbox. The reports should have op</w:t>
            </w:r>
            <w:r w:rsidR="00D15BDE" w:rsidRPr="00D257D0">
              <w:rPr>
                <w:color w:val="000000"/>
                <w:sz w:val="16"/>
                <w:szCs w:val="16"/>
              </w:rPr>
              <w:t>tion of generating data as per:</w:t>
            </w:r>
          </w:p>
          <w:p w14:paraId="6A9A8F1D"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467141B2" w14:textId="77777777" w:rsidR="006D167F"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01F234AA" w14:textId="77777777" w:rsidR="00D15BDE" w:rsidRPr="00D257D0" w:rsidRDefault="006D167F" w:rsidP="009C5239">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43DB1FEB"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4864631F" w14:textId="77777777" w:rsidR="009C5239" w:rsidRPr="00D257D0" w:rsidRDefault="009C5239" w:rsidP="009C5239">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4E3B8A8E" w14:textId="5A96D556" w:rsidR="006E3C3E" w:rsidRPr="00D257D0" w:rsidRDefault="00F025B5" w:rsidP="009C5239">
            <w:pPr>
              <w:pStyle w:val="ListParagraph"/>
              <w:numPr>
                <w:ilvl w:val="0"/>
                <w:numId w:val="78"/>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14:paraId="5D3F51CF" w14:textId="77777777" w:rsidR="00D15BDE" w:rsidRPr="00D257D0" w:rsidRDefault="006E3C3E" w:rsidP="009C5239">
            <w:pPr>
              <w:pStyle w:val="ListParagraph"/>
              <w:numPr>
                <w:ilvl w:val="0"/>
                <w:numId w:val="78"/>
              </w:numPr>
              <w:spacing w:before="60" w:after="60" w:line="240" w:lineRule="auto"/>
              <w:rPr>
                <w:color w:val="000000"/>
                <w:sz w:val="16"/>
                <w:szCs w:val="16"/>
              </w:rPr>
            </w:pPr>
            <w:r w:rsidRPr="00D257D0">
              <w:rPr>
                <w:color w:val="000000"/>
                <w:sz w:val="16"/>
                <w:szCs w:val="16"/>
              </w:rPr>
              <w:t>PHC</w:t>
            </w:r>
          </w:p>
          <w:p w14:paraId="61326570" w14:textId="77777777" w:rsidR="00D15BDE" w:rsidRPr="00D257D0" w:rsidRDefault="00F43CEF" w:rsidP="009C5239">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656A6176" w14:textId="77777777" w:rsidR="00D15BDE" w:rsidRPr="00D257D0" w:rsidRDefault="002F101B" w:rsidP="00D15BDE">
            <w:pPr>
              <w:spacing w:before="60" w:after="60" w:line="240" w:lineRule="auto"/>
              <w:rPr>
                <w:color w:val="000000"/>
                <w:sz w:val="16"/>
                <w:szCs w:val="16"/>
              </w:rPr>
            </w:pPr>
            <w:r w:rsidRPr="00D257D0">
              <w:rPr>
                <w:color w:val="000000"/>
                <w:sz w:val="16"/>
                <w:szCs w:val="16"/>
              </w:rPr>
              <w:t>The report shall have summary of message pick up and per pack usage. The underlying detailed report of message pi</w:t>
            </w:r>
            <w:r w:rsidR="00D15BDE" w:rsidRPr="00D257D0">
              <w:rPr>
                <w:color w:val="000000"/>
                <w:sz w:val="16"/>
                <w:szCs w:val="16"/>
              </w:rPr>
              <w:t>ck up shall have the fields as:</w:t>
            </w:r>
          </w:p>
          <w:p w14:paraId="3D29DBA9"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Week Number</w:t>
            </w:r>
          </w:p>
          <w:p w14:paraId="09DCBC89"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10% - 25%</w:t>
            </w:r>
          </w:p>
          <w:p w14:paraId="74399AF3"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26% - 50%</w:t>
            </w:r>
          </w:p>
          <w:p w14:paraId="60FA4B8B" w14:textId="77777777" w:rsidR="00D15BDE"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51</w:t>
            </w:r>
            <w:r w:rsidR="00D15BDE" w:rsidRPr="00D257D0">
              <w:rPr>
                <w:color w:val="000000"/>
                <w:sz w:val="16"/>
                <w:szCs w:val="16"/>
              </w:rPr>
              <w:t>% - 75%</w:t>
            </w:r>
          </w:p>
          <w:p w14:paraId="7D3109A8"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 xml:space="preserve"> &gt; 75%</w:t>
            </w:r>
          </w:p>
          <w:p w14:paraId="5D4C5D07"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Total</w:t>
            </w:r>
          </w:p>
          <w:p w14:paraId="5599BE11" w14:textId="77777777" w:rsidR="00D15BDE" w:rsidRPr="00D257D0" w:rsidRDefault="002F101B" w:rsidP="00D15BDE">
            <w:pPr>
              <w:spacing w:before="60" w:after="60" w:line="240" w:lineRule="auto"/>
              <w:rPr>
                <w:color w:val="000000"/>
                <w:sz w:val="16"/>
                <w:szCs w:val="16"/>
              </w:rPr>
            </w:pPr>
            <w:r w:rsidRPr="00D257D0">
              <w:rPr>
                <w:color w:val="000000"/>
                <w:sz w:val="16"/>
                <w:szCs w:val="16"/>
              </w:rPr>
              <w:t>The detailed report of per p</w:t>
            </w:r>
            <w:r w:rsidR="00D15BDE" w:rsidRPr="00D257D0">
              <w:rPr>
                <w:color w:val="000000"/>
                <w:sz w:val="16"/>
                <w:szCs w:val="16"/>
              </w:rPr>
              <w:t xml:space="preserve">ack usage shall have fields as </w:t>
            </w:r>
          </w:p>
          <w:p w14:paraId="061D7AEE"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14:paraId="3401AD64"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MSISDN</w:t>
            </w:r>
          </w:p>
          <w:p w14:paraId="3F65A042"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Status</w:t>
            </w:r>
          </w:p>
          <w:p w14:paraId="38C1D008"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Duration (sec)</w:t>
            </w:r>
          </w:p>
          <w:p w14:paraId="7E568464"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Duration In Pulses</w:t>
            </w:r>
          </w:p>
          <w:p w14:paraId="5821E717"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27AB3373"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6DE1914D"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Percentage Listened</w:t>
            </w:r>
          </w:p>
          <w:p w14:paraId="01901E9A"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Language</w:t>
            </w:r>
          </w:p>
          <w:p w14:paraId="10F2B584"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Week</w:t>
            </w:r>
          </w:p>
          <w:p w14:paraId="4A2A4BF1"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Start Date</w:t>
            </w:r>
          </w:p>
          <w:p w14:paraId="53B02A5D" w14:textId="77777777" w:rsidR="00D15BDE" w:rsidRPr="00D257D0" w:rsidRDefault="00D15BDE" w:rsidP="009C5239">
            <w:pPr>
              <w:pStyle w:val="ListParagraph"/>
              <w:numPr>
                <w:ilvl w:val="0"/>
                <w:numId w:val="78"/>
              </w:numPr>
              <w:spacing w:before="60" w:after="60" w:line="240" w:lineRule="auto"/>
              <w:rPr>
                <w:color w:val="000000"/>
                <w:sz w:val="16"/>
                <w:szCs w:val="16"/>
              </w:rPr>
            </w:pPr>
            <w:r w:rsidRPr="00D257D0">
              <w:rPr>
                <w:color w:val="000000"/>
                <w:sz w:val="16"/>
                <w:szCs w:val="16"/>
              </w:rPr>
              <w:t>Start Time</w:t>
            </w:r>
          </w:p>
          <w:p w14:paraId="285610CC" w14:textId="77777777" w:rsidR="00D15BDE"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End</w:t>
            </w:r>
            <w:r w:rsidR="00D15BDE" w:rsidRPr="00D257D0">
              <w:rPr>
                <w:color w:val="000000"/>
                <w:sz w:val="16"/>
                <w:szCs w:val="16"/>
              </w:rPr>
              <w:t xml:space="preserve"> Date</w:t>
            </w:r>
          </w:p>
          <w:p w14:paraId="08CF21E1" w14:textId="77777777" w:rsidR="002F101B"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14:paraId="0D995515" w14:textId="77777777" w:rsidTr="00ED3F3A">
        <w:trPr>
          <w:trHeight w:val="70"/>
        </w:trPr>
        <w:tc>
          <w:tcPr>
            <w:tcW w:w="1951" w:type="dxa"/>
          </w:tcPr>
          <w:p w14:paraId="516213B7"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OBD messages delivery report</w:t>
            </w:r>
          </w:p>
        </w:tc>
        <w:tc>
          <w:tcPr>
            <w:tcW w:w="7229" w:type="dxa"/>
          </w:tcPr>
          <w:p w14:paraId="3A9B38C9" w14:textId="77777777" w:rsidR="00807A6D"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OBDs. The reports should have op</w:t>
            </w:r>
            <w:r w:rsidR="00807A6D" w:rsidRPr="00D257D0">
              <w:rPr>
                <w:color w:val="000000"/>
                <w:sz w:val="16"/>
                <w:szCs w:val="16"/>
              </w:rPr>
              <w:t>tion of generating data as per:</w:t>
            </w:r>
          </w:p>
          <w:p w14:paraId="6FDE40AC" w14:textId="77777777" w:rsidR="00807A6D" w:rsidRPr="00D257D0" w:rsidRDefault="00807A6D" w:rsidP="009C5239">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3C63F587" w14:textId="77777777" w:rsidR="006D167F"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61CF1D60" w14:textId="77777777" w:rsidR="00807A6D" w:rsidRPr="00D257D0" w:rsidRDefault="006D167F" w:rsidP="009C5239">
            <w:pPr>
              <w:pStyle w:val="ListParagraph"/>
              <w:numPr>
                <w:ilvl w:val="0"/>
                <w:numId w:val="78"/>
              </w:numPr>
              <w:spacing w:before="60" w:after="60" w:line="240" w:lineRule="auto"/>
              <w:rPr>
                <w:color w:val="000000"/>
                <w:sz w:val="16"/>
                <w:szCs w:val="16"/>
              </w:rPr>
            </w:pPr>
            <w:r w:rsidRPr="00D257D0">
              <w:rPr>
                <w:color w:val="000000"/>
                <w:sz w:val="16"/>
                <w:szCs w:val="16"/>
              </w:rPr>
              <w:t>State</w:t>
            </w:r>
          </w:p>
          <w:p w14:paraId="61A6C3D7" w14:textId="77777777" w:rsidR="00807A6D" w:rsidRPr="00D257D0" w:rsidRDefault="00807A6D" w:rsidP="009C5239">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55B3F262" w14:textId="77777777" w:rsidR="009C5239" w:rsidRPr="00D257D0" w:rsidRDefault="009C5239" w:rsidP="009C5239">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73668D4A" w14:textId="67832918" w:rsidR="006E3C3E" w:rsidRPr="00D257D0" w:rsidRDefault="00F025B5" w:rsidP="009C5239">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40473B1B" w14:textId="77777777" w:rsidR="00807A6D" w:rsidRPr="00D257D0" w:rsidRDefault="006E3C3E" w:rsidP="009C5239">
            <w:pPr>
              <w:pStyle w:val="ListParagraph"/>
              <w:numPr>
                <w:ilvl w:val="0"/>
                <w:numId w:val="78"/>
              </w:numPr>
              <w:spacing w:before="60" w:after="60" w:line="240" w:lineRule="auto"/>
              <w:rPr>
                <w:color w:val="000000"/>
                <w:sz w:val="16"/>
                <w:szCs w:val="16"/>
              </w:rPr>
            </w:pPr>
            <w:r w:rsidRPr="00D257D0">
              <w:rPr>
                <w:color w:val="000000"/>
                <w:sz w:val="16"/>
                <w:szCs w:val="16"/>
              </w:rPr>
              <w:t>PHC</w:t>
            </w:r>
          </w:p>
          <w:p w14:paraId="07B351F4" w14:textId="77777777" w:rsidR="00807A6D" w:rsidRPr="00D257D0" w:rsidRDefault="00F43CEF" w:rsidP="009C5239">
            <w:pPr>
              <w:pStyle w:val="ListParagraph"/>
              <w:numPr>
                <w:ilvl w:val="0"/>
                <w:numId w:val="78"/>
              </w:numPr>
              <w:spacing w:before="60" w:after="60" w:line="240" w:lineRule="auto"/>
              <w:rPr>
                <w:color w:val="000000"/>
                <w:sz w:val="16"/>
                <w:szCs w:val="16"/>
              </w:rPr>
            </w:pPr>
            <w:r w:rsidRPr="00D257D0">
              <w:rPr>
                <w:color w:val="000000"/>
                <w:sz w:val="16"/>
                <w:szCs w:val="16"/>
              </w:rPr>
              <w:t>Village</w:t>
            </w:r>
            <w:r w:rsidR="00807A6D" w:rsidRPr="00D257D0">
              <w:rPr>
                <w:color w:val="000000"/>
                <w:sz w:val="16"/>
                <w:szCs w:val="16"/>
              </w:rPr>
              <w:t xml:space="preserve"> </w:t>
            </w:r>
          </w:p>
          <w:p w14:paraId="055BBAA3" w14:textId="77777777" w:rsidR="00C04D6B" w:rsidRPr="00D257D0" w:rsidRDefault="002F101B" w:rsidP="00807A6D">
            <w:pPr>
              <w:spacing w:before="60" w:after="60" w:line="240" w:lineRule="auto"/>
              <w:rPr>
                <w:color w:val="000000"/>
                <w:sz w:val="16"/>
                <w:szCs w:val="16"/>
              </w:rPr>
            </w:pPr>
            <w:r w:rsidRPr="00D257D0">
              <w:rPr>
                <w:color w:val="000000"/>
                <w:sz w:val="16"/>
                <w:szCs w:val="16"/>
              </w:rPr>
              <w:t xml:space="preserve">The report </w:t>
            </w:r>
            <w:r w:rsidR="00C04D6B" w:rsidRPr="00D257D0">
              <w:rPr>
                <w:color w:val="000000"/>
                <w:sz w:val="16"/>
                <w:szCs w:val="16"/>
              </w:rPr>
              <w:t xml:space="preserve">shall </w:t>
            </w:r>
            <w:r w:rsidRPr="00D257D0">
              <w:rPr>
                <w:color w:val="000000"/>
                <w:sz w:val="16"/>
                <w:szCs w:val="16"/>
              </w:rPr>
              <w:t xml:space="preserve">have </w:t>
            </w:r>
          </w:p>
          <w:p w14:paraId="2B13AD26" w14:textId="77777777" w:rsidR="00807A6D" w:rsidRPr="00D257D0" w:rsidRDefault="00C04D6B" w:rsidP="009C5239">
            <w:pPr>
              <w:pStyle w:val="ListParagraph"/>
              <w:numPr>
                <w:ilvl w:val="0"/>
                <w:numId w:val="78"/>
              </w:numPr>
              <w:spacing w:before="60" w:after="60" w:line="240" w:lineRule="auto"/>
              <w:rPr>
                <w:color w:val="000000"/>
                <w:sz w:val="16"/>
                <w:szCs w:val="16"/>
              </w:rPr>
            </w:pPr>
            <w:r w:rsidRPr="00D257D0">
              <w:rPr>
                <w:b/>
                <w:color w:val="000000"/>
                <w:sz w:val="16"/>
                <w:szCs w:val="16"/>
              </w:rPr>
              <w:t>Summary of  % listened OBD:</w:t>
            </w:r>
            <w:r w:rsidRPr="00D257D0">
              <w:rPr>
                <w:color w:val="000000"/>
                <w:sz w:val="16"/>
                <w:szCs w:val="16"/>
              </w:rPr>
              <w:t xml:space="preserve"> </w:t>
            </w:r>
            <w:r w:rsidR="002F101B" w:rsidRPr="00D257D0">
              <w:rPr>
                <w:color w:val="000000"/>
                <w:sz w:val="16"/>
                <w:szCs w:val="16"/>
              </w:rPr>
              <w:t>The summary of %</w:t>
            </w:r>
            <w:r w:rsidR="00807A6D" w:rsidRPr="00D257D0">
              <w:rPr>
                <w:color w:val="000000"/>
                <w:sz w:val="16"/>
                <w:szCs w:val="16"/>
              </w:rPr>
              <w:t xml:space="preserve"> listened shall have fields as:</w:t>
            </w:r>
          </w:p>
          <w:p w14:paraId="2CE64B8B"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 xml:space="preserve">Week Number </w:t>
            </w:r>
          </w:p>
          <w:p w14:paraId="19ECEAF1"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&lt; 25%</w:t>
            </w:r>
          </w:p>
          <w:p w14:paraId="30FDD20E"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25% - 50%</w:t>
            </w:r>
          </w:p>
          <w:p w14:paraId="147026E6"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51% - 75%</w:t>
            </w:r>
          </w:p>
          <w:p w14:paraId="2D9107CB"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76% - 100%</w:t>
            </w:r>
          </w:p>
          <w:p w14:paraId="2FE4C01A"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&gt;100%</w:t>
            </w:r>
          </w:p>
          <w:p w14:paraId="75AA789D"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Total</w:t>
            </w:r>
          </w:p>
          <w:p w14:paraId="27E210B4" w14:textId="77777777" w:rsidR="00807A6D" w:rsidRPr="00D257D0" w:rsidRDefault="00C04D6B" w:rsidP="009C5239">
            <w:pPr>
              <w:pStyle w:val="ListParagraph"/>
              <w:numPr>
                <w:ilvl w:val="0"/>
                <w:numId w:val="78"/>
              </w:numPr>
              <w:spacing w:before="60" w:after="60" w:line="240" w:lineRule="auto"/>
              <w:rPr>
                <w:color w:val="000000"/>
                <w:sz w:val="16"/>
                <w:szCs w:val="16"/>
              </w:rPr>
            </w:pPr>
            <w:r w:rsidRPr="00D257D0">
              <w:rPr>
                <w:b/>
                <w:color w:val="000000"/>
                <w:sz w:val="16"/>
                <w:szCs w:val="16"/>
              </w:rPr>
              <w:t>Summary of average weekly message listened:</w:t>
            </w:r>
            <w:r w:rsidRPr="00D257D0">
              <w:rPr>
                <w:color w:val="000000"/>
                <w:sz w:val="16"/>
                <w:szCs w:val="16"/>
              </w:rPr>
              <w:t xml:space="preserve"> </w:t>
            </w:r>
            <w:r w:rsidR="002F101B" w:rsidRPr="00D257D0">
              <w:rPr>
                <w:color w:val="000000"/>
                <w:sz w:val="16"/>
                <w:szCs w:val="16"/>
              </w:rPr>
              <w:t xml:space="preserve">The summary of </w:t>
            </w:r>
            <w:proofErr w:type="spellStart"/>
            <w:r w:rsidR="002F101B" w:rsidRPr="00D257D0">
              <w:rPr>
                <w:color w:val="000000"/>
                <w:sz w:val="16"/>
                <w:szCs w:val="16"/>
              </w:rPr>
              <w:t>avg</w:t>
            </w:r>
            <w:proofErr w:type="spellEnd"/>
            <w:r w:rsidR="002F101B" w:rsidRPr="00D257D0">
              <w:rPr>
                <w:color w:val="000000"/>
                <w:sz w:val="16"/>
                <w:szCs w:val="16"/>
              </w:rPr>
              <w:t xml:space="preserve"> weekly OBD shall</w:t>
            </w:r>
            <w:r w:rsidR="00807A6D" w:rsidRPr="00D257D0">
              <w:rPr>
                <w:color w:val="000000"/>
                <w:sz w:val="16"/>
                <w:szCs w:val="16"/>
              </w:rPr>
              <w:t xml:space="preserve"> have fields as:</w:t>
            </w:r>
          </w:p>
          <w:p w14:paraId="26A791FF"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0598BDDB"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Pack 1</w:t>
            </w:r>
          </w:p>
          <w:p w14:paraId="4FB82258"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 xml:space="preserve">Pack 2 </w:t>
            </w:r>
          </w:p>
          <w:p w14:paraId="660A751D"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C</w:t>
            </w:r>
            <w:r w:rsidR="00807A6D" w:rsidRPr="00D257D0">
              <w:rPr>
                <w:color w:val="000000"/>
                <w:sz w:val="16"/>
                <w:szCs w:val="16"/>
              </w:rPr>
              <w:t>ampaign Average</w:t>
            </w:r>
          </w:p>
          <w:p w14:paraId="3A3BCFFF"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Actual Duration</w:t>
            </w:r>
          </w:p>
          <w:p w14:paraId="23A74A25" w14:textId="77777777" w:rsidR="00807A6D" w:rsidRPr="00D257D0" w:rsidRDefault="00C04D6B" w:rsidP="009C5239">
            <w:pPr>
              <w:pStyle w:val="ListParagraph"/>
              <w:numPr>
                <w:ilvl w:val="0"/>
                <w:numId w:val="78"/>
              </w:numPr>
              <w:spacing w:before="60" w:after="60" w:line="240" w:lineRule="auto"/>
              <w:rPr>
                <w:color w:val="000000"/>
                <w:sz w:val="16"/>
                <w:szCs w:val="16"/>
              </w:rPr>
            </w:pPr>
            <w:r w:rsidRPr="00D257D0">
              <w:rPr>
                <w:b/>
                <w:color w:val="000000"/>
                <w:sz w:val="16"/>
                <w:szCs w:val="16"/>
              </w:rPr>
              <w:t>Summary of OBD pickup per pack:</w:t>
            </w:r>
            <w:r w:rsidRPr="00D257D0">
              <w:rPr>
                <w:color w:val="000000"/>
                <w:sz w:val="16"/>
                <w:szCs w:val="16"/>
              </w:rPr>
              <w:t xml:space="preserve"> </w:t>
            </w:r>
            <w:r w:rsidR="002F101B" w:rsidRPr="00D257D0">
              <w:rPr>
                <w:color w:val="000000"/>
                <w:sz w:val="16"/>
                <w:szCs w:val="16"/>
              </w:rPr>
              <w:t>The summary of OBD pick up</w:t>
            </w:r>
            <w:r w:rsidR="00807A6D" w:rsidRPr="00D257D0">
              <w:rPr>
                <w:color w:val="000000"/>
                <w:sz w:val="16"/>
                <w:szCs w:val="16"/>
              </w:rPr>
              <w:t xml:space="preserve"> per pack shall have fields as:</w:t>
            </w:r>
          </w:p>
          <w:p w14:paraId="63D4457B"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617A69EE"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Pack 1</w:t>
            </w:r>
          </w:p>
          <w:p w14:paraId="303EBF08"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Pack 2</w:t>
            </w:r>
          </w:p>
          <w:p w14:paraId="72335B23" w14:textId="77777777" w:rsidR="00807A6D" w:rsidRPr="00D257D0" w:rsidRDefault="00B94F00" w:rsidP="009C5239">
            <w:pPr>
              <w:pStyle w:val="ListParagraph"/>
              <w:numPr>
                <w:ilvl w:val="0"/>
                <w:numId w:val="78"/>
              </w:numPr>
              <w:spacing w:before="60" w:after="60" w:line="240" w:lineRule="auto"/>
              <w:rPr>
                <w:color w:val="000000"/>
                <w:sz w:val="16"/>
                <w:szCs w:val="16"/>
              </w:rPr>
            </w:pPr>
            <w:r w:rsidRPr="00D257D0">
              <w:rPr>
                <w:b/>
                <w:color w:val="000000"/>
                <w:sz w:val="16"/>
                <w:szCs w:val="16"/>
              </w:rPr>
              <w:t>Summary of call delivery status:</w:t>
            </w:r>
            <w:r w:rsidRPr="00D257D0">
              <w:rPr>
                <w:color w:val="000000"/>
                <w:sz w:val="16"/>
                <w:szCs w:val="16"/>
              </w:rPr>
              <w:t xml:space="preserve"> </w:t>
            </w:r>
            <w:r w:rsidR="002F101B" w:rsidRPr="00D257D0">
              <w:rPr>
                <w:color w:val="000000"/>
                <w:sz w:val="16"/>
                <w:szCs w:val="16"/>
              </w:rPr>
              <w:t>The summary of call delive</w:t>
            </w:r>
            <w:r w:rsidR="00807A6D" w:rsidRPr="00D257D0">
              <w:rPr>
                <w:color w:val="000000"/>
                <w:sz w:val="16"/>
                <w:szCs w:val="16"/>
              </w:rPr>
              <w:t>ry status shall have fields as:</w:t>
            </w:r>
          </w:p>
          <w:p w14:paraId="373C47A0"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Pack</w:t>
            </w:r>
          </w:p>
          <w:p w14:paraId="1E948CFC"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Total Messages Picked Up in Firs</w:t>
            </w:r>
            <w:r w:rsidR="00807A6D" w:rsidRPr="00D257D0">
              <w:rPr>
                <w:color w:val="000000"/>
                <w:sz w:val="16"/>
                <w:szCs w:val="16"/>
              </w:rPr>
              <w:t>t Attempt</w:t>
            </w:r>
          </w:p>
          <w:p w14:paraId="43F15A71"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Total Messages Not Picked</w:t>
            </w:r>
            <w:r w:rsidR="00807A6D" w:rsidRPr="00D257D0">
              <w:rPr>
                <w:color w:val="000000"/>
                <w:sz w:val="16"/>
                <w:szCs w:val="16"/>
              </w:rPr>
              <w:t xml:space="preserve"> Up/Delivered After All Retries</w:t>
            </w:r>
          </w:p>
          <w:p w14:paraId="1D27720D"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Average Number of Retr</w:t>
            </w:r>
            <w:r w:rsidR="00807A6D" w:rsidRPr="00D257D0">
              <w:rPr>
                <w:color w:val="000000"/>
                <w:sz w:val="16"/>
                <w:szCs w:val="16"/>
              </w:rPr>
              <w:t>ies before Message is Picked up</w:t>
            </w:r>
          </w:p>
          <w:p w14:paraId="0D4F1DC4"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Total Calls</w:t>
            </w:r>
          </w:p>
          <w:p w14:paraId="2F358ECB" w14:textId="77777777" w:rsidR="00807A6D"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The MSISDN wise underlying detail</w:t>
            </w:r>
            <w:r w:rsidR="00807A6D" w:rsidRPr="00D257D0">
              <w:rPr>
                <w:color w:val="000000"/>
                <w:sz w:val="16"/>
                <w:szCs w:val="16"/>
              </w:rPr>
              <w:t>ed report shall have fields as:</w:t>
            </w:r>
          </w:p>
          <w:p w14:paraId="34B3CA21"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MSISDN</w:t>
            </w:r>
          </w:p>
          <w:p w14:paraId="705E194B"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 xml:space="preserve">No. Of </w:t>
            </w:r>
            <w:r w:rsidR="00807A6D" w:rsidRPr="00D257D0">
              <w:rPr>
                <w:color w:val="000000"/>
                <w:sz w:val="16"/>
                <w:szCs w:val="16"/>
              </w:rPr>
              <w:t>Messages Delivered Successfully</w:t>
            </w:r>
          </w:p>
          <w:p w14:paraId="64FD531F"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OBD Calls Not</w:t>
            </w:r>
            <w:r w:rsidR="00807A6D" w:rsidRPr="00D257D0">
              <w:rPr>
                <w:color w:val="000000"/>
                <w:sz w:val="16"/>
                <w:szCs w:val="16"/>
              </w:rPr>
              <w:t xml:space="preserve"> Listened To After All Retries </w:t>
            </w:r>
          </w:p>
          <w:p w14:paraId="656AB649"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No. Of Not Answered</w:t>
            </w:r>
          </w:p>
          <w:p w14:paraId="49DFE92F"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No. Of Not Delivered</w:t>
            </w:r>
          </w:p>
          <w:p w14:paraId="2E0181AC"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No. Of Switched Off</w:t>
            </w:r>
          </w:p>
          <w:p w14:paraId="0AD875E9"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Total Retries</w:t>
            </w:r>
          </w:p>
          <w:p w14:paraId="2D3017A1" w14:textId="77777777" w:rsidR="00807A6D"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The call wise underlying detail</w:t>
            </w:r>
            <w:r w:rsidR="00807A6D" w:rsidRPr="00D257D0">
              <w:rPr>
                <w:color w:val="000000"/>
                <w:sz w:val="16"/>
                <w:szCs w:val="16"/>
              </w:rPr>
              <w:t>ed report shall have fields as:</w:t>
            </w:r>
          </w:p>
          <w:p w14:paraId="290746DE"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Subscription Id</w:t>
            </w:r>
          </w:p>
          <w:p w14:paraId="17368226"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MSISDN</w:t>
            </w:r>
          </w:p>
          <w:p w14:paraId="212BBAEE"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Call Status</w:t>
            </w:r>
          </w:p>
          <w:p w14:paraId="25AF0F1C"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Duration (seconds)</w:t>
            </w:r>
          </w:p>
          <w:p w14:paraId="47E3660F"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Operator</w:t>
            </w:r>
          </w:p>
          <w:p w14:paraId="79CF32D3"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Subscription Pack</w:t>
            </w:r>
          </w:p>
          <w:p w14:paraId="1CDDBFA4" w14:textId="77777777" w:rsidR="00807A6D"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Perc</w:t>
            </w:r>
            <w:r w:rsidR="00807A6D" w:rsidRPr="00D257D0">
              <w:rPr>
                <w:color w:val="000000"/>
                <w:sz w:val="16"/>
                <w:szCs w:val="16"/>
              </w:rPr>
              <w:t>entage Listened</w:t>
            </w:r>
          </w:p>
          <w:p w14:paraId="020DBB24"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63D10F45"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Language</w:t>
            </w:r>
          </w:p>
          <w:p w14:paraId="6643B6F0"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Start Date</w:t>
            </w:r>
          </w:p>
          <w:p w14:paraId="4ECE031B"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Start Time</w:t>
            </w:r>
          </w:p>
          <w:p w14:paraId="505A0E8E" w14:textId="77777777" w:rsidR="00807A6D" w:rsidRPr="00D257D0" w:rsidRDefault="00807A6D" w:rsidP="009C5239">
            <w:pPr>
              <w:pStyle w:val="ListParagraph"/>
              <w:numPr>
                <w:ilvl w:val="1"/>
                <w:numId w:val="78"/>
              </w:numPr>
              <w:spacing w:before="60" w:after="60" w:line="240" w:lineRule="auto"/>
              <w:rPr>
                <w:color w:val="000000"/>
                <w:sz w:val="16"/>
                <w:szCs w:val="16"/>
              </w:rPr>
            </w:pPr>
            <w:r w:rsidRPr="00D257D0">
              <w:rPr>
                <w:color w:val="000000"/>
                <w:sz w:val="16"/>
                <w:szCs w:val="16"/>
              </w:rPr>
              <w:t>End Date</w:t>
            </w:r>
          </w:p>
          <w:p w14:paraId="29ED3F12" w14:textId="77777777" w:rsidR="002F101B" w:rsidRPr="00D257D0" w:rsidRDefault="002F101B" w:rsidP="009C5239">
            <w:pPr>
              <w:pStyle w:val="ListParagraph"/>
              <w:numPr>
                <w:ilvl w:val="1"/>
                <w:numId w:val="78"/>
              </w:numPr>
              <w:spacing w:before="60" w:after="60" w:line="240" w:lineRule="auto"/>
              <w:rPr>
                <w:color w:val="000000"/>
                <w:sz w:val="16"/>
                <w:szCs w:val="16"/>
              </w:rPr>
            </w:pPr>
            <w:r w:rsidRPr="00D257D0">
              <w:rPr>
                <w:color w:val="000000"/>
                <w:sz w:val="16"/>
                <w:szCs w:val="16"/>
              </w:rPr>
              <w:t>End Time</w:t>
            </w:r>
          </w:p>
        </w:tc>
      </w:tr>
      <w:tr w:rsidR="002F101B" w:rsidRPr="00D257D0" w14:paraId="5FFFA7C9" w14:textId="77777777" w:rsidTr="00ED3F3A">
        <w:trPr>
          <w:trHeight w:val="70"/>
        </w:trPr>
        <w:tc>
          <w:tcPr>
            <w:tcW w:w="1951" w:type="dxa"/>
          </w:tcPr>
          <w:p w14:paraId="4E61BB4E"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pack completion report</w:t>
            </w:r>
          </w:p>
        </w:tc>
        <w:tc>
          <w:tcPr>
            <w:tcW w:w="7229" w:type="dxa"/>
            <w:vAlign w:val="bottom"/>
          </w:tcPr>
          <w:p w14:paraId="165B6D6A" w14:textId="77777777" w:rsidR="00293C13"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completed packs. The reports should have op</w:t>
            </w:r>
            <w:r w:rsidR="00293C13" w:rsidRPr="00D257D0">
              <w:rPr>
                <w:color w:val="000000"/>
                <w:sz w:val="16"/>
                <w:szCs w:val="16"/>
              </w:rPr>
              <w:t>tion of generating data as per:</w:t>
            </w:r>
          </w:p>
          <w:p w14:paraId="4C813953"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1480F960" w14:textId="77777777" w:rsidR="00E201E9"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32EB91A5" w14:textId="77777777" w:rsidR="00293C13" w:rsidRPr="00D257D0" w:rsidRDefault="00E201E9" w:rsidP="009C5239">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123F4282"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1FE7275B" w14:textId="77777777" w:rsidR="009C5239" w:rsidRPr="00D257D0" w:rsidRDefault="009C5239" w:rsidP="009C5239">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01DD9565" w14:textId="16167A4B" w:rsidR="006E3C3E" w:rsidRPr="00D257D0" w:rsidRDefault="00F025B5" w:rsidP="009C5239">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2CB8F42C" w14:textId="77777777" w:rsidR="00293C13" w:rsidRPr="00D257D0" w:rsidRDefault="006E3C3E" w:rsidP="009C5239">
            <w:pPr>
              <w:pStyle w:val="ListParagraph"/>
              <w:numPr>
                <w:ilvl w:val="0"/>
                <w:numId w:val="78"/>
              </w:numPr>
              <w:spacing w:before="60" w:after="60" w:line="240" w:lineRule="auto"/>
              <w:rPr>
                <w:color w:val="000000"/>
                <w:sz w:val="16"/>
                <w:szCs w:val="16"/>
              </w:rPr>
            </w:pPr>
            <w:r w:rsidRPr="00D257D0">
              <w:rPr>
                <w:color w:val="000000"/>
                <w:sz w:val="16"/>
                <w:szCs w:val="16"/>
              </w:rPr>
              <w:t>PHC</w:t>
            </w:r>
          </w:p>
          <w:p w14:paraId="4E7C0378" w14:textId="77777777" w:rsidR="00293C13" w:rsidRPr="00D257D0" w:rsidRDefault="00F43CEF" w:rsidP="009C5239">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069DE804" w14:textId="77777777" w:rsidR="00293C13" w:rsidRPr="00D257D0" w:rsidRDefault="002F101B" w:rsidP="00293C13">
            <w:pPr>
              <w:spacing w:before="60" w:after="60" w:line="240" w:lineRule="auto"/>
              <w:rPr>
                <w:color w:val="000000"/>
                <w:sz w:val="16"/>
                <w:szCs w:val="16"/>
              </w:rPr>
            </w:pPr>
            <w:r w:rsidRPr="00D257D0">
              <w:rPr>
                <w:color w:val="000000"/>
                <w:sz w:val="16"/>
                <w:szCs w:val="16"/>
              </w:rPr>
              <w:t>T</w:t>
            </w:r>
            <w:r w:rsidR="00293C13" w:rsidRPr="00D257D0">
              <w:rPr>
                <w:color w:val="000000"/>
                <w:sz w:val="16"/>
                <w:szCs w:val="16"/>
              </w:rPr>
              <w:t>he report shall have fields as:</w:t>
            </w:r>
          </w:p>
          <w:p w14:paraId="72DA97A0"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46F7BB7A"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&lt; 25 %</w:t>
            </w:r>
          </w:p>
          <w:p w14:paraId="28E015F5"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25 % - 50 %</w:t>
            </w:r>
          </w:p>
          <w:p w14:paraId="37B71B4A"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 xml:space="preserve">51 % - 75 % </w:t>
            </w:r>
          </w:p>
          <w:p w14:paraId="069EC412" w14:textId="77777777" w:rsidR="00293C13" w:rsidRPr="00D257D0" w:rsidRDefault="00293C13" w:rsidP="009C5239">
            <w:pPr>
              <w:pStyle w:val="ListParagraph"/>
              <w:numPr>
                <w:ilvl w:val="0"/>
                <w:numId w:val="78"/>
              </w:numPr>
              <w:spacing w:before="60" w:after="60" w:line="240" w:lineRule="auto"/>
              <w:rPr>
                <w:color w:val="000000"/>
                <w:sz w:val="16"/>
                <w:szCs w:val="16"/>
              </w:rPr>
            </w:pPr>
            <w:r w:rsidRPr="00D257D0">
              <w:rPr>
                <w:color w:val="000000"/>
                <w:sz w:val="16"/>
                <w:szCs w:val="16"/>
              </w:rPr>
              <w:t>76% - 100%</w:t>
            </w:r>
          </w:p>
          <w:p w14:paraId="13D4A662" w14:textId="77777777" w:rsidR="002F101B"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Total</w:t>
            </w:r>
          </w:p>
        </w:tc>
      </w:tr>
      <w:tr w:rsidR="002F101B" w:rsidRPr="00D257D0" w14:paraId="7E6B8E09" w14:textId="77777777" w:rsidTr="00ED3F3A">
        <w:trPr>
          <w:trHeight w:val="70"/>
        </w:trPr>
        <w:tc>
          <w:tcPr>
            <w:tcW w:w="1951" w:type="dxa"/>
          </w:tcPr>
          <w:p w14:paraId="6DD4ADF9"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popular days and time slot report</w:t>
            </w:r>
          </w:p>
        </w:tc>
        <w:tc>
          <w:tcPr>
            <w:tcW w:w="7229" w:type="dxa"/>
          </w:tcPr>
          <w:p w14:paraId="13230F23" w14:textId="77777777" w:rsidR="00101C74"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call deliveries in respective hourly time slots. The reports should have op</w:t>
            </w:r>
            <w:r w:rsidR="00101C74" w:rsidRPr="00D257D0">
              <w:rPr>
                <w:color w:val="000000"/>
                <w:sz w:val="16"/>
                <w:szCs w:val="16"/>
              </w:rPr>
              <w:t>tion of generating data as per:</w:t>
            </w:r>
          </w:p>
          <w:p w14:paraId="430877EC" w14:textId="77777777" w:rsidR="00101C74" w:rsidRPr="00D257D0" w:rsidRDefault="00101C74" w:rsidP="009C5239">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36ED7A24" w14:textId="77777777" w:rsidR="00101C74" w:rsidRPr="00D257D0" w:rsidRDefault="00101C74"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4F739603" w14:textId="77777777" w:rsidR="00101C74" w:rsidRPr="00D257D0" w:rsidRDefault="00101C74" w:rsidP="009C5239">
            <w:pPr>
              <w:pStyle w:val="ListParagraph"/>
              <w:numPr>
                <w:ilvl w:val="0"/>
                <w:numId w:val="78"/>
              </w:numPr>
              <w:spacing w:before="60" w:after="60" w:line="240" w:lineRule="auto"/>
              <w:rPr>
                <w:color w:val="000000"/>
                <w:sz w:val="16"/>
                <w:szCs w:val="16"/>
              </w:rPr>
            </w:pPr>
            <w:r w:rsidRPr="00D257D0">
              <w:rPr>
                <w:color w:val="000000"/>
                <w:sz w:val="16"/>
                <w:szCs w:val="16"/>
              </w:rPr>
              <w:t>Pack</w:t>
            </w:r>
          </w:p>
          <w:p w14:paraId="204ED040" w14:textId="77777777" w:rsidR="00E201E9" w:rsidRPr="00D257D0" w:rsidRDefault="00E201E9" w:rsidP="009C5239">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0A97F4F4" w14:textId="77777777" w:rsidR="00101C74" w:rsidRPr="00D257D0" w:rsidRDefault="00101C74" w:rsidP="009C5239">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029CF5FB" w14:textId="77777777" w:rsidR="009C5239" w:rsidRPr="00D257D0" w:rsidRDefault="009C5239" w:rsidP="009C5239">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5A9560A5" w14:textId="775E47D0" w:rsidR="006E3C3E" w:rsidRPr="00D257D0" w:rsidRDefault="00F025B5" w:rsidP="009C5239">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2FA97834" w14:textId="77777777" w:rsidR="00101C74" w:rsidRPr="00D257D0" w:rsidRDefault="006E3C3E" w:rsidP="009C5239">
            <w:pPr>
              <w:pStyle w:val="ListParagraph"/>
              <w:numPr>
                <w:ilvl w:val="0"/>
                <w:numId w:val="78"/>
              </w:numPr>
              <w:spacing w:before="60" w:after="60" w:line="240" w:lineRule="auto"/>
              <w:rPr>
                <w:color w:val="000000"/>
                <w:sz w:val="16"/>
                <w:szCs w:val="16"/>
              </w:rPr>
            </w:pPr>
            <w:r w:rsidRPr="00D257D0">
              <w:rPr>
                <w:color w:val="000000"/>
                <w:sz w:val="16"/>
                <w:szCs w:val="16"/>
              </w:rPr>
              <w:t>PHC</w:t>
            </w:r>
          </w:p>
          <w:p w14:paraId="137540B4" w14:textId="77777777" w:rsidR="00101C74" w:rsidRPr="00D257D0" w:rsidRDefault="00F43CEF" w:rsidP="009C5239">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143FFCC1" w14:textId="77777777" w:rsidR="00101C74" w:rsidRPr="00D257D0" w:rsidRDefault="002F101B" w:rsidP="00101C74">
            <w:pPr>
              <w:spacing w:before="60" w:after="60" w:line="240" w:lineRule="auto"/>
              <w:rPr>
                <w:color w:val="000000"/>
                <w:sz w:val="16"/>
                <w:szCs w:val="16"/>
              </w:rPr>
            </w:pPr>
            <w:r w:rsidRPr="00D257D0">
              <w:rPr>
                <w:color w:val="000000"/>
                <w:sz w:val="16"/>
                <w:szCs w:val="16"/>
              </w:rPr>
              <w:t xml:space="preserve">This report shall have percentage (success/ total attempt) summary as per </w:t>
            </w:r>
            <w:r w:rsidR="00101C74" w:rsidRPr="00D257D0">
              <w:rPr>
                <w:color w:val="000000"/>
                <w:sz w:val="16"/>
                <w:szCs w:val="16"/>
              </w:rPr>
              <w:t>following fields:</w:t>
            </w:r>
          </w:p>
          <w:p w14:paraId="75D036E6" w14:textId="77777777" w:rsidR="00101C74" w:rsidRPr="00D257D0" w:rsidRDefault="00101C74" w:rsidP="009C5239">
            <w:pPr>
              <w:pStyle w:val="ListParagraph"/>
              <w:numPr>
                <w:ilvl w:val="0"/>
                <w:numId w:val="78"/>
              </w:numPr>
              <w:spacing w:before="60" w:after="60" w:line="240" w:lineRule="auto"/>
              <w:rPr>
                <w:color w:val="000000"/>
                <w:sz w:val="16"/>
                <w:szCs w:val="16"/>
              </w:rPr>
            </w:pPr>
            <w:r w:rsidRPr="00D257D0">
              <w:rPr>
                <w:color w:val="000000"/>
                <w:sz w:val="16"/>
                <w:szCs w:val="16"/>
              </w:rPr>
              <w:t>Day</w:t>
            </w:r>
          </w:p>
          <w:p w14:paraId="4FD71E00" w14:textId="77777777" w:rsidR="00101C74"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15 column of ho</w:t>
            </w:r>
            <w:r w:rsidR="00101C74" w:rsidRPr="00D257D0">
              <w:rPr>
                <w:color w:val="000000"/>
                <w:sz w:val="16"/>
                <w:szCs w:val="16"/>
              </w:rPr>
              <w:t>urly time slot (7:00 to 22:00)</w:t>
            </w:r>
          </w:p>
          <w:p w14:paraId="0AA6B700" w14:textId="77777777" w:rsidR="00101C74" w:rsidRPr="00D257D0" w:rsidRDefault="002F101B" w:rsidP="00101C74">
            <w:pPr>
              <w:spacing w:before="60" w:after="60" w:line="240" w:lineRule="auto"/>
              <w:rPr>
                <w:color w:val="000000"/>
                <w:sz w:val="16"/>
                <w:szCs w:val="16"/>
              </w:rPr>
            </w:pPr>
            <w:r w:rsidRPr="00D257D0">
              <w:rPr>
                <w:color w:val="000000"/>
                <w:sz w:val="16"/>
                <w:szCs w:val="16"/>
              </w:rPr>
              <w:t>The underlying detailed repo</w:t>
            </w:r>
            <w:r w:rsidR="00101C74" w:rsidRPr="00D257D0">
              <w:rPr>
                <w:color w:val="000000"/>
                <w:sz w:val="16"/>
                <w:szCs w:val="16"/>
              </w:rPr>
              <w:t>rt shall have following fields:</w:t>
            </w:r>
          </w:p>
          <w:p w14:paraId="38C73C0A"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14:paraId="4E571895"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MSISDN</w:t>
            </w:r>
          </w:p>
          <w:p w14:paraId="7E56FADF"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Call Status</w:t>
            </w:r>
          </w:p>
          <w:p w14:paraId="69E328AE" w14:textId="77777777" w:rsidR="00065D41"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A</w:t>
            </w:r>
            <w:r w:rsidR="00065D41" w:rsidRPr="00D257D0">
              <w:rPr>
                <w:color w:val="000000"/>
                <w:sz w:val="16"/>
                <w:szCs w:val="16"/>
              </w:rPr>
              <w:t xml:space="preserve">ttempt no. </w:t>
            </w:r>
            <w:proofErr w:type="gramStart"/>
            <w:r w:rsidR="00065D41" w:rsidRPr="00D257D0">
              <w:rPr>
                <w:color w:val="000000"/>
                <w:sz w:val="16"/>
                <w:szCs w:val="16"/>
              </w:rPr>
              <w:t>in</w:t>
            </w:r>
            <w:proofErr w:type="gramEnd"/>
            <w:r w:rsidR="00065D41" w:rsidRPr="00D257D0">
              <w:rPr>
                <w:color w:val="000000"/>
                <w:sz w:val="16"/>
                <w:szCs w:val="16"/>
              </w:rPr>
              <w:t xml:space="preserve"> that week</w:t>
            </w:r>
          </w:p>
          <w:p w14:paraId="4A9C9C2A" w14:textId="77777777" w:rsidR="00065D41" w:rsidRPr="00D257D0" w:rsidRDefault="00065D41" w:rsidP="009C5239">
            <w:pPr>
              <w:pStyle w:val="ListParagraph"/>
              <w:numPr>
                <w:ilvl w:val="0"/>
                <w:numId w:val="78"/>
              </w:numPr>
              <w:spacing w:before="60" w:after="60" w:line="240" w:lineRule="auto"/>
              <w:rPr>
                <w:color w:val="000000"/>
                <w:sz w:val="16"/>
                <w:szCs w:val="16"/>
              </w:rPr>
            </w:pPr>
            <w:proofErr w:type="gramStart"/>
            <w:r w:rsidRPr="00D257D0">
              <w:rPr>
                <w:color w:val="000000"/>
                <w:sz w:val="16"/>
                <w:szCs w:val="16"/>
              </w:rPr>
              <w:t>Duration(</w:t>
            </w:r>
            <w:proofErr w:type="gramEnd"/>
            <w:r w:rsidRPr="00D257D0">
              <w:rPr>
                <w:color w:val="000000"/>
                <w:sz w:val="16"/>
                <w:szCs w:val="16"/>
              </w:rPr>
              <w:t xml:space="preserve">In </w:t>
            </w:r>
            <w:proofErr w:type="spellStart"/>
            <w:r w:rsidRPr="00D257D0">
              <w:rPr>
                <w:color w:val="000000"/>
                <w:sz w:val="16"/>
                <w:szCs w:val="16"/>
              </w:rPr>
              <w:t>Secs</w:t>
            </w:r>
            <w:proofErr w:type="spellEnd"/>
            <w:r w:rsidRPr="00D257D0">
              <w:rPr>
                <w:color w:val="000000"/>
                <w:sz w:val="16"/>
                <w:szCs w:val="16"/>
              </w:rPr>
              <w:t>)</w:t>
            </w:r>
          </w:p>
          <w:p w14:paraId="751FC1E2"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5E5DF801"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Language</w:t>
            </w:r>
          </w:p>
          <w:p w14:paraId="560036C6"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61421FCC" w14:textId="77777777" w:rsidR="00065D41"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Percentage Lis</w:t>
            </w:r>
            <w:r w:rsidR="00065D41" w:rsidRPr="00D257D0">
              <w:rPr>
                <w:color w:val="000000"/>
                <w:sz w:val="16"/>
                <w:szCs w:val="16"/>
              </w:rPr>
              <w:t>tened</w:t>
            </w:r>
          </w:p>
          <w:p w14:paraId="40CAB518"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Campaign ID</w:t>
            </w:r>
          </w:p>
          <w:p w14:paraId="3B922758"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Start Date</w:t>
            </w:r>
          </w:p>
          <w:p w14:paraId="70FC3BB3"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Start Time</w:t>
            </w:r>
          </w:p>
          <w:p w14:paraId="178B2EFA" w14:textId="77777777" w:rsidR="00065D41" w:rsidRPr="00D257D0" w:rsidRDefault="00065D41" w:rsidP="009C5239">
            <w:pPr>
              <w:pStyle w:val="ListParagraph"/>
              <w:numPr>
                <w:ilvl w:val="0"/>
                <w:numId w:val="78"/>
              </w:numPr>
              <w:spacing w:before="60" w:after="60" w:line="240" w:lineRule="auto"/>
              <w:rPr>
                <w:color w:val="000000"/>
                <w:sz w:val="16"/>
                <w:szCs w:val="16"/>
              </w:rPr>
            </w:pPr>
            <w:r w:rsidRPr="00D257D0">
              <w:rPr>
                <w:color w:val="000000"/>
                <w:sz w:val="16"/>
                <w:szCs w:val="16"/>
              </w:rPr>
              <w:t>End Date</w:t>
            </w:r>
          </w:p>
          <w:p w14:paraId="5195E47E" w14:textId="77777777" w:rsidR="002F101B" w:rsidRPr="00D257D0" w:rsidRDefault="002F101B" w:rsidP="009C5239">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14:paraId="40BCCCC7" w14:textId="77777777" w:rsidTr="00ED3F3A">
        <w:trPr>
          <w:trHeight w:val="70"/>
        </w:trPr>
        <w:tc>
          <w:tcPr>
            <w:tcW w:w="1951" w:type="dxa"/>
          </w:tcPr>
          <w:p w14:paraId="7F34EE6B"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deactivation report</w:t>
            </w:r>
          </w:p>
        </w:tc>
        <w:tc>
          <w:tcPr>
            <w:tcW w:w="7229" w:type="dxa"/>
          </w:tcPr>
          <w:p w14:paraId="2CAB8884" w14:textId="77777777" w:rsidR="00065D41" w:rsidRPr="00D257D0" w:rsidRDefault="002F101B" w:rsidP="00205BDA">
            <w:pPr>
              <w:spacing w:before="60" w:after="60" w:line="240" w:lineRule="auto"/>
              <w:rPr>
                <w:color w:val="000000"/>
                <w:sz w:val="16"/>
                <w:szCs w:val="16"/>
              </w:rPr>
            </w:pPr>
            <w:r w:rsidRPr="00D257D0">
              <w:rPr>
                <w:color w:val="000000"/>
                <w:sz w:val="16"/>
                <w:szCs w:val="16"/>
              </w:rPr>
              <w:t>This report shall have all the deactivations happened the given date range.</w:t>
            </w:r>
            <w:r w:rsidRPr="00D257D0">
              <w:rPr>
                <w:color w:val="000000"/>
                <w:sz w:val="16"/>
                <w:szCs w:val="16"/>
              </w:rPr>
              <w:br/>
              <w:t>The reports should have op</w:t>
            </w:r>
            <w:r w:rsidR="00065D41" w:rsidRPr="00D257D0">
              <w:rPr>
                <w:color w:val="000000"/>
                <w:sz w:val="16"/>
                <w:szCs w:val="16"/>
              </w:rPr>
              <w:t>tion of generating data as per:</w:t>
            </w:r>
          </w:p>
          <w:p w14:paraId="4BA0FD5B"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Date range</w:t>
            </w:r>
          </w:p>
          <w:p w14:paraId="7A2457E2"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Operator</w:t>
            </w:r>
          </w:p>
          <w:p w14:paraId="5F4C7269"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Pack</w:t>
            </w:r>
          </w:p>
          <w:p w14:paraId="12CE02FC" w14:textId="77777777" w:rsidR="00E201E9" w:rsidRPr="00D257D0" w:rsidRDefault="00E201E9" w:rsidP="009C5239">
            <w:pPr>
              <w:pStyle w:val="ListParagraph"/>
              <w:numPr>
                <w:ilvl w:val="0"/>
                <w:numId w:val="89"/>
              </w:numPr>
              <w:spacing w:before="60" w:after="60" w:line="240" w:lineRule="auto"/>
              <w:rPr>
                <w:color w:val="000000"/>
                <w:sz w:val="16"/>
                <w:szCs w:val="16"/>
              </w:rPr>
            </w:pPr>
            <w:r w:rsidRPr="00D257D0">
              <w:rPr>
                <w:color w:val="000000"/>
                <w:sz w:val="16"/>
                <w:szCs w:val="16"/>
              </w:rPr>
              <w:t>State</w:t>
            </w:r>
          </w:p>
          <w:p w14:paraId="0455330D"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District</w:t>
            </w:r>
          </w:p>
          <w:p w14:paraId="5394215C" w14:textId="77777777" w:rsidR="009C5239" w:rsidRPr="00D257D0" w:rsidRDefault="009C5239" w:rsidP="009C5239">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14:paraId="74D0A3A1" w14:textId="200C2B57" w:rsidR="006E3C3E" w:rsidRPr="00D257D0" w:rsidRDefault="00F025B5" w:rsidP="009C5239">
            <w:pPr>
              <w:pStyle w:val="ListParagraph"/>
              <w:numPr>
                <w:ilvl w:val="0"/>
                <w:numId w:val="89"/>
              </w:numPr>
              <w:spacing w:before="60" w:after="60" w:line="240" w:lineRule="auto"/>
              <w:rPr>
                <w:color w:val="000000"/>
                <w:sz w:val="16"/>
                <w:szCs w:val="16"/>
              </w:rPr>
            </w:pPr>
            <w:r w:rsidRPr="00D257D0">
              <w:rPr>
                <w:color w:val="000000"/>
                <w:sz w:val="16"/>
                <w:szCs w:val="16"/>
              </w:rPr>
              <w:t>Health block</w:t>
            </w:r>
          </w:p>
          <w:p w14:paraId="03225632" w14:textId="77777777" w:rsidR="00065D41" w:rsidRPr="00D257D0" w:rsidRDefault="006E3C3E" w:rsidP="009C5239">
            <w:pPr>
              <w:pStyle w:val="ListParagraph"/>
              <w:numPr>
                <w:ilvl w:val="0"/>
                <w:numId w:val="89"/>
              </w:numPr>
              <w:spacing w:before="60" w:after="60" w:line="240" w:lineRule="auto"/>
              <w:rPr>
                <w:color w:val="000000"/>
                <w:sz w:val="16"/>
                <w:szCs w:val="16"/>
              </w:rPr>
            </w:pPr>
            <w:r w:rsidRPr="00D257D0">
              <w:rPr>
                <w:color w:val="000000"/>
                <w:sz w:val="16"/>
                <w:szCs w:val="16"/>
              </w:rPr>
              <w:t>PHC</w:t>
            </w:r>
          </w:p>
          <w:p w14:paraId="575175A2" w14:textId="77777777" w:rsidR="00065D41" w:rsidRPr="00D257D0" w:rsidRDefault="00F43CEF" w:rsidP="009C5239">
            <w:pPr>
              <w:pStyle w:val="ListParagraph"/>
              <w:numPr>
                <w:ilvl w:val="0"/>
                <w:numId w:val="89"/>
              </w:numPr>
              <w:spacing w:before="60" w:after="60" w:line="240" w:lineRule="auto"/>
              <w:rPr>
                <w:color w:val="000000"/>
                <w:sz w:val="16"/>
                <w:szCs w:val="16"/>
              </w:rPr>
            </w:pPr>
            <w:r w:rsidRPr="00D257D0">
              <w:rPr>
                <w:color w:val="000000"/>
                <w:sz w:val="16"/>
                <w:szCs w:val="16"/>
              </w:rPr>
              <w:t>Village</w:t>
            </w:r>
          </w:p>
          <w:p w14:paraId="6B1AADE7" w14:textId="77777777" w:rsidR="00065D41" w:rsidRPr="00D257D0" w:rsidRDefault="002F101B" w:rsidP="00065D41">
            <w:pPr>
              <w:spacing w:before="60" w:after="60" w:line="240" w:lineRule="auto"/>
              <w:rPr>
                <w:color w:val="000000"/>
                <w:sz w:val="16"/>
                <w:szCs w:val="16"/>
              </w:rPr>
            </w:pPr>
            <w:r w:rsidRPr="00D257D0">
              <w:rPr>
                <w:color w:val="000000"/>
                <w:sz w:val="16"/>
                <w:szCs w:val="16"/>
              </w:rPr>
              <w:t>The summa</w:t>
            </w:r>
            <w:r w:rsidR="00065D41" w:rsidRPr="00D257D0">
              <w:rPr>
                <w:color w:val="000000"/>
                <w:sz w:val="16"/>
                <w:szCs w:val="16"/>
              </w:rPr>
              <w:t>ry report shall have fields as:</w:t>
            </w:r>
          </w:p>
          <w:p w14:paraId="798E76E4"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Subscription Packs</w:t>
            </w:r>
          </w:p>
          <w:p w14:paraId="69741252"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Total Deactivations</w:t>
            </w:r>
          </w:p>
          <w:p w14:paraId="24EFB99E" w14:textId="77777777" w:rsidR="00065D41" w:rsidRPr="00D257D0" w:rsidRDefault="002F101B" w:rsidP="009C5239">
            <w:pPr>
              <w:pStyle w:val="ListParagraph"/>
              <w:numPr>
                <w:ilvl w:val="0"/>
                <w:numId w:val="89"/>
              </w:numPr>
              <w:spacing w:before="60" w:after="60" w:line="240" w:lineRule="auto"/>
              <w:rPr>
                <w:color w:val="000000"/>
                <w:sz w:val="16"/>
                <w:szCs w:val="16"/>
              </w:rPr>
            </w:pPr>
            <w:r w:rsidRPr="00D257D0">
              <w:rPr>
                <w:color w:val="000000"/>
                <w:sz w:val="16"/>
                <w:szCs w:val="16"/>
              </w:rPr>
              <w:t xml:space="preserve">User </w:t>
            </w:r>
            <w:proofErr w:type="spellStart"/>
            <w:r w:rsidRPr="00D257D0">
              <w:rPr>
                <w:color w:val="000000"/>
                <w:sz w:val="16"/>
                <w:szCs w:val="16"/>
              </w:rPr>
              <w:t>Unsubscription</w:t>
            </w:r>
            <w:proofErr w:type="spellEnd"/>
            <w:r w:rsidRPr="00D257D0">
              <w:rPr>
                <w:color w:val="000000"/>
                <w:sz w:val="16"/>
                <w:szCs w:val="16"/>
              </w:rPr>
              <w:br/>
              <w:t>The detailed underlyi</w:t>
            </w:r>
            <w:r w:rsidR="00065D41" w:rsidRPr="00D257D0">
              <w:rPr>
                <w:color w:val="000000"/>
                <w:sz w:val="16"/>
                <w:szCs w:val="16"/>
              </w:rPr>
              <w:t>ng report shall have fields as:</w:t>
            </w:r>
          </w:p>
          <w:p w14:paraId="1BB0B678"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Subscription Id</w:t>
            </w:r>
          </w:p>
          <w:p w14:paraId="6554EBCA"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MSISDN</w:t>
            </w:r>
          </w:p>
          <w:p w14:paraId="05E68831"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Subscription Status</w:t>
            </w:r>
          </w:p>
          <w:p w14:paraId="7803712D" w14:textId="77777777" w:rsidR="00065D41" w:rsidRPr="00D257D0" w:rsidRDefault="002F101B" w:rsidP="009C5239">
            <w:pPr>
              <w:pStyle w:val="ListParagraph"/>
              <w:numPr>
                <w:ilvl w:val="0"/>
                <w:numId w:val="89"/>
              </w:numPr>
              <w:spacing w:before="60" w:after="60" w:line="240" w:lineRule="auto"/>
              <w:rPr>
                <w:color w:val="000000"/>
                <w:sz w:val="16"/>
                <w:szCs w:val="16"/>
              </w:rPr>
            </w:pPr>
            <w:r w:rsidRPr="00D257D0">
              <w:rPr>
                <w:color w:val="000000"/>
                <w:sz w:val="16"/>
                <w:szCs w:val="16"/>
              </w:rPr>
              <w:t>As Of Date</w:t>
            </w:r>
          </w:p>
          <w:p w14:paraId="3719C016"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Subscription Pack</w:t>
            </w:r>
          </w:p>
          <w:p w14:paraId="71EAE5D4"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Operator</w:t>
            </w:r>
          </w:p>
          <w:p w14:paraId="5B7FEE0D"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Beneficiary Name</w:t>
            </w:r>
          </w:p>
          <w:p w14:paraId="55DC4243"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Beneficiary Age</w:t>
            </w:r>
          </w:p>
          <w:p w14:paraId="7DE6E080" w14:textId="77777777" w:rsidR="00065D41" w:rsidRPr="00D257D0" w:rsidRDefault="00E201E9" w:rsidP="009C5239">
            <w:pPr>
              <w:pStyle w:val="ListParagraph"/>
              <w:numPr>
                <w:ilvl w:val="0"/>
                <w:numId w:val="89"/>
              </w:numPr>
              <w:spacing w:before="60" w:after="60" w:line="240" w:lineRule="auto"/>
              <w:rPr>
                <w:color w:val="000000"/>
                <w:sz w:val="16"/>
                <w:szCs w:val="16"/>
              </w:rPr>
            </w:pPr>
            <w:r w:rsidRPr="00D257D0">
              <w:rPr>
                <w:color w:val="000000"/>
                <w:sz w:val="16"/>
                <w:szCs w:val="16"/>
              </w:rPr>
              <w:t>State</w:t>
            </w:r>
          </w:p>
          <w:p w14:paraId="1D3F7860" w14:textId="77777777" w:rsidR="00065D41" w:rsidRPr="00D257D0" w:rsidRDefault="00065D41" w:rsidP="009C5239">
            <w:pPr>
              <w:pStyle w:val="ListParagraph"/>
              <w:numPr>
                <w:ilvl w:val="0"/>
                <w:numId w:val="89"/>
              </w:numPr>
              <w:spacing w:before="60" w:after="60" w:line="240" w:lineRule="auto"/>
              <w:rPr>
                <w:color w:val="000000"/>
                <w:sz w:val="16"/>
                <w:szCs w:val="16"/>
              </w:rPr>
            </w:pPr>
            <w:r w:rsidRPr="00D257D0">
              <w:rPr>
                <w:color w:val="000000"/>
                <w:sz w:val="16"/>
                <w:szCs w:val="16"/>
              </w:rPr>
              <w:t>District</w:t>
            </w:r>
          </w:p>
          <w:p w14:paraId="26F9C7AE" w14:textId="77777777" w:rsidR="009C5239" w:rsidRPr="00D257D0" w:rsidRDefault="009C5239" w:rsidP="009C5239">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14:paraId="576E18A7" w14:textId="0DE760A8" w:rsidR="00065D41" w:rsidRPr="00D257D0" w:rsidRDefault="00F025B5" w:rsidP="009C5239">
            <w:pPr>
              <w:pStyle w:val="ListParagraph"/>
              <w:numPr>
                <w:ilvl w:val="0"/>
                <w:numId w:val="89"/>
              </w:numPr>
              <w:spacing w:before="60" w:after="60" w:line="240" w:lineRule="auto"/>
              <w:rPr>
                <w:color w:val="000000"/>
                <w:sz w:val="16"/>
                <w:szCs w:val="16"/>
              </w:rPr>
            </w:pPr>
            <w:r w:rsidRPr="00D257D0">
              <w:rPr>
                <w:color w:val="000000"/>
                <w:sz w:val="16"/>
                <w:szCs w:val="16"/>
              </w:rPr>
              <w:t>Health block</w:t>
            </w:r>
          </w:p>
          <w:p w14:paraId="35B4B295" w14:textId="77777777" w:rsidR="00065D41" w:rsidRPr="00D257D0" w:rsidRDefault="006E3C3E" w:rsidP="009C5239">
            <w:pPr>
              <w:pStyle w:val="ListParagraph"/>
              <w:numPr>
                <w:ilvl w:val="0"/>
                <w:numId w:val="89"/>
              </w:numPr>
              <w:spacing w:before="60" w:after="60" w:line="240" w:lineRule="auto"/>
              <w:rPr>
                <w:color w:val="000000"/>
                <w:sz w:val="16"/>
                <w:szCs w:val="16"/>
              </w:rPr>
            </w:pPr>
            <w:r w:rsidRPr="00D257D0">
              <w:rPr>
                <w:color w:val="000000"/>
                <w:sz w:val="16"/>
                <w:szCs w:val="16"/>
              </w:rPr>
              <w:t>PHC</w:t>
            </w:r>
          </w:p>
          <w:p w14:paraId="7033D7E4" w14:textId="77777777" w:rsidR="00065D41" w:rsidRPr="00D257D0" w:rsidRDefault="00F43CEF" w:rsidP="009C5239">
            <w:pPr>
              <w:pStyle w:val="ListParagraph"/>
              <w:numPr>
                <w:ilvl w:val="0"/>
                <w:numId w:val="89"/>
              </w:numPr>
              <w:spacing w:before="60" w:after="60" w:line="240" w:lineRule="auto"/>
              <w:rPr>
                <w:color w:val="000000"/>
                <w:sz w:val="16"/>
                <w:szCs w:val="16"/>
              </w:rPr>
            </w:pPr>
            <w:r w:rsidRPr="00D257D0">
              <w:rPr>
                <w:color w:val="000000"/>
                <w:sz w:val="16"/>
                <w:szCs w:val="16"/>
              </w:rPr>
              <w:t>Village</w:t>
            </w:r>
          </w:p>
          <w:p w14:paraId="0FEE36E6" w14:textId="77777777" w:rsidR="002F101B" w:rsidRPr="00D257D0" w:rsidRDefault="002F101B" w:rsidP="009C5239">
            <w:pPr>
              <w:pStyle w:val="ListParagraph"/>
              <w:numPr>
                <w:ilvl w:val="0"/>
                <w:numId w:val="89"/>
              </w:numPr>
              <w:spacing w:before="60" w:after="60" w:line="240" w:lineRule="auto"/>
              <w:rPr>
                <w:color w:val="000000"/>
                <w:sz w:val="16"/>
                <w:szCs w:val="16"/>
              </w:rPr>
            </w:pPr>
            <w:r w:rsidRPr="00D257D0">
              <w:rPr>
                <w:color w:val="000000"/>
                <w:sz w:val="16"/>
                <w:szCs w:val="16"/>
              </w:rPr>
              <w:t>Deactivation mode</w:t>
            </w:r>
          </w:p>
        </w:tc>
      </w:tr>
      <w:tr w:rsidR="002F101B" w:rsidRPr="00D257D0" w14:paraId="645807E7" w14:textId="77777777" w:rsidTr="00ED3F3A">
        <w:trPr>
          <w:trHeight w:val="70"/>
        </w:trPr>
        <w:tc>
          <w:tcPr>
            <w:tcW w:w="1951" w:type="dxa"/>
          </w:tcPr>
          <w:p w14:paraId="2608C31D"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activation request report</w:t>
            </w:r>
          </w:p>
        </w:tc>
        <w:tc>
          <w:tcPr>
            <w:tcW w:w="7229" w:type="dxa"/>
          </w:tcPr>
          <w:p w14:paraId="3931FAB0" w14:textId="77777777" w:rsidR="005842C1"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activation requests in the given date range. The reports should have op</w:t>
            </w:r>
            <w:r w:rsidR="005842C1" w:rsidRPr="00D257D0">
              <w:rPr>
                <w:color w:val="000000"/>
                <w:sz w:val="16"/>
                <w:szCs w:val="16"/>
              </w:rPr>
              <w:t>tion of generating data as per:</w:t>
            </w:r>
          </w:p>
          <w:p w14:paraId="4D6B12E5"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Date range</w:t>
            </w:r>
          </w:p>
          <w:p w14:paraId="1FC0B6AE" w14:textId="77777777" w:rsidR="006D7FE4" w:rsidRPr="00D257D0" w:rsidRDefault="002F101B" w:rsidP="009C5239">
            <w:pPr>
              <w:pStyle w:val="ListParagraph"/>
              <w:numPr>
                <w:ilvl w:val="0"/>
                <w:numId w:val="90"/>
              </w:numPr>
              <w:spacing w:before="60" w:after="60" w:line="240" w:lineRule="auto"/>
              <w:rPr>
                <w:color w:val="000000"/>
                <w:sz w:val="16"/>
                <w:szCs w:val="16"/>
              </w:rPr>
            </w:pPr>
            <w:r w:rsidRPr="00D257D0">
              <w:rPr>
                <w:color w:val="000000"/>
                <w:sz w:val="16"/>
                <w:szCs w:val="16"/>
              </w:rPr>
              <w:t>Operator</w:t>
            </w:r>
          </w:p>
          <w:p w14:paraId="3F2D02BC" w14:textId="77777777" w:rsidR="005842C1" w:rsidRPr="00D257D0" w:rsidRDefault="006D7FE4" w:rsidP="009C5239">
            <w:pPr>
              <w:pStyle w:val="ListParagraph"/>
              <w:numPr>
                <w:ilvl w:val="0"/>
                <w:numId w:val="90"/>
              </w:numPr>
              <w:spacing w:before="60" w:after="60" w:line="240" w:lineRule="auto"/>
              <w:rPr>
                <w:color w:val="000000"/>
                <w:sz w:val="16"/>
                <w:szCs w:val="16"/>
              </w:rPr>
            </w:pPr>
            <w:r w:rsidRPr="00D257D0">
              <w:rPr>
                <w:color w:val="000000"/>
                <w:sz w:val="16"/>
                <w:szCs w:val="16"/>
              </w:rPr>
              <w:t xml:space="preserve">State </w:t>
            </w:r>
          </w:p>
          <w:p w14:paraId="3CCEB1C0"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District</w:t>
            </w:r>
          </w:p>
          <w:p w14:paraId="6085E937" w14:textId="77777777" w:rsidR="009C5239" w:rsidRPr="00D257D0" w:rsidRDefault="009C5239" w:rsidP="009C5239">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14:paraId="0C50D45A" w14:textId="0073BB6B" w:rsidR="006E3C3E" w:rsidRPr="00D257D0" w:rsidRDefault="00F025B5" w:rsidP="009C5239">
            <w:pPr>
              <w:pStyle w:val="ListParagraph"/>
              <w:numPr>
                <w:ilvl w:val="0"/>
                <w:numId w:val="90"/>
              </w:numPr>
              <w:spacing w:before="60" w:after="60" w:line="240" w:lineRule="auto"/>
              <w:rPr>
                <w:color w:val="000000"/>
                <w:sz w:val="16"/>
                <w:szCs w:val="16"/>
              </w:rPr>
            </w:pPr>
            <w:r w:rsidRPr="00D257D0">
              <w:rPr>
                <w:color w:val="000000"/>
                <w:sz w:val="16"/>
                <w:szCs w:val="16"/>
              </w:rPr>
              <w:t>Health block</w:t>
            </w:r>
          </w:p>
          <w:p w14:paraId="13EF2D5B" w14:textId="77777777" w:rsidR="005842C1" w:rsidRPr="00D257D0" w:rsidRDefault="006E3C3E" w:rsidP="009C5239">
            <w:pPr>
              <w:pStyle w:val="ListParagraph"/>
              <w:numPr>
                <w:ilvl w:val="0"/>
                <w:numId w:val="90"/>
              </w:numPr>
              <w:spacing w:before="60" w:after="60" w:line="240" w:lineRule="auto"/>
              <w:rPr>
                <w:color w:val="000000"/>
                <w:sz w:val="16"/>
                <w:szCs w:val="16"/>
              </w:rPr>
            </w:pPr>
            <w:r w:rsidRPr="00D257D0">
              <w:rPr>
                <w:color w:val="000000"/>
                <w:sz w:val="16"/>
                <w:szCs w:val="16"/>
              </w:rPr>
              <w:t>PHC</w:t>
            </w:r>
          </w:p>
          <w:p w14:paraId="59ABB96C" w14:textId="77777777" w:rsidR="005842C1" w:rsidRPr="00D257D0" w:rsidRDefault="00F43CEF" w:rsidP="009C5239">
            <w:pPr>
              <w:pStyle w:val="ListParagraph"/>
              <w:numPr>
                <w:ilvl w:val="0"/>
                <w:numId w:val="90"/>
              </w:numPr>
              <w:spacing w:before="60" w:after="60" w:line="240" w:lineRule="auto"/>
              <w:rPr>
                <w:color w:val="000000"/>
                <w:sz w:val="16"/>
                <w:szCs w:val="16"/>
              </w:rPr>
            </w:pPr>
            <w:r w:rsidRPr="00D257D0">
              <w:rPr>
                <w:color w:val="000000"/>
                <w:sz w:val="16"/>
                <w:szCs w:val="16"/>
              </w:rPr>
              <w:t>Village</w:t>
            </w:r>
          </w:p>
          <w:p w14:paraId="2BF55B5F" w14:textId="77777777" w:rsidR="005842C1" w:rsidRPr="00D257D0" w:rsidRDefault="002F101B" w:rsidP="005842C1">
            <w:pPr>
              <w:spacing w:before="60" w:after="60" w:line="240" w:lineRule="auto"/>
              <w:rPr>
                <w:color w:val="000000"/>
                <w:sz w:val="16"/>
                <w:szCs w:val="16"/>
              </w:rPr>
            </w:pPr>
            <w:r w:rsidRPr="00D257D0">
              <w:rPr>
                <w:color w:val="000000"/>
                <w:sz w:val="16"/>
                <w:szCs w:val="16"/>
              </w:rPr>
              <w:t>The</w:t>
            </w:r>
            <w:r w:rsidR="005842C1" w:rsidRPr="00D257D0">
              <w:rPr>
                <w:color w:val="000000"/>
                <w:sz w:val="16"/>
                <w:szCs w:val="16"/>
              </w:rPr>
              <w:t xml:space="preserve"> summary should have fields as:</w:t>
            </w:r>
          </w:p>
          <w:p w14:paraId="7EBF1E01"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Subscription Packs</w:t>
            </w:r>
          </w:p>
          <w:p w14:paraId="04EF0C0C"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New Activation Requests</w:t>
            </w:r>
          </w:p>
          <w:p w14:paraId="61ADC940"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Total Activations</w:t>
            </w:r>
          </w:p>
          <w:p w14:paraId="630E927C" w14:textId="77777777" w:rsidR="005842C1" w:rsidRPr="00D257D0" w:rsidRDefault="002F101B" w:rsidP="005842C1">
            <w:pPr>
              <w:spacing w:before="60" w:after="60" w:line="240" w:lineRule="auto"/>
              <w:rPr>
                <w:color w:val="000000"/>
                <w:sz w:val="16"/>
                <w:szCs w:val="16"/>
              </w:rPr>
            </w:pPr>
            <w:r w:rsidRPr="00D257D0">
              <w:rPr>
                <w:color w:val="000000"/>
                <w:sz w:val="16"/>
                <w:szCs w:val="16"/>
              </w:rPr>
              <w:t>The detailed underlying rep</w:t>
            </w:r>
            <w:r w:rsidR="005842C1" w:rsidRPr="00D257D0">
              <w:rPr>
                <w:color w:val="000000"/>
                <w:sz w:val="16"/>
                <w:szCs w:val="16"/>
              </w:rPr>
              <w:t>ort shall have fields as:</w:t>
            </w:r>
          </w:p>
          <w:p w14:paraId="41169103"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Subscription ID</w:t>
            </w:r>
          </w:p>
          <w:p w14:paraId="19C6047F"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MSISDN</w:t>
            </w:r>
          </w:p>
          <w:p w14:paraId="5CA73EE5"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Subscription Pack</w:t>
            </w:r>
          </w:p>
          <w:p w14:paraId="1724D154"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Channel</w:t>
            </w:r>
          </w:p>
          <w:p w14:paraId="7A7F39D6"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Operator</w:t>
            </w:r>
          </w:p>
          <w:p w14:paraId="7DDABB07"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Activated date</w:t>
            </w:r>
          </w:p>
          <w:p w14:paraId="4B45F826"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Beneficiary Name</w:t>
            </w:r>
          </w:p>
          <w:p w14:paraId="564DA657"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Beneficiary Age</w:t>
            </w:r>
          </w:p>
          <w:p w14:paraId="7BF33DF4" w14:textId="77777777" w:rsidR="005842C1" w:rsidRPr="00D257D0" w:rsidRDefault="006D7FE4" w:rsidP="009C5239">
            <w:pPr>
              <w:pStyle w:val="ListParagraph"/>
              <w:numPr>
                <w:ilvl w:val="0"/>
                <w:numId w:val="90"/>
              </w:numPr>
              <w:spacing w:before="60" w:after="60" w:line="240" w:lineRule="auto"/>
              <w:rPr>
                <w:color w:val="000000"/>
                <w:sz w:val="16"/>
                <w:szCs w:val="16"/>
              </w:rPr>
            </w:pPr>
            <w:r w:rsidRPr="00D257D0">
              <w:rPr>
                <w:color w:val="000000"/>
                <w:sz w:val="16"/>
                <w:szCs w:val="16"/>
              </w:rPr>
              <w:t>State</w:t>
            </w:r>
          </w:p>
          <w:p w14:paraId="3D9CBE7D"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District</w:t>
            </w:r>
          </w:p>
          <w:p w14:paraId="41449D33" w14:textId="77777777" w:rsidR="009C5239" w:rsidRPr="00D257D0" w:rsidRDefault="009C5239" w:rsidP="009C5239">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14:paraId="004F7490" w14:textId="72E995B1" w:rsidR="005842C1" w:rsidRPr="00D257D0" w:rsidRDefault="00F025B5" w:rsidP="009C5239">
            <w:pPr>
              <w:pStyle w:val="ListParagraph"/>
              <w:numPr>
                <w:ilvl w:val="0"/>
                <w:numId w:val="90"/>
              </w:numPr>
              <w:spacing w:before="60" w:after="60" w:line="240" w:lineRule="auto"/>
              <w:rPr>
                <w:color w:val="000000"/>
                <w:sz w:val="16"/>
                <w:szCs w:val="16"/>
              </w:rPr>
            </w:pPr>
            <w:r w:rsidRPr="00D257D0">
              <w:rPr>
                <w:color w:val="000000"/>
                <w:sz w:val="16"/>
                <w:szCs w:val="16"/>
              </w:rPr>
              <w:t>Health block</w:t>
            </w:r>
          </w:p>
          <w:p w14:paraId="03377349" w14:textId="77777777" w:rsidR="005842C1" w:rsidRPr="00D257D0" w:rsidRDefault="006E3C3E" w:rsidP="009C5239">
            <w:pPr>
              <w:pStyle w:val="ListParagraph"/>
              <w:numPr>
                <w:ilvl w:val="0"/>
                <w:numId w:val="90"/>
              </w:numPr>
              <w:spacing w:before="60" w:after="60" w:line="240" w:lineRule="auto"/>
              <w:rPr>
                <w:color w:val="000000"/>
                <w:sz w:val="16"/>
                <w:szCs w:val="16"/>
              </w:rPr>
            </w:pPr>
            <w:r w:rsidRPr="00D257D0">
              <w:rPr>
                <w:color w:val="000000"/>
                <w:sz w:val="16"/>
                <w:szCs w:val="16"/>
              </w:rPr>
              <w:t>PHC</w:t>
            </w:r>
          </w:p>
          <w:p w14:paraId="014E6921" w14:textId="77777777" w:rsidR="005842C1" w:rsidRPr="00D257D0" w:rsidRDefault="00F43CEF" w:rsidP="009C5239">
            <w:pPr>
              <w:pStyle w:val="ListParagraph"/>
              <w:numPr>
                <w:ilvl w:val="0"/>
                <w:numId w:val="90"/>
              </w:numPr>
              <w:spacing w:before="60" w:after="60" w:line="240" w:lineRule="auto"/>
              <w:rPr>
                <w:color w:val="000000"/>
                <w:sz w:val="16"/>
                <w:szCs w:val="16"/>
              </w:rPr>
            </w:pPr>
            <w:r w:rsidRPr="00D257D0">
              <w:rPr>
                <w:color w:val="000000"/>
                <w:sz w:val="16"/>
                <w:szCs w:val="16"/>
              </w:rPr>
              <w:t>Village</w:t>
            </w:r>
          </w:p>
          <w:p w14:paraId="3823BBEB"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Date of Birth</w:t>
            </w:r>
          </w:p>
          <w:p w14:paraId="4DECEF03"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LMP</w:t>
            </w:r>
          </w:p>
          <w:p w14:paraId="159A2B79" w14:textId="77777777" w:rsidR="005842C1" w:rsidRPr="00D257D0" w:rsidRDefault="005842C1" w:rsidP="009C5239">
            <w:pPr>
              <w:pStyle w:val="ListParagraph"/>
              <w:numPr>
                <w:ilvl w:val="0"/>
                <w:numId w:val="90"/>
              </w:numPr>
              <w:spacing w:before="60" w:after="60" w:line="240" w:lineRule="auto"/>
              <w:rPr>
                <w:color w:val="000000"/>
                <w:sz w:val="16"/>
                <w:szCs w:val="16"/>
              </w:rPr>
            </w:pPr>
            <w:r w:rsidRPr="00D257D0">
              <w:rPr>
                <w:color w:val="000000"/>
                <w:sz w:val="16"/>
                <w:szCs w:val="16"/>
              </w:rPr>
              <w:t>Language</w:t>
            </w:r>
          </w:p>
          <w:p w14:paraId="56826B37" w14:textId="77777777" w:rsidR="002F101B" w:rsidRPr="00D257D0" w:rsidRDefault="002F101B" w:rsidP="009C5239">
            <w:pPr>
              <w:pStyle w:val="ListParagraph"/>
              <w:numPr>
                <w:ilvl w:val="0"/>
                <w:numId w:val="90"/>
              </w:numPr>
              <w:spacing w:before="60" w:after="60" w:line="240" w:lineRule="auto"/>
              <w:rPr>
                <w:color w:val="000000"/>
                <w:sz w:val="16"/>
                <w:szCs w:val="16"/>
              </w:rPr>
            </w:pPr>
            <w:r w:rsidRPr="00D257D0">
              <w:rPr>
                <w:color w:val="000000"/>
                <w:sz w:val="16"/>
                <w:szCs w:val="16"/>
              </w:rPr>
              <w:t>Week Number</w:t>
            </w:r>
          </w:p>
        </w:tc>
      </w:tr>
      <w:tr w:rsidR="007E463F" w:rsidRPr="00D257D0" w14:paraId="4AB2E579" w14:textId="77777777" w:rsidTr="00ED3F3A">
        <w:trPr>
          <w:trHeight w:val="70"/>
        </w:trPr>
        <w:tc>
          <w:tcPr>
            <w:tcW w:w="1951" w:type="dxa"/>
          </w:tcPr>
          <w:p w14:paraId="20340A7A" w14:textId="77777777" w:rsidR="007E463F" w:rsidRPr="00D257D0" w:rsidRDefault="007E463F" w:rsidP="00205BDA">
            <w:pPr>
              <w:spacing w:before="60" w:after="60" w:line="240" w:lineRule="auto"/>
              <w:rPr>
                <w:color w:val="000000"/>
                <w:sz w:val="16"/>
                <w:szCs w:val="16"/>
              </w:rPr>
            </w:pPr>
            <w:r w:rsidRPr="00D257D0">
              <w:rPr>
                <w:color w:val="000000"/>
                <w:sz w:val="16"/>
                <w:szCs w:val="16"/>
              </w:rPr>
              <w:t>Kilkari activation status report with age on the service</w:t>
            </w:r>
          </w:p>
        </w:tc>
        <w:tc>
          <w:tcPr>
            <w:tcW w:w="7229" w:type="dxa"/>
          </w:tcPr>
          <w:p w14:paraId="0782B0D5" w14:textId="77777777" w:rsidR="007E463F" w:rsidRPr="00D257D0" w:rsidRDefault="007E463F" w:rsidP="00205BDA">
            <w:pPr>
              <w:spacing w:before="60" w:after="60" w:line="240" w:lineRule="auto"/>
              <w:rPr>
                <w:color w:val="000000"/>
                <w:sz w:val="16"/>
                <w:szCs w:val="16"/>
              </w:rPr>
            </w:pPr>
            <w:r w:rsidRPr="00D257D0">
              <w:rPr>
                <w:color w:val="000000"/>
                <w:sz w:val="16"/>
                <w:szCs w:val="16"/>
              </w:rPr>
              <w:t>This report shall provide aggregate view of the activation/subscription status of all the beneficiaries.</w:t>
            </w:r>
          </w:p>
          <w:p w14:paraId="3BC68BEF" w14:textId="77777777" w:rsidR="007E463F" w:rsidRPr="00D257D0" w:rsidRDefault="007E463F" w:rsidP="00205BDA">
            <w:pPr>
              <w:spacing w:before="60" w:after="60" w:line="240" w:lineRule="auto"/>
              <w:rPr>
                <w:color w:val="000000"/>
                <w:sz w:val="16"/>
                <w:szCs w:val="16"/>
              </w:rPr>
            </w:pPr>
            <w:r w:rsidRPr="00D257D0">
              <w:rPr>
                <w:color w:val="000000"/>
                <w:sz w:val="16"/>
                <w:szCs w:val="16"/>
              </w:rPr>
              <w:t>The reports should have option of generating data as per:</w:t>
            </w:r>
          </w:p>
          <w:p w14:paraId="4AF31E46"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Date range</w:t>
            </w:r>
          </w:p>
          <w:p w14:paraId="6BDD4416"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Operator</w:t>
            </w:r>
          </w:p>
          <w:p w14:paraId="2289E5F9"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Pack</w:t>
            </w:r>
          </w:p>
          <w:p w14:paraId="1F483D2D" w14:textId="77777777" w:rsidR="006D7FE4" w:rsidRPr="00D257D0" w:rsidRDefault="006D7FE4" w:rsidP="009C5239">
            <w:pPr>
              <w:pStyle w:val="ListParagraph"/>
              <w:numPr>
                <w:ilvl w:val="0"/>
                <w:numId w:val="91"/>
              </w:numPr>
              <w:spacing w:before="60" w:after="60" w:line="240" w:lineRule="auto"/>
              <w:rPr>
                <w:color w:val="000000"/>
                <w:sz w:val="16"/>
                <w:szCs w:val="16"/>
              </w:rPr>
            </w:pPr>
            <w:r w:rsidRPr="00D257D0">
              <w:rPr>
                <w:color w:val="000000"/>
                <w:sz w:val="16"/>
                <w:szCs w:val="16"/>
              </w:rPr>
              <w:t>State</w:t>
            </w:r>
          </w:p>
          <w:p w14:paraId="315FB845"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District</w:t>
            </w:r>
          </w:p>
          <w:p w14:paraId="402D0F80" w14:textId="77777777" w:rsidR="009C5239" w:rsidRPr="00D257D0" w:rsidRDefault="009C5239" w:rsidP="009C5239">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14:paraId="1BB87293" w14:textId="06208C62" w:rsidR="007E463F" w:rsidRPr="00D257D0" w:rsidRDefault="00F025B5" w:rsidP="009C5239">
            <w:pPr>
              <w:pStyle w:val="ListParagraph"/>
              <w:numPr>
                <w:ilvl w:val="0"/>
                <w:numId w:val="91"/>
              </w:numPr>
              <w:spacing w:before="60" w:after="60" w:line="240" w:lineRule="auto"/>
              <w:rPr>
                <w:color w:val="000000"/>
                <w:sz w:val="16"/>
                <w:szCs w:val="16"/>
              </w:rPr>
            </w:pPr>
            <w:r w:rsidRPr="00D257D0">
              <w:rPr>
                <w:color w:val="000000"/>
                <w:sz w:val="16"/>
                <w:szCs w:val="16"/>
              </w:rPr>
              <w:t>Health block</w:t>
            </w:r>
          </w:p>
          <w:p w14:paraId="0E103969" w14:textId="77777777" w:rsidR="006E3C3E" w:rsidRPr="00D257D0" w:rsidRDefault="006E3C3E" w:rsidP="009C5239">
            <w:pPr>
              <w:pStyle w:val="ListParagraph"/>
              <w:numPr>
                <w:ilvl w:val="0"/>
                <w:numId w:val="91"/>
              </w:numPr>
              <w:spacing w:before="60" w:after="60" w:line="240" w:lineRule="auto"/>
              <w:rPr>
                <w:color w:val="000000"/>
                <w:sz w:val="16"/>
                <w:szCs w:val="16"/>
              </w:rPr>
            </w:pPr>
            <w:r w:rsidRPr="00D257D0">
              <w:rPr>
                <w:color w:val="000000"/>
                <w:sz w:val="16"/>
                <w:szCs w:val="16"/>
              </w:rPr>
              <w:t>PHC</w:t>
            </w:r>
          </w:p>
          <w:p w14:paraId="1F7739FA" w14:textId="77777777" w:rsidR="007E463F" w:rsidRPr="00D257D0" w:rsidRDefault="00F43CEF" w:rsidP="009C5239">
            <w:pPr>
              <w:pStyle w:val="ListParagraph"/>
              <w:numPr>
                <w:ilvl w:val="0"/>
                <w:numId w:val="91"/>
              </w:numPr>
              <w:spacing w:before="60" w:after="60" w:line="240" w:lineRule="auto"/>
              <w:rPr>
                <w:color w:val="000000"/>
                <w:sz w:val="16"/>
                <w:szCs w:val="16"/>
              </w:rPr>
            </w:pPr>
            <w:r w:rsidRPr="00D257D0">
              <w:rPr>
                <w:color w:val="000000"/>
                <w:sz w:val="16"/>
                <w:szCs w:val="16"/>
              </w:rPr>
              <w:t>Village</w:t>
            </w:r>
          </w:p>
          <w:p w14:paraId="3BF7F494"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Channel</w:t>
            </w:r>
          </w:p>
          <w:p w14:paraId="326E938E"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14:paraId="571F747E" w14:textId="77777777" w:rsidR="007E463F" w:rsidRPr="00D257D0" w:rsidRDefault="007E463F" w:rsidP="00205BDA">
            <w:pPr>
              <w:spacing w:before="60" w:after="60" w:line="240" w:lineRule="auto"/>
              <w:rPr>
                <w:color w:val="000000"/>
                <w:sz w:val="16"/>
                <w:szCs w:val="16"/>
              </w:rPr>
            </w:pPr>
            <w:r w:rsidRPr="00D257D0">
              <w:rPr>
                <w:color w:val="000000"/>
                <w:sz w:val="16"/>
                <w:szCs w:val="16"/>
              </w:rPr>
              <w:t>The detailed report shall have fields as:</w:t>
            </w:r>
          </w:p>
          <w:p w14:paraId="6CC4F1AB"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Subscription Id</w:t>
            </w:r>
          </w:p>
          <w:p w14:paraId="5A781C8A"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 xml:space="preserve">MSISDN </w:t>
            </w:r>
          </w:p>
          <w:p w14:paraId="4CEBB7DE"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Subscription Pack</w:t>
            </w:r>
          </w:p>
          <w:p w14:paraId="09F9A268"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Channel</w:t>
            </w:r>
          </w:p>
          <w:p w14:paraId="48D832B1"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Operator</w:t>
            </w:r>
          </w:p>
          <w:p w14:paraId="291D9202"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14:paraId="6E772B2B"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Requested Date</w:t>
            </w:r>
          </w:p>
          <w:p w14:paraId="6CC005A8"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Activation Date</w:t>
            </w:r>
          </w:p>
          <w:p w14:paraId="1DA5F3BF"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Completion /</w:t>
            </w:r>
            <w:proofErr w:type="spellStart"/>
            <w:r w:rsidRPr="00D257D0">
              <w:rPr>
                <w:color w:val="000000"/>
                <w:sz w:val="16"/>
                <w:szCs w:val="16"/>
              </w:rPr>
              <w:t>Unsubscription</w:t>
            </w:r>
            <w:proofErr w:type="spellEnd"/>
            <w:r w:rsidRPr="00D257D0">
              <w:rPr>
                <w:color w:val="000000"/>
                <w:sz w:val="16"/>
                <w:szCs w:val="16"/>
              </w:rPr>
              <w:t xml:space="preserve"> Date</w:t>
            </w:r>
          </w:p>
          <w:p w14:paraId="0284A7A7"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 xml:space="preserve">Age On </w:t>
            </w:r>
            <w:proofErr w:type="gramStart"/>
            <w:r w:rsidRPr="00D257D0">
              <w:rPr>
                <w:color w:val="000000"/>
                <w:sz w:val="16"/>
                <w:szCs w:val="16"/>
              </w:rPr>
              <w:t>Network(</w:t>
            </w:r>
            <w:proofErr w:type="gramEnd"/>
            <w:r w:rsidRPr="00D257D0">
              <w:rPr>
                <w:color w:val="000000"/>
                <w:sz w:val="16"/>
                <w:szCs w:val="16"/>
              </w:rPr>
              <w:t>days)</w:t>
            </w:r>
          </w:p>
          <w:p w14:paraId="36206D29"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Beneficiary Name</w:t>
            </w:r>
          </w:p>
          <w:p w14:paraId="1508A048"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Beneficiary Age</w:t>
            </w:r>
          </w:p>
          <w:p w14:paraId="06F9A13B" w14:textId="77777777" w:rsidR="006D7FE4" w:rsidRPr="00D257D0" w:rsidRDefault="006D7FE4" w:rsidP="009C5239">
            <w:pPr>
              <w:pStyle w:val="ListParagraph"/>
              <w:numPr>
                <w:ilvl w:val="0"/>
                <w:numId w:val="91"/>
              </w:numPr>
              <w:spacing w:before="60" w:after="60" w:line="240" w:lineRule="auto"/>
              <w:rPr>
                <w:color w:val="000000"/>
                <w:sz w:val="16"/>
                <w:szCs w:val="16"/>
              </w:rPr>
            </w:pPr>
            <w:r w:rsidRPr="00D257D0">
              <w:rPr>
                <w:color w:val="000000"/>
                <w:sz w:val="16"/>
                <w:szCs w:val="16"/>
              </w:rPr>
              <w:t>State</w:t>
            </w:r>
          </w:p>
          <w:p w14:paraId="31AB1B51"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District</w:t>
            </w:r>
          </w:p>
          <w:p w14:paraId="0C43C5D3" w14:textId="77777777" w:rsidR="009C5239" w:rsidRPr="00D257D0" w:rsidRDefault="009C5239" w:rsidP="009C5239">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14:paraId="1F08E980" w14:textId="29B64BF7" w:rsidR="007E463F" w:rsidRPr="00D257D0" w:rsidRDefault="00F025B5" w:rsidP="009C5239">
            <w:pPr>
              <w:pStyle w:val="ListParagraph"/>
              <w:numPr>
                <w:ilvl w:val="0"/>
                <w:numId w:val="91"/>
              </w:numPr>
              <w:spacing w:before="60" w:after="60" w:line="240" w:lineRule="auto"/>
              <w:rPr>
                <w:color w:val="000000"/>
                <w:sz w:val="16"/>
                <w:szCs w:val="16"/>
              </w:rPr>
            </w:pPr>
            <w:r w:rsidRPr="00D257D0">
              <w:rPr>
                <w:color w:val="000000"/>
                <w:sz w:val="16"/>
                <w:szCs w:val="16"/>
              </w:rPr>
              <w:t>Health block</w:t>
            </w:r>
          </w:p>
          <w:p w14:paraId="33F28FAB" w14:textId="77777777" w:rsidR="007D743E" w:rsidRPr="00D257D0" w:rsidRDefault="006E3C3E" w:rsidP="009C5239">
            <w:pPr>
              <w:pStyle w:val="ListParagraph"/>
              <w:numPr>
                <w:ilvl w:val="0"/>
                <w:numId w:val="91"/>
              </w:numPr>
              <w:spacing w:before="60" w:after="60" w:line="240" w:lineRule="auto"/>
              <w:rPr>
                <w:color w:val="000000"/>
                <w:sz w:val="16"/>
                <w:szCs w:val="16"/>
              </w:rPr>
            </w:pPr>
            <w:r w:rsidRPr="00D257D0">
              <w:rPr>
                <w:color w:val="000000"/>
                <w:sz w:val="16"/>
                <w:szCs w:val="16"/>
              </w:rPr>
              <w:t>PHC</w:t>
            </w:r>
          </w:p>
          <w:p w14:paraId="7B7E677D" w14:textId="77777777" w:rsidR="007D743E" w:rsidRPr="00D257D0" w:rsidRDefault="00F43CEF" w:rsidP="009C5239">
            <w:pPr>
              <w:pStyle w:val="ListParagraph"/>
              <w:numPr>
                <w:ilvl w:val="0"/>
                <w:numId w:val="91"/>
              </w:numPr>
              <w:spacing w:before="60" w:after="60" w:line="240" w:lineRule="auto"/>
              <w:rPr>
                <w:color w:val="000000"/>
                <w:sz w:val="16"/>
                <w:szCs w:val="16"/>
              </w:rPr>
            </w:pPr>
            <w:r w:rsidRPr="00D257D0">
              <w:rPr>
                <w:color w:val="000000"/>
                <w:sz w:val="16"/>
                <w:szCs w:val="16"/>
              </w:rPr>
              <w:t>Village</w:t>
            </w:r>
            <w:r w:rsidR="007D743E" w:rsidRPr="00D257D0">
              <w:rPr>
                <w:color w:val="000000"/>
                <w:sz w:val="16"/>
                <w:szCs w:val="16"/>
              </w:rPr>
              <w:t xml:space="preserve"> </w:t>
            </w:r>
          </w:p>
          <w:p w14:paraId="3B55147B"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DOB</w:t>
            </w:r>
          </w:p>
          <w:p w14:paraId="49FF8614"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LMP</w:t>
            </w:r>
          </w:p>
          <w:p w14:paraId="6AC78D79"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Language</w:t>
            </w:r>
          </w:p>
          <w:p w14:paraId="048B3D7E"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Week Number</w:t>
            </w:r>
          </w:p>
          <w:p w14:paraId="6CC2B8DA"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Total OBD to be delive</w:t>
            </w:r>
            <w:r w:rsidR="00CC0FDE" w:rsidRPr="00D257D0">
              <w:rPr>
                <w:color w:val="000000"/>
                <w:sz w:val="16"/>
                <w:szCs w:val="16"/>
              </w:rPr>
              <w:t>re</w:t>
            </w:r>
            <w:r w:rsidRPr="00D257D0">
              <w:rPr>
                <w:color w:val="000000"/>
                <w:sz w:val="16"/>
                <w:szCs w:val="16"/>
              </w:rPr>
              <w:t>d</w:t>
            </w:r>
          </w:p>
          <w:p w14:paraId="053A783D"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Total OBD picked up</w:t>
            </w:r>
          </w:p>
          <w:p w14:paraId="2F236526"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Total OBD not picked up</w:t>
            </w:r>
          </w:p>
          <w:p w14:paraId="7BEC23FD" w14:textId="77777777" w:rsidR="007E463F" w:rsidRPr="00D257D0" w:rsidRDefault="007E463F" w:rsidP="009C5239">
            <w:pPr>
              <w:pStyle w:val="ListParagraph"/>
              <w:numPr>
                <w:ilvl w:val="0"/>
                <w:numId w:val="91"/>
              </w:numPr>
              <w:spacing w:before="60" w:after="60" w:line="240" w:lineRule="auto"/>
              <w:rPr>
                <w:color w:val="000000"/>
                <w:sz w:val="16"/>
                <w:szCs w:val="16"/>
              </w:rPr>
            </w:pPr>
            <w:r w:rsidRPr="00D257D0">
              <w:rPr>
                <w:color w:val="000000"/>
                <w:sz w:val="16"/>
                <w:szCs w:val="16"/>
              </w:rPr>
              <w:t>Total Attempts done</w:t>
            </w:r>
          </w:p>
          <w:p w14:paraId="2D2DA22A" w14:textId="77777777" w:rsidR="007E463F" w:rsidRPr="00D257D0" w:rsidRDefault="007E463F" w:rsidP="009C5239">
            <w:pPr>
              <w:pStyle w:val="ListParagraph"/>
              <w:numPr>
                <w:ilvl w:val="0"/>
                <w:numId w:val="91"/>
              </w:numPr>
              <w:spacing w:before="60" w:after="60" w:line="240" w:lineRule="auto"/>
              <w:rPr>
                <w:color w:val="000000"/>
                <w:sz w:val="16"/>
                <w:szCs w:val="16"/>
              </w:rPr>
            </w:pPr>
            <w:proofErr w:type="spellStart"/>
            <w:r w:rsidRPr="00D257D0">
              <w:rPr>
                <w:color w:val="000000"/>
                <w:sz w:val="16"/>
                <w:szCs w:val="16"/>
              </w:rPr>
              <w:t>Avg</w:t>
            </w:r>
            <w:proofErr w:type="spellEnd"/>
            <w:r w:rsidRPr="00D257D0">
              <w:rPr>
                <w:color w:val="000000"/>
                <w:sz w:val="16"/>
                <w:szCs w:val="16"/>
              </w:rPr>
              <w:t xml:space="preserve"> Percentage Listened (Duration of picked up calls only)</w:t>
            </w:r>
          </w:p>
        </w:tc>
      </w:tr>
    </w:tbl>
    <w:p w14:paraId="4C1A1FFC" w14:textId="77777777" w:rsidR="00D14030" w:rsidRPr="00D257D0" w:rsidRDefault="00D14030">
      <w:pPr>
        <w:spacing w:after="0" w:line="240" w:lineRule="auto"/>
        <w:rPr>
          <w:rFonts w:ascii="Cambria" w:eastAsia="Times New Roman" w:hAnsi="Cambria"/>
          <w:b/>
          <w:bCs/>
          <w:color w:val="365F91"/>
          <w:sz w:val="28"/>
          <w:szCs w:val="28"/>
        </w:rPr>
      </w:pPr>
      <w:r w:rsidRPr="00D257D0">
        <w:br w:type="page"/>
      </w:r>
    </w:p>
    <w:p w14:paraId="2149D5E6" w14:textId="77777777" w:rsidR="00420392" w:rsidRPr="00D257D0" w:rsidRDefault="00420392" w:rsidP="00420392">
      <w:pPr>
        <w:pStyle w:val="Heading1"/>
      </w:pPr>
      <w:bookmarkStart w:id="199" w:name="_Toc411545844"/>
      <w:r w:rsidRPr="00D257D0">
        <w:t xml:space="preserve">Appendix </w:t>
      </w:r>
      <w:r w:rsidR="00A1778E" w:rsidRPr="00D257D0">
        <w:t>C</w:t>
      </w:r>
      <w:r w:rsidRPr="00D257D0">
        <w:t xml:space="preserve">: Mapping of Functional Requirements </w:t>
      </w:r>
      <w:r w:rsidR="00420390" w:rsidRPr="00D257D0">
        <w:t>to Sub-systems</w:t>
      </w:r>
      <w:bookmarkEnd w:id="199"/>
    </w:p>
    <w:p w14:paraId="289F99BE" w14:textId="77777777" w:rsidR="00420392" w:rsidRPr="00D257D0" w:rsidRDefault="00420392" w:rsidP="00420392">
      <w:pPr>
        <w:rPr>
          <w:color w:val="548DD4"/>
        </w:rPr>
      </w:pPr>
      <w:r w:rsidRPr="00D257D0">
        <w:rPr>
          <w:color w:val="548DD4"/>
        </w:rPr>
        <w:t>&lt;</w:t>
      </w:r>
      <w:r w:rsidR="003C78E7" w:rsidRPr="00D257D0">
        <w:rPr>
          <w:color w:val="548DD4"/>
        </w:rPr>
        <w:t>Mapping of Requirements to various components including Platform, Implementation Module and IVR</w:t>
      </w:r>
      <w:r w:rsidRPr="00D257D0">
        <w:rPr>
          <w:color w:val="548DD4"/>
        </w:rPr>
        <w:t>&gt;</w:t>
      </w:r>
    </w:p>
    <w:tbl>
      <w:tblPr>
        <w:tblStyle w:val="TableGrid"/>
        <w:tblW w:w="0" w:type="auto"/>
        <w:tblLook w:val="04A0" w:firstRow="1" w:lastRow="0" w:firstColumn="1" w:lastColumn="0" w:noHBand="0" w:noVBand="1"/>
      </w:tblPr>
      <w:tblGrid>
        <w:gridCol w:w="1898"/>
        <w:gridCol w:w="1329"/>
        <w:gridCol w:w="1417"/>
        <w:gridCol w:w="851"/>
        <w:gridCol w:w="4081"/>
      </w:tblGrid>
      <w:tr w:rsidR="00F8756D" w:rsidRPr="00D257D0" w14:paraId="4F74DB21" w14:textId="77777777" w:rsidTr="00BB16A5">
        <w:tc>
          <w:tcPr>
            <w:tcW w:w="1898" w:type="dxa"/>
          </w:tcPr>
          <w:p w14:paraId="0DD9E8EA" w14:textId="77777777" w:rsidR="00F8756D" w:rsidRPr="00D257D0" w:rsidRDefault="00F8756D" w:rsidP="003C3747">
            <w:pPr>
              <w:rPr>
                <w:color w:val="548DD4"/>
              </w:rPr>
            </w:pPr>
            <w:proofErr w:type="spellStart"/>
            <w:r w:rsidRPr="00D257D0">
              <w:rPr>
                <w:color w:val="548DD4"/>
              </w:rPr>
              <w:t>Req</w:t>
            </w:r>
            <w:proofErr w:type="spellEnd"/>
            <w:r w:rsidRPr="00D257D0">
              <w:rPr>
                <w:color w:val="548DD4"/>
              </w:rPr>
              <w:t xml:space="preserve"> Id</w:t>
            </w:r>
          </w:p>
        </w:tc>
        <w:tc>
          <w:tcPr>
            <w:tcW w:w="1329" w:type="dxa"/>
          </w:tcPr>
          <w:p w14:paraId="7BC91925" w14:textId="77777777"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P/F </w:t>
            </w:r>
          </w:p>
        </w:tc>
        <w:tc>
          <w:tcPr>
            <w:tcW w:w="1417" w:type="dxa"/>
          </w:tcPr>
          <w:p w14:paraId="6CD68CDC" w14:textId="77777777"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Imp</w:t>
            </w:r>
          </w:p>
        </w:tc>
        <w:tc>
          <w:tcPr>
            <w:tcW w:w="851" w:type="dxa"/>
          </w:tcPr>
          <w:p w14:paraId="7DE6CDD4" w14:textId="77777777" w:rsidR="00F8756D" w:rsidRPr="00D257D0" w:rsidRDefault="00F8756D" w:rsidP="003C3747">
            <w:pPr>
              <w:rPr>
                <w:color w:val="548DD4"/>
              </w:rPr>
            </w:pPr>
            <w:r w:rsidRPr="00D257D0">
              <w:rPr>
                <w:color w:val="548DD4"/>
              </w:rPr>
              <w:t>IVR</w:t>
            </w:r>
          </w:p>
        </w:tc>
        <w:tc>
          <w:tcPr>
            <w:tcW w:w="4081" w:type="dxa"/>
          </w:tcPr>
          <w:p w14:paraId="1A732C3D" w14:textId="77777777" w:rsidR="00F8756D" w:rsidRPr="00D257D0" w:rsidRDefault="00F8756D" w:rsidP="003C3747">
            <w:pPr>
              <w:rPr>
                <w:color w:val="548DD4"/>
              </w:rPr>
            </w:pPr>
            <w:r w:rsidRPr="00D257D0">
              <w:rPr>
                <w:color w:val="548DD4"/>
              </w:rPr>
              <w:t>Remarks</w:t>
            </w:r>
          </w:p>
        </w:tc>
      </w:tr>
      <w:tr w:rsidR="00F8756D" w:rsidRPr="00D257D0" w14:paraId="45FA329C" w14:textId="77777777" w:rsidTr="00BB16A5">
        <w:tc>
          <w:tcPr>
            <w:tcW w:w="1898" w:type="dxa"/>
          </w:tcPr>
          <w:p w14:paraId="510758F4" w14:textId="77777777" w:rsidR="00F8756D" w:rsidRPr="00D257D0" w:rsidRDefault="00F8756D" w:rsidP="003C3747">
            <w:pPr>
              <w:rPr>
                <w:color w:val="548DD4"/>
              </w:rPr>
            </w:pPr>
          </w:p>
        </w:tc>
        <w:tc>
          <w:tcPr>
            <w:tcW w:w="1329" w:type="dxa"/>
          </w:tcPr>
          <w:p w14:paraId="21EC6BEC" w14:textId="77777777" w:rsidR="00F8756D" w:rsidRPr="00D257D0" w:rsidRDefault="00BB16A5" w:rsidP="003C3747">
            <w:pPr>
              <w:rPr>
                <w:color w:val="548DD4"/>
              </w:rPr>
            </w:pPr>
            <w:r w:rsidRPr="00D257D0">
              <w:rPr>
                <w:color w:val="548DD4"/>
              </w:rPr>
              <w:t>N</w:t>
            </w:r>
          </w:p>
        </w:tc>
        <w:tc>
          <w:tcPr>
            <w:tcW w:w="1417" w:type="dxa"/>
          </w:tcPr>
          <w:p w14:paraId="05F50A10" w14:textId="77777777" w:rsidR="00F8756D" w:rsidRPr="00D257D0" w:rsidRDefault="00BB16A5" w:rsidP="003C3747">
            <w:pPr>
              <w:rPr>
                <w:color w:val="548DD4"/>
              </w:rPr>
            </w:pPr>
            <w:r w:rsidRPr="00D257D0">
              <w:rPr>
                <w:color w:val="548DD4"/>
              </w:rPr>
              <w:t>Y</w:t>
            </w:r>
          </w:p>
        </w:tc>
        <w:tc>
          <w:tcPr>
            <w:tcW w:w="851" w:type="dxa"/>
          </w:tcPr>
          <w:p w14:paraId="248FCCAC" w14:textId="77777777" w:rsidR="00F8756D" w:rsidRPr="00D257D0" w:rsidRDefault="00BB16A5" w:rsidP="003C3747">
            <w:pPr>
              <w:rPr>
                <w:color w:val="548DD4"/>
              </w:rPr>
            </w:pPr>
            <w:r w:rsidRPr="00D257D0">
              <w:rPr>
                <w:color w:val="548DD4"/>
              </w:rPr>
              <w:t>N</w:t>
            </w:r>
          </w:p>
        </w:tc>
        <w:tc>
          <w:tcPr>
            <w:tcW w:w="4081" w:type="dxa"/>
          </w:tcPr>
          <w:p w14:paraId="3BABB98D" w14:textId="77777777" w:rsidR="00F8756D" w:rsidRPr="00D257D0" w:rsidRDefault="00BB16A5" w:rsidP="003C3747">
            <w:pPr>
              <w:rPr>
                <w:color w:val="548DD4"/>
              </w:rPr>
            </w:pPr>
            <w:r w:rsidRPr="00D257D0">
              <w:rPr>
                <w:color w:val="548DD4"/>
              </w:rPr>
              <w:t>&lt;</w:t>
            </w:r>
            <w:proofErr w:type="gramStart"/>
            <w:r w:rsidRPr="00D257D0">
              <w:rPr>
                <w:color w:val="548DD4"/>
              </w:rPr>
              <w:t>how</w:t>
            </w:r>
            <w:proofErr w:type="gramEnd"/>
            <w:r w:rsidRPr="00D257D0">
              <w:rPr>
                <w:color w:val="548DD4"/>
              </w:rPr>
              <w:t xml:space="preserve"> it is realized&gt;</w:t>
            </w:r>
          </w:p>
        </w:tc>
      </w:tr>
      <w:tr w:rsidR="00F8756D" w:rsidRPr="00D257D0" w14:paraId="59631EEE" w14:textId="77777777" w:rsidTr="00BB16A5">
        <w:tc>
          <w:tcPr>
            <w:tcW w:w="1898" w:type="dxa"/>
          </w:tcPr>
          <w:p w14:paraId="2A746317" w14:textId="77777777" w:rsidR="00F8756D" w:rsidRPr="00D257D0" w:rsidRDefault="00F8756D" w:rsidP="003C3747">
            <w:pPr>
              <w:rPr>
                <w:color w:val="548DD4"/>
              </w:rPr>
            </w:pPr>
          </w:p>
        </w:tc>
        <w:tc>
          <w:tcPr>
            <w:tcW w:w="1329" w:type="dxa"/>
          </w:tcPr>
          <w:p w14:paraId="4E0A29B8" w14:textId="77777777" w:rsidR="00F8756D" w:rsidRPr="00D257D0" w:rsidRDefault="00F8756D" w:rsidP="003C3747">
            <w:pPr>
              <w:rPr>
                <w:color w:val="548DD4"/>
              </w:rPr>
            </w:pPr>
          </w:p>
        </w:tc>
        <w:tc>
          <w:tcPr>
            <w:tcW w:w="1417" w:type="dxa"/>
          </w:tcPr>
          <w:p w14:paraId="76EF52CE" w14:textId="77777777" w:rsidR="00F8756D" w:rsidRPr="00D257D0" w:rsidRDefault="00F8756D" w:rsidP="003C3747">
            <w:pPr>
              <w:rPr>
                <w:color w:val="548DD4"/>
              </w:rPr>
            </w:pPr>
          </w:p>
        </w:tc>
        <w:tc>
          <w:tcPr>
            <w:tcW w:w="851" w:type="dxa"/>
          </w:tcPr>
          <w:p w14:paraId="5648964E" w14:textId="77777777" w:rsidR="00F8756D" w:rsidRPr="00D257D0" w:rsidRDefault="00F8756D" w:rsidP="003C3747">
            <w:pPr>
              <w:rPr>
                <w:color w:val="548DD4"/>
              </w:rPr>
            </w:pPr>
          </w:p>
        </w:tc>
        <w:tc>
          <w:tcPr>
            <w:tcW w:w="4081" w:type="dxa"/>
          </w:tcPr>
          <w:p w14:paraId="39BB16B6" w14:textId="77777777" w:rsidR="00F8756D" w:rsidRPr="00D257D0" w:rsidRDefault="00F8756D" w:rsidP="003C3747">
            <w:pPr>
              <w:rPr>
                <w:color w:val="548DD4"/>
              </w:rPr>
            </w:pPr>
          </w:p>
        </w:tc>
      </w:tr>
    </w:tbl>
    <w:p w14:paraId="4AA66FFF" w14:textId="77777777" w:rsidR="00420392" w:rsidRPr="00D257D0" w:rsidRDefault="00420392" w:rsidP="003C3747">
      <w:pPr>
        <w:rPr>
          <w:color w:val="548DD4"/>
        </w:rPr>
      </w:pPr>
    </w:p>
    <w:p w14:paraId="6E2353D0" w14:textId="77777777" w:rsidR="00643ED5" w:rsidRPr="00D257D0" w:rsidRDefault="00643ED5" w:rsidP="003C3747">
      <w:pPr>
        <w:rPr>
          <w:color w:val="548DD4"/>
        </w:rPr>
      </w:pPr>
    </w:p>
    <w:p w14:paraId="5C534C05" w14:textId="77777777" w:rsidR="00643ED5" w:rsidRPr="00D257D0" w:rsidRDefault="00643ED5" w:rsidP="00563861">
      <w:pPr>
        <w:pStyle w:val="Heading1"/>
        <w:rPr>
          <w:color w:val="548DD4"/>
        </w:rPr>
      </w:pPr>
      <w:bookmarkStart w:id="200" w:name="_Ref409432980"/>
      <w:bookmarkStart w:id="201" w:name="_Toc411545845"/>
      <w:r w:rsidRPr="00D257D0">
        <w:rPr>
          <w:color w:val="548DD4"/>
        </w:rPr>
        <w:t xml:space="preserve">Appendix D: </w:t>
      </w:r>
      <w:r w:rsidR="002A74A6" w:rsidRPr="00D257D0">
        <w:rPr>
          <w:color w:val="548DD4"/>
        </w:rPr>
        <w:t>States, Union Territory and Circles in India</w:t>
      </w:r>
      <w:bookmarkEnd w:id="200"/>
      <w:bookmarkEnd w:id="201"/>
    </w:p>
    <w:p w14:paraId="02984698" w14:textId="77777777" w:rsidR="00103E71" w:rsidRPr="00D257D0" w:rsidRDefault="001C615A" w:rsidP="00103E71">
      <w:r w:rsidRPr="00D257D0">
        <w:t xml:space="preserve">The information in this appendix is for reference. Exact names </w:t>
      </w:r>
      <w:r w:rsidR="000D152D" w:rsidRPr="00D257D0">
        <w:t xml:space="preserve">of various parameters </w:t>
      </w:r>
      <w:r w:rsidRPr="00D257D0">
        <w:t>are not specified in this section</w:t>
      </w:r>
      <w:r w:rsidR="000D152D" w:rsidRPr="00D257D0">
        <w:t xml:space="preserve"> and may vary in actual implementation</w:t>
      </w:r>
      <w:r w:rsidRPr="00D257D0">
        <w:t>.</w:t>
      </w:r>
    </w:p>
    <w:p w14:paraId="26D8E27A" w14:textId="77777777" w:rsidR="00103E71" w:rsidRPr="00D257D0" w:rsidRDefault="00103E71" w:rsidP="00563861">
      <w:pPr>
        <w:pStyle w:val="Heading2"/>
      </w:pPr>
      <w:bookmarkStart w:id="202" w:name="_Toc411545846"/>
      <w:r w:rsidRPr="00D257D0">
        <w:t>States and Union Territory of India</w:t>
      </w:r>
      <w:bookmarkEnd w:id="202"/>
    </w:p>
    <w:p w14:paraId="69753112" w14:textId="77777777" w:rsidR="00103E71" w:rsidRPr="00D257D0" w:rsidRDefault="00103E71" w:rsidP="00103E71">
      <w:r w:rsidRPr="00D257D0">
        <w:t>(Source: http://en.wikipedia.org/wiki/States_and_union_territories_of_India)</w:t>
      </w:r>
    </w:p>
    <w:p w14:paraId="4FE86CB5" w14:textId="77777777" w:rsidR="00103E71" w:rsidRPr="00D257D0" w:rsidRDefault="00223A57" w:rsidP="00103E71">
      <w:pPr>
        <w:pStyle w:val="Heading3"/>
      </w:pPr>
      <w:bookmarkStart w:id="203" w:name="_Toc411545847"/>
      <w:r w:rsidRPr="00D257D0">
        <w:rPr>
          <w:rStyle w:val="mw-headline"/>
        </w:rPr>
        <w:t xml:space="preserve">List of </w:t>
      </w:r>
      <w:r w:rsidR="00103E71" w:rsidRPr="00D257D0">
        <w:rPr>
          <w:rStyle w:val="mw-headline"/>
        </w:rPr>
        <w:t>States</w:t>
      </w:r>
      <w:bookmarkEnd w:id="20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5"/>
        <w:gridCol w:w="1873"/>
        <w:gridCol w:w="7392"/>
      </w:tblGrid>
      <w:tr w:rsidR="00103E71" w:rsidRPr="00D257D0" w14:paraId="7BB45B16" w14:textId="77777777" w:rsidTr="00563861">
        <w:trPr>
          <w:tblHeader/>
          <w:tblCellSpacing w:w="15" w:type="dxa"/>
        </w:trPr>
        <w:tc>
          <w:tcPr>
            <w:tcW w:w="0" w:type="auto"/>
            <w:tcMar>
              <w:top w:w="15" w:type="dxa"/>
              <w:left w:w="15" w:type="dxa"/>
              <w:bottom w:w="15" w:type="dxa"/>
              <w:right w:w="225" w:type="dxa"/>
            </w:tcMar>
            <w:vAlign w:val="center"/>
            <w:hideMark/>
          </w:tcPr>
          <w:p w14:paraId="229F4E8C" w14:textId="77777777" w:rsidR="00103E71" w:rsidRPr="00D257D0" w:rsidRDefault="00CB5F50">
            <w:pPr>
              <w:jc w:val="center"/>
              <w:rPr>
                <w:b/>
                <w:bCs/>
                <w:sz w:val="24"/>
                <w:szCs w:val="24"/>
              </w:rPr>
            </w:pPr>
            <w:r w:rsidRPr="00D257D0">
              <w:rPr>
                <w:b/>
                <w:bCs/>
              </w:rPr>
              <w:t>#</w:t>
            </w:r>
          </w:p>
        </w:tc>
        <w:tc>
          <w:tcPr>
            <w:tcW w:w="0" w:type="auto"/>
            <w:tcMar>
              <w:top w:w="15" w:type="dxa"/>
              <w:left w:w="15" w:type="dxa"/>
              <w:bottom w:w="15" w:type="dxa"/>
              <w:right w:w="225" w:type="dxa"/>
            </w:tcMar>
            <w:vAlign w:val="center"/>
            <w:hideMark/>
          </w:tcPr>
          <w:p w14:paraId="54950ED3" w14:textId="77777777" w:rsidR="00103E71" w:rsidRPr="00D257D0" w:rsidRDefault="00103E71">
            <w:pPr>
              <w:jc w:val="center"/>
              <w:rPr>
                <w:b/>
                <w:bCs/>
                <w:sz w:val="24"/>
                <w:szCs w:val="24"/>
              </w:rPr>
            </w:pPr>
            <w:r w:rsidRPr="00D257D0">
              <w:rPr>
                <w:b/>
                <w:bCs/>
              </w:rPr>
              <w:t>Name</w:t>
            </w:r>
          </w:p>
        </w:tc>
        <w:tc>
          <w:tcPr>
            <w:tcW w:w="0" w:type="auto"/>
            <w:tcMar>
              <w:top w:w="15" w:type="dxa"/>
              <w:left w:w="15" w:type="dxa"/>
              <w:bottom w:w="15" w:type="dxa"/>
              <w:right w:w="225" w:type="dxa"/>
            </w:tcMar>
            <w:vAlign w:val="center"/>
            <w:hideMark/>
          </w:tcPr>
          <w:p w14:paraId="756696CE" w14:textId="77777777" w:rsidR="00103E71" w:rsidRPr="00D257D0" w:rsidRDefault="00103E71" w:rsidP="00563861">
            <w:pPr>
              <w:rPr>
                <w:b/>
                <w:bCs/>
                <w:sz w:val="24"/>
                <w:szCs w:val="24"/>
              </w:rPr>
            </w:pPr>
            <w:proofErr w:type="gramStart"/>
            <w:r w:rsidRPr="00D257D0">
              <w:rPr>
                <w:b/>
                <w:bCs/>
              </w:rPr>
              <w:t>Official  language</w:t>
            </w:r>
            <w:proofErr w:type="gramEnd"/>
            <w:r w:rsidRPr="00D257D0">
              <w:rPr>
                <w:b/>
                <w:bCs/>
              </w:rPr>
              <w:t>(s)</w:t>
            </w:r>
          </w:p>
        </w:tc>
      </w:tr>
      <w:tr w:rsidR="00CB5F50" w:rsidRPr="00D257D0" w14:paraId="0B80245D" w14:textId="77777777" w:rsidTr="00563861">
        <w:trPr>
          <w:tblCellSpacing w:w="15" w:type="dxa"/>
        </w:trPr>
        <w:tc>
          <w:tcPr>
            <w:tcW w:w="0" w:type="auto"/>
            <w:vAlign w:val="bottom"/>
            <w:hideMark/>
          </w:tcPr>
          <w:p w14:paraId="51175DBE" w14:textId="77777777" w:rsidR="00CB5F50" w:rsidRPr="00D257D0" w:rsidRDefault="00CB5F50">
            <w:pPr>
              <w:rPr>
                <w:sz w:val="24"/>
                <w:szCs w:val="24"/>
              </w:rPr>
            </w:pPr>
            <w:r w:rsidRPr="00D257D0">
              <w:rPr>
                <w:color w:val="000000"/>
              </w:rPr>
              <w:t>1</w:t>
            </w:r>
          </w:p>
        </w:tc>
        <w:tc>
          <w:tcPr>
            <w:tcW w:w="0" w:type="auto"/>
            <w:vAlign w:val="bottom"/>
            <w:hideMark/>
          </w:tcPr>
          <w:p w14:paraId="08741A84" w14:textId="77777777" w:rsidR="00CB5F50" w:rsidRPr="00D257D0" w:rsidRDefault="00CB5F50">
            <w:pPr>
              <w:rPr>
                <w:sz w:val="24"/>
                <w:szCs w:val="24"/>
              </w:rPr>
            </w:pPr>
            <w:r w:rsidRPr="00D257D0">
              <w:rPr>
                <w:color w:val="000000"/>
              </w:rPr>
              <w:t>Andhra Pradesh</w:t>
            </w:r>
          </w:p>
        </w:tc>
        <w:tc>
          <w:tcPr>
            <w:tcW w:w="0" w:type="auto"/>
            <w:vAlign w:val="bottom"/>
            <w:hideMark/>
          </w:tcPr>
          <w:p w14:paraId="692A0148" w14:textId="77777777" w:rsidR="00CB5F50" w:rsidRPr="00D257D0" w:rsidRDefault="00CB5F50">
            <w:pPr>
              <w:rPr>
                <w:sz w:val="24"/>
                <w:szCs w:val="24"/>
              </w:rPr>
            </w:pPr>
            <w:r w:rsidRPr="00D257D0">
              <w:rPr>
                <w:color w:val="000000"/>
              </w:rPr>
              <w:t>Telugu</w:t>
            </w:r>
          </w:p>
        </w:tc>
      </w:tr>
      <w:tr w:rsidR="00CB5F50" w:rsidRPr="00D257D0" w14:paraId="4428CE0C" w14:textId="77777777" w:rsidTr="00563861">
        <w:trPr>
          <w:tblCellSpacing w:w="15" w:type="dxa"/>
        </w:trPr>
        <w:tc>
          <w:tcPr>
            <w:tcW w:w="0" w:type="auto"/>
            <w:vAlign w:val="bottom"/>
            <w:hideMark/>
          </w:tcPr>
          <w:p w14:paraId="4DFFCB44" w14:textId="77777777" w:rsidR="00CB5F50" w:rsidRPr="00D257D0" w:rsidRDefault="00CB5F50">
            <w:pPr>
              <w:rPr>
                <w:sz w:val="24"/>
                <w:szCs w:val="24"/>
              </w:rPr>
            </w:pPr>
            <w:r w:rsidRPr="00D257D0">
              <w:rPr>
                <w:color w:val="000000"/>
              </w:rPr>
              <w:t>2</w:t>
            </w:r>
          </w:p>
        </w:tc>
        <w:tc>
          <w:tcPr>
            <w:tcW w:w="0" w:type="auto"/>
            <w:vAlign w:val="bottom"/>
            <w:hideMark/>
          </w:tcPr>
          <w:p w14:paraId="6925D47B" w14:textId="77777777" w:rsidR="00CB5F50" w:rsidRPr="00D257D0" w:rsidRDefault="00CB5F50">
            <w:pPr>
              <w:rPr>
                <w:sz w:val="24"/>
                <w:szCs w:val="24"/>
              </w:rPr>
            </w:pPr>
            <w:r w:rsidRPr="00D257D0">
              <w:rPr>
                <w:color w:val="000000"/>
              </w:rPr>
              <w:t>Arunachal Pradesh</w:t>
            </w:r>
          </w:p>
        </w:tc>
        <w:tc>
          <w:tcPr>
            <w:tcW w:w="0" w:type="auto"/>
            <w:vAlign w:val="bottom"/>
            <w:hideMark/>
          </w:tcPr>
          <w:p w14:paraId="6B555849" w14:textId="77777777" w:rsidR="00CB5F50" w:rsidRPr="00D257D0" w:rsidRDefault="00CB5F50">
            <w:pPr>
              <w:rPr>
                <w:sz w:val="24"/>
                <w:szCs w:val="24"/>
              </w:rPr>
            </w:pPr>
            <w:r w:rsidRPr="00D257D0">
              <w:rPr>
                <w:color w:val="000000"/>
              </w:rPr>
              <w:t>English</w:t>
            </w:r>
          </w:p>
        </w:tc>
      </w:tr>
      <w:tr w:rsidR="00CB5F50" w:rsidRPr="00D257D0" w14:paraId="52A34D64" w14:textId="77777777" w:rsidTr="00563861">
        <w:trPr>
          <w:tblCellSpacing w:w="15" w:type="dxa"/>
        </w:trPr>
        <w:tc>
          <w:tcPr>
            <w:tcW w:w="0" w:type="auto"/>
            <w:vAlign w:val="bottom"/>
            <w:hideMark/>
          </w:tcPr>
          <w:p w14:paraId="6C7580FE" w14:textId="77777777" w:rsidR="00CB5F50" w:rsidRPr="00D257D0" w:rsidRDefault="00CB5F50">
            <w:pPr>
              <w:rPr>
                <w:sz w:val="24"/>
                <w:szCs w:val="24"/>
              </w:rPr>
            </w:pPr>
            <w:r w:rsidRPr="00D257D0">
              <w:rPr>
                <w:color w:val="000000"/>
              </w:rPr>
              <w:t>3</w:t>
            </w:r>
          </w:p>
        </w:tc>
        <w:tc>
          <w:tcPr>
            <w:tcW w:w="0" w:type="auto"/>
            <w:vAlign w:val="bottom"/>
            <w:hideMark/>
          </w:tcPr>
          <w:p w14:paraId="72E279EB" w14:textId="77777777" w:rsidR="00CB5F50" w:rsidRPr="00D257D0" w:rsidRDefault="00CB5F50">
            <w:pPr>
              <w:rPr>
                <w:sz w:val="24"/>
                <w:szCs w:val="24"/>
              </w:rPr>
            </w:pPr>
            <w:r w:rsidRPr="00D257D0">
              <w:rPr>
                <w:color w:val="000000"/>
              </w:rPr>
              <w:t>Assam</w:t>
            </w:r>
          </w:p>
        </w:tc>
        <w:tc>
          <w:tcPr>
            <w:tcW w:w="0" w:type="auto"/>
            <w:vAlign w:val="bottom"/>
            <w:hideMark/>
          </w:tcPr>
          <w:p w14:paraId="756C3111" w14:textId="77777777" w:rsidR="00CB5F50" w:rsidRPr="00D257D0" w:rsidRDefault="00CB5F50">
            <w:pPr>
              <w:rPr>
                <w:sz w:val="24"/>
                <w:szCs w:val="24"/>
              </w:rPr>
            </w:pPr>
            <w:r w:rsidRPr="00D257D0">
              <w:rPr>
                <w:color w:val="000000"/>
              </w:rPr>
              <w:t xml:space="preserve">Assamese; Regional: </w:t>
            </w:r>
            <w:proofErr w:type="spellStart"/>
            <w:r w:rsidRPr="00D257D0">
              <w:rPr>
                <w:color w:val="000000"/>
              </w:rPr>
              <w:t>Bodo</w:t>
            </w:r>
            <w:proofErr w:type="spellEnd"/>
            <w:r w:rsidRPr="00D257D0">
              <w:rPr>
                <w:color w:val="000000"/>
              </w:rPr>
              <w:t>, Bengali</w:t>
            </w:r>
          </w:p>
        </w:tc>
      </w:tr>
      <w:tr w:rsidR="00CB5F50" w:rsidRPr="00D257D0" w14:paraId="240C0321" w14:textId="77777777" w:rsidTr="00563861">
        <w:trPr>
          <w:tblCellSpacing w:w="15" w:type="dxa"/>
        </w:trPr>
        <w:tc>
          <w:tcPr>
            <w:tcW w:w="0" w:type="auto"/>
            <w:vAlign w:val="bottom"/>
            <w:hideMark/>
          </w:tcPr>
          <w:p w14:paraId="5DDCC4AD" w14:textId="77777777" w:rsidR="00CB5F50" w:rsidRPr="00D257D0" w:rsidRDefault="00CB5F50">
            <w:pPr>
              <w:rPr>
                <w:sz w:val="24"/>
                <w:szCs w:val="24"/>
              </w:rPr>
            </w:pPr>
            <w:r w:rsidRPr="00D257D0">
              <w:rPr>
                <w:color w:val="000000"/>
              </w:rPr>
              <w:t>4</w:t>
            </w:r>
          </w:p>
        </w:tc>
        <w:tc>
          <w:tcPr>
            <w:tcW w:w="0" w:type="auto"/>
            <w:vAlign w:val="bottom"/>
            <w:hideMark/>
          </w:tcPr>
          <w:p w14:paraId="79720865" w14:textId="77777777" w:rsidR="00CB5F50" w:rsidRPr="00D257D0" w:rsidRDefault="00CB5F50">
            <w:pPr>
              <w:rPr>
                <w:sz w:val="24"/>
                <w:szCs w:val="24"/>
              </w:rPr>
            </w:pPr>
            <w:r w:rsidRPr="00D257D0">
              <w:rPr>
                <w:color w:val="000000"/>
              </w:rPr>
              <w:t>Bihar</w:t>
            </w:r>
          </w:p>
        </w:tc>
        <w:tc>
          <w:tcPr>
            <w:tcW w:w="0" w:type="auto"/>
            <w:vAlign w:val="bottom"/>
            <w:hideMark/>
          </w:tcPr>
          <w:p w14:paraId="26B90BF2" w14:textId="77777777" w:rsidR="00CB5F50" w:rsidRPr="00D257D0" w:rsidRDefault="00CB5F50">
            <w:pPr>
              <w:rPr>
                <w:sz w:val="24"/>
                <w:szCs w:val="24"/>
              </w:rPr>
            </w:pPr>
            <w:r w:rsidRPr="00D257D0">
              <w:rPr>
                <w:color w:val="000000"/>
              </w:rPr>
              <w:t xml:space="preserve">Hindi, Bhojpuri, </w:t>
            </w:r>
            <w:proofErr w:type="spellStart"/>
            <w:r w:rsidRPr="00D257D0">
              <w:rPr>
                <w:color w:val="000000"/>
              </w:rPr>
              <w:t>Magadhi</w:t>
            </w:r>
            <w:proofErr w:type="spellEnd"/>
            <w:r w:rsidRPr="00D257D0">
              <w:rPr>
                <w:color w:val="000000"/>
              </w:rPr>
              <w:t>, Maithili, Urdu</w:t>
            </w:r>
          </w:p>
        </w:tc>
      </w:tr>
      <w:tr w:rsidR="00CB5F50" w:rsidRPr="00D257D0" w14:paraId="238C9704" w14:textId="77777777" w:rsidTr="00563861">
        <w:trPr>
          <w:tblCellSpacing w:w="15" w:type="dxa"/>
        </w:trPr>
        <w:tc>
          <w:tcPr>
            <w:tcW w:w="0" w:type="auto"/>
            <w:vAlign w:val="bottom"/>
            <w:hideMark/>
          </w:tcPr>
          <w:p w14:paraId="7BE0D603" w14:textId="77777777" w:rsidR="00CB5F50" w:rsidRPr="00D257D0" w:rsidRDefault="00CB5F50">
            <w:pPr>
              <w:rPr>
                <w:sz w:val="24"/>
                <w:szCs w:val="24"/>
              </w:rPr>
            </w:pPr>
            <w:r w:rsidRPr="00D257D0">
              <w:rPr>
                <w:color w:val="000000"/>
              </w:rPr>
              <w:t>5</w:t>
            </w:r>
          </w:p>
        </w:tc>
        <w:tc>
          <w:tcPr>
            <w:tcW w:w="0" w:type="auto"/>
            <w:vAlign w:val="bottom"/>
            <w:hideMark/>
          </w:tcPr>
          <w:p w14:paraId="7B7F26CD" w14:textId="77777777" w:rsidR="00CB5F50" w:rsidRPr="00D257D0" w:rsidRDefault="00CB5F50">
            <w:pPr>
              <w:rPr>
                <w:sz w:val="24"/>
                <w:szCs w:val="24"/>
              </w:rPr>
            </w:pPr>
            <w:r w:rsidRPr="00D257D0">
              <w:rPr>
                <w:color w:val="000000"/>
              </w:rPr>
              <w:t>Chhattisgarh</w:t>
            </w:r>
          </w:p>
        </w:tc>
        <w:tc>
          <w:tcPr>
            <w:tcW w:w="0" w:type="auto"/>
            <w:vAlign w:val="bottom"/>
            <w:hideMark/>
          </w:tcPr>
          <w:p w14:paraId="58006E19" w14:textId="77777777" w:rsidR="00CB5F50" w:rsidRPr="00D257D0" w:rsidRDefault="00CB5F50">
            <w:pPr>
              <w:rPr>
                <w:sz w:val="24"/>
                <w:szCs w:val="24"/>
              </w:rPr>
            </w:pPr>
            <w:proofErr w:type="spellStart"/>
            <w:r w:rsidRPr="00D257D0">
              <w:rPr>
                <w:color w:val="000000"/>
              </w:rPr>
              <w:t>Chattisgarhi</w:t>
            </w:r>
            <w:proofErr w:type="spellEnd"/>
            <w:r w:rsidRPr="00D257D0">
              <w:rPr>
                <w:color w:val="000000"/>
              </w:rPr>
              <w:t>, Hindi</w:t>
            </w:r>
          </w:p>
        </w:tc>
      </w:tr>
      <w:tr w:rsidR="00CB5F50" w:rsidRPr="00D257D0" w14:paraId="72F0CD38" w14:textId="77777777" w:rsidTr="00563861">
        <w:trPr>
          <w:tblCellSpacing w:w="15" w:type="dxa"/>
        </w:trPr>
        <w:tc>
          <w:tcPr>
            <w:tcW w:w="0" w:type="auto"/>
            <w:vAlign w:val="bottom"/>
            <w:hideMark/>
          </w:tcPr>
          <w:p w14:paraId="638A3770" w14:textId="77777777" w:rsidR="00CB5F50" w:rsidRPr="00D257D0" w:rsidRDefault="00CB5F50">
            <w:pPr>
              <w:rPr>
                <w:sz w:val="24"/>
                <w:szCs w:val="24"/>
              </w:rPr>
            </w:pPr>
            <w:r w:rsidRPr="00D257D0">
              <w:rPr>
                <w:color w:val="000000"/>
              </w:rPr>
              <w:t>6</w:t>
            </w:r>
          </w:p>
        </w:tc>
        <w:tc>
          <w:tcPr>
            <w:tcW w:w="0" w:type="auto"/>
            <w:vAlign w:val="bottom"/>
            <w:hideMark/>
          </w:tcPr>
          <w:p w14:paraId="487DAC5D" w14:textId="77777777" w:rsidR="00CB5F50" w:rsidRPr="00D257D0" w:rsidRDefault="00CB5F50">
            <w:pPr>
              <w:rPr>
                <w:sz w:val="24"/>
                <w:szCs w:val="24"/>
              </w:rPr>
            </w:pPr>
            <w:r w:rsidRPr="00D257D0">
              <w:rPr>
                <w:color w:val="000000"/>
              </w:rPr>
              <w:t>Goa</w:t>
            </w:r>
          </w:p>
        </w:tc>
        <w:tc>
          <w:tcPr>
            <w:tcW w:w="0" w:type="auto"/>
            <w:vAlign w:val="bottom"/>
            <w:hideMark/>
          </w:tcPr>
          <w:p w14:paraId="184A3C1C" w14:textId="77777777" w:rsidR="00CB5F50" w:rsidRPr="00D257D0" w:rsidRDefault="00CB5F50">
            <w:pPr>
              <w:rPr>
                <w:sz w:val="24"/>
                <w:szCs w:val="24"/>
              </w:rPr>
            </w:pPr>
            <w:r w:rsidRPr="00D257D0">
              <w:rPr>
                <w:color w:val="000000"/>
              </w:rPr>
              <w:t>Konkani</w:t>
            </w:r>
          </w:p>
        </w:tc>
      </w:tr>
      <w:tr w:rsidR="00CB5F50" w:rsidRPr="00D257D0" w14:paraId="49D18CCB" w14:textId="77777777" w:rsidTr="00563861">
        <w:trPr>
          <w:tblCellSpacing w:w="15" w:type="dxa"/>
        </w:trPr>
        <w:tc>
          <w:tcPr>
            <w:tcW w:w="0" w:type="auto"/>
            <w:vAlign w:val="bottom"/>
            <w:hideMark/>
          </w:tcPr>
          <w:p w14:paraId="1AFDCF63" w14:textId="77777777" w:rsidR="00CB5F50" w:rsidRPr="00D257D0" w:rsidRDefault="00CB5F50">
            <w:pPr>
              <w:rPr>
                <w:sz w:val="24"/>
                <w:szCs w:val="24"/>
              </w:rPr>
            </w:pPr>
            <w:r w:rsidRPr="00D257D0">
              <w:rPr>
                <w:color w:val="000000"/>
              </w:rPr>
              <w:t>7</w:t>
            </w:r>
          </w:p>
        </w:tc>
        <w:tc>
          <w:tcPr>
            <w:tcW w:w="0" w:type="auto"/>
            <w:vAlign w:val="bottom"/>
            <w:hideMark/>
          </w:tcPr>
          <w:p w14:paraId="1609CE20" w14:textId="77777777" w:rsidR="00CB5F50" w:rsidRPr="00D257D0" w:rsidRDefault="00CB5F50">
            <w:pPr>
              <w:rPr>
                <w:sz w:val="24"/>
                <w:szCs w:val="24"/>
              </w:rPr>
            </w:pPr>
            <w:r w:rsidRPr="00D257D0">
              <w:rPr>
                <w:color w:val="000000"/>
              </w:rPr>
              <w:t>Gujarat</w:t>
            </w:r>
          </w:p>
        </w:tc>
        <w:tc>
          <w:tcPr>
            <w:tcW w:w="0" w:type="auto"/>
            <w:vAlign w:val="bottom"/>
            <w:hideMark/>
          </w:tcPr>
          <w:p w14:paraId="11356E34" w14:textId="77777777" w:rsidR="00CB5F50" w:rsidRPr="00D257D0" w:rsidRDefault="00CB5F50">
            <w:pPr>
              <w:rPr>
                <w:sz w:val="24"/>
                <w:szCs w:val="24"/>
              </w:rPr>
            </w:pPr>
            <w:r w:rsidRPr="00D257D0">
              <w:rPr>
                <w:color w:val="000000"/>
              </w:rPr>
              <w:t>Gujarati</w:t>
            </w:r>
          </w:p>
        </w:tc>
      </w:tr>
      <w:tr w:rsidR="00CB5F50" w:rsidRPr="00D257D0" w14:paraId="25B863BC" w14:textId="77777777" w:rsidTr="00563861">
        <w:trPr>
          <w:tblCellSpacing w:w="15" w:type="dxa"/>
        </w:trPr>
        <w:tc>
          <w:tcPr>
            <w:tcW w:w="0" w:type="auto"/>
            <w:vAlign w:val="bottom"/>
            <w:hideMark/>
          </w:tcPr>
          <w:p w14:paraId="071321AA" w14:textId="77777777" w:rsidR="00CB5F50" w:rsidRPr="00D257D0" w:rsidRDefault="00CB5F50">
            <w:pPr>
              <w:rPr>
                <w:sz w:val="24"/>
                <w:szCs w:val="24"/>
              </w:rPr>
            </w:pPr>
            <w:r w:rsidRPr="00D257D0">
              <w:rPr>
                <w:color w:val="000000"/>
              </w:rPr>
              <w:t>8</w:t>
            </w:r>
          </w:p>
        </w:tc>
        <w:tc>
          <w:tcPr>
            <w:tcW w:w="0" w:type="auto"/>
            <w:vAlign w:val="bottom"/>
            <w:hideMark/>
          </w:tcPr>
          <w:p w14:paraId="03FF290A" w14:textId="77777777" w:rsidR="00CB5F50" w:rsidRPr="00D257D0" w:rsidRDefault="00CB5F50">
            <w:pPr>
              <w:rPr>
                <w:sz w:val="24"/>
                <w:szCs w:val="24"/>
              </w:rPr>
            </w:pPr>
            <w:r w:rsidRPr="00D257D0">
              <w:rPr>
                <w:color w:val="000000"/>
              </w:rPr>
              <w:t>Haryana</w:t>
            </w:r>
          </w:p>
        </w:tc>
        <w:tc>
          <w:tcPr>
            <w:tcW w:w="0" w:type="auto"/>
            <w:vAlign w:val="bottom"/>
            <w:hideMark/>
          </w:tcPr>
          <w:p w14:paraId="6ED61389" w14:textId="77777777" w:rsidR="00CB5F50" w:rsidRPr="00D257D0" w:rsidRDefault="00CB5F50">
            <w:pPr>
              <w:rPr>
                <w:sz w:val="24"/>
                <w:szCs w:val="24"/>
              </w:rPr>
            </w:pPr>
            <w:r w:rsidRPr="00D257D0">
              <w:rPr>
                <w:color w:val="000000"/>
              </w:rPr>
              <w:t>Hindi, Haryanvi (regional), Punjabi</w:t>
            </w:r>
          </w:p>
        </w:tc>
      </w:tr>
      <w:tr w:rsidR="00CB5F50" w:rsidRPr="00D257D0" w14:paraId="753B35D5" w14:textId="77777777" w:rsidTr="00563861">
        <w:trPr>
          <w:tblCellSpacing w:w="15" w:type="dxa"/>
        </w:trPr>
        <w:tc>
          <w:tcPr>
            <w:tcW w:w="0" w:type="auto"/>
            <w:vAlign w:val="bottom"/>
            <w:hideMark/>
          </w:tcPr>
          <w:p w14:paraId="2DD6EB9B" w14:textId="77777777" w:rsidR="00CB5F50" w:rsidRPr="00D257D0" w:rsidRDefault="00CB5F50">
            <w:pPr>
              <w:rPr>
                <w:sz w:val="24"/>
                <w:szCs w:val="24"/>
              </w:rPr>
            </w:pPr>
            <w:r w:rsidRPr="00D257D0">
              <w:rPr>
                <w:color w:val="000000"/>
              </w:rPr>
              <w:t>9</w:t>
            </w:r>
          </w:p>
        </w:tc>
        <w:tc>
          <w:tcPr>
            <w:tcW w:w="0" w:type="auto"/>
            <w:vAlign w:val="bottom"/>
            <w:hideMark/>
          </w:tcPr>
          <w:p w14:paraId="291957A7" w14:textId="77777777" w:rsidR="00CB5F50" w:rsidRPr="00D257D0" w:rsidRDefault="00CB5F50">
            <w:pPr>
              <w:rPr>
                <w:sz w:val="24"/>
                <w:szCs w:val="24"/>
              </w:rPr>
            </w:pPr>
            <w:r w:rsidRPr="00D257D0">
              <w:rPr>
                <w:color w:val="000000"/>
              </w:rPr>
              <w:t>Himachal Pradesh</w:t>
            </w:r>
          </w:p>
        </w:tc>
        <w:tc>
          <w:tcPr>
            <w:tcW w:w="0" w:type="auto"/>
            <w:vAlign w:val="bottom"/>
            <w:hideMark/>
          </w:tcPr>
          <w:p w14:paraId="4C4459F0" w14:textId="77777777" w:rsidR="00CB5F50" w:rsidRPr="00D257D0" w:rsidRDefault="00CB5F50">
            <w:pPr>
              <w:rPr>
                <w:sz w:val="24"/>
                <w:szCs w:val="24"/>
              </w:rPr>
            </w:pPr>
            <w:r w:rsidRPr="00D257D0">
              <w:rPr>
                <w:color w:val="000000"/>
              </w:rPr>
              <w:t xml:space="preserve">Hindi, </w:t>
            </w:r>
            <w:proofErr w:type="spellStart"/>
            <w:r w:rsidRPr="00D257D0">
              <w:rPr>
                <w:color w:val="000000"/>
              </w:rPr>
              <w:t>Pahari</w:t>
            </w:r>
            <w:proofErr w:type="spellEnd"/>
            <w:r w:rsidRPr="00D257D0">
              <w:rPr>
                <w:color w:val="000000"/>
              </w:rPr>
              <w:t xml:space="preserve"> (regional)</w:t>
            </w:r>
          </w:p>
        </w:tc>
      </w:tr>
      <w:tr w:rsidR="00CB5F50" w:rsidRPr="00D257D0" w14:paraId="7325F81B" w14:textId="77777777" w:rsidTr="00563861">
        <w:trPr>
          <w:tblCellSpacing w:w="15" w:type="dxa"/>
        </w:trPr>
        <w:tc>
          <w:tcPr>
            <w:tcW w:w="0" w:type="auto"/>
            <w:vAlign w:val="bottom"/>
            <w:hideMark/>
          </w:tcPr>
          <w:p w14:paraId="7B8D30EC" w14:textId="77777777" w:rsidR="00CB5F50" w:rsidRPr="00D257D0" w:rsidRDefault="00CB5F50">
            <w:pPr>
              <w:rPr>
                <w:sz w:val="24"/>
                <w:szCs w:val="24"/>
              </w:rPr>
            </w:pPr>
            <w:r w:rsidRPr="00D257D0">
              <w:rPr>
                <w:color w:val="000000"/>
              </w:rPr>
              <w:t>10</w:t>
            </w:r>
          </w:p>
        </w:tc>
        <w:tc>
          <w:tcPr>
            <w:tcW w:w="0" w:type="auto"/>
            <w:vAlign w:val="bottom"/>
            <w:hideMark/>
          </w:tcPr>
          <w:p w14:paraId="729ADA5F" w14:textId="77777777" w:rsidR="00CB5F50" w:rsidRPr="00D257D0" w:rsidRDefault="00CB5F50">
            <w:pPr>
              <w:rPr>
                <w:sz w:val="24"/>
                <w:szCs w:val="24"/>
              </w:rPr>
            </w:pPr>
            <w:r w:rsidRPr="00D257D0">
              <w:rPr>
                <w:color w:val="000000"/>
              </w:rPr>
              <w:t>Jammu and Kashmir</w:t>
            </w:r>
          </w:p>
        </w:tc>
        <w:tc>
          <w:tcPr>
            <w:tcW w:w="0" w:type="auto"/>
            <w:vAlign w:val="bottom"/>
            <w:hideMark/>
          </w:tcPr>
          <w:p w14:paraId="39B86C78" w14:textId="77777777" w:rsidR="00CB5F50" w:rsidRPr="00D257D0" w:rsidRDefault="00CB5F50">
            <w:pPr>
              <w:rPr>
                <w:sz w:val="24"/>
                <w:szCs w:val="24"/>
              </w:rPr>
            </w:pPr>
            <w:proofErr w:type="spellStart"/>
            <w:r w:rsidRPr="00D257D0">
              <w:rPr>
                <w:color w:val="000000"/>
              </w:rPr>
              <w:t>Dogri</w:t>
            </w:r>
            <w:proofErr w:type="spellEnd"/>
            <w:r w:rsidRPr="00D257D0">
              <w:rPr>
                <w:color w:val="000000"/>
              </w:rPr>
              <w:t xml:space="preserve">, Kashmiri, </w:t>
            </w:r>
            <w:proofErr w:type="spellStart"/>
            <w:r w:rsidRPr="00D257D0">
              <w:rPr>
                <w:color w:val="000000"/>
              </w:rPr>
              <w:t>Ladakhi</w:t>
            </w:r>
            <w:proofErr w:type="spellEnd"/>
            <w:r w:rsidRPr="00D257D0">
              <w:rPr>
                <w:color w:val="000000"/>
              </w:rPr>
              <w:t xml:space="preserve">, </w:t>
            </w:r>
            <w:proofErr w:type="gramStart"/>
            <w:r w:rsidRPr="00D257D0">
              <w:rPr>
                <w:color w:val="000000"/>
              </w:rPr>
              <w:t>Urdu[</w:t>
            </w:r>
            <w:proofErr w:type="gramEnd"/>
            <w:r w:rsidRPr="00D257D0">
              <w:rPr>
                <w:color w:val="000000"/>
              </w:rPr>
              <w:t>5]</w:t>
            </w:r>
          </w:p>
        </w:tc>
      </w:tr>
      <w:tr w:rsidR="00CB5F50" w:rsidRPr="00D257D0" w14:paraId="006FD8C1" w14:textId="77777777" w:rsidTr="00563861">
        <w:trPr>
          <w:tblCellSpacing w:w="15" w:type="dxa"/>
        </w:trPr>
        <w:tc>
          <w:tcPr>
            <w:tcW w:w="0" w:type="auto"/>
            <w:vAlign w:val="bottom"/>
            <w:hideMark/>
          </w:tcPr>
          <w:p w14:paraId="12AC0CB6" w14:textId="77777777" w:rsidR="00CB5F50" w:rsidRPr="00D257D0" w:rsidRDefault="00CB5F50">
            <w:pPr>
              <w:rPr>
                <w:sz w:val="24"/>
                <w:szCs w:val="24"/>
              </w:rPr>
            </w:pPr>
            <w:r w:rsidRPr="00D257D0">
              <w:rPr>
                <w:color w:val="000000"/>
              </w:rPr>
              <w:t>11</w:t>
            </w:r>
          </w:p>
        </w:tc>
        <w:tc>
          <w:tcPr>
            <w:tcW w:w="0" w:type="auto"/>
            <w:vAlign w:val="bottom"/>
            <w:hideMark/>
          </w:tcPr>
          <w:p w14:paraId="6D7060FB" w14:textId="77777777" w:rsidR="00CB5F50" w:rsidRPr="00D257D0" w:rsidRDefault="00CB5F50">
            <w:pPr>
              <w:rPr>
                <w:sz w:val="24"/>
                <w:szCs w:val="24"/>
              </w:rPr>
            </w:pPr>
            <w:r w:rsidRPr="00D257D0">
              <w:rPr>
                <w:color w:val="000000"/>
              </w:rPr>
              <w:t>Jharkhand</w:t>
            </w:r>
          </w:p>
        </w:tc>
        <w:tc>
          <w:tcPr>
            <w:tcW w:w="0" w:type="auto"/>
            <w:vAlign w:val="bottom"/>
            <w:hideMark/>
          </w:tcPr>
          <w:p w14:paraId="0B45663D" w14:textId="77777777" w:rsidR="00CB5F50" w:rsidRPr="00D257D0" w:rsidRDefault="00CB5F50">
            <w:pPr>
              <w:rPr>
                <w:sz w:val="24"/>
                <w:szCs w:val="24"/>
              </w:rPr>
            </w:pPr>
            <w:r w:rsidRPr="00D257D0">
              <w:rPr>
                <w:color w:val="000000"/>
              </w:rPr>
              <w:t>Hindi</w:t>
            </w:r>
          </w:p>
        </w:tc>
      </w:tr>
      <w:tr w:rsidR="00CB5F50" w:rsidRPr="00D257D0" w14:paraId="5C9A7684" w14:textId="77777777" w:rsidTr="00563861">
        <w:trPr>
          <w:tblCellSpacing w:w="15" w:type="dxa"/>
        </w:trPr>
        <w:tc>
          <w:tcPr>
            <w:tcW w:w="0" w:type="auto"/>
            <w:vAlign w:val="bottom"/>
            <w:hideMark/>
          </w:tcPr>
          <w:p w14:paraId="5DDB0621" w14:textId="77777777" w:rsidR="00CB5F50" w:rsidRPr="00D257D0" w:rsidRDefault="00CB5F50">
            <w:pPr>
              <w:rPr>
                <w:sz w:val="24"/>
                <w:szCs w:val="24"/>
              </w:rPr>
            </w:pPr>
            <w:r w:rsidRPr="00D257D0">
              <w:rPr>
                <w:color w:val="000000"/>
              </w:rPr>
              <w:t>12</w:t>
            </w:r>
          </w:p>
        </w:tc>
        <w:tc>
          <w:tcPr>
            <w:tcW w:w="0" w:type="auto"/>
            <w:vAlign w:val="bottom"/>
            <w:hideMark/>
          </w:tcPr>
          <w:p w14:paraId="36870BAA" w14:textId="77777777" w:rsidR="00CB5F50" w:rsidRPr="00D257D0" w:rsidRDefault="00CB5F50">
            <w:pPr>
              <w:rPr>
                <w:sz w:val="24"/>
                <w:szCs w:val="24"/>
              </w:rPr>
            </w:pPr>
            <w:r w:rsidRPr="00D257D0">
              <w:rPr>
                <w:color w:val="000000"/>
              </w:rPr>
              <w:t>Karnataka</w:t>
            </w:r>
          </w:p>
        </w:tc>
        <w:tc>
          <w:tcPr>
            <w:tcW w:w="0" w:type="auto"/>
            <w:vAlign w:val="bottom"/>
            <w:hideMark/>
          </w:tcPr>
          <w:p w14:paraId="75D7385E" w14:textId="77777777" w:rsidR="00CB5F50" w:rsidRPr="00D257D0" w:rsidRDefault="00CB5F50">
            <w:pPr>
              <w:rPr>
                <w:sz w:val="24"/>
                <w:szCs w:val="24"/>
              </w:rPr>
            </w:pPr>
            <w:r w:rsidRPr="00D257D0">
              <w:rPr>
                <w:color w:val="000000"/>
              </w:rPr>
              <w:t>Kannada</w:t>
            </w:r>
          </w:p>
        </w:tc>
      </w:tr>
      <w:tr w:rsidR="00CB5F50" w:rsidRPr="00D257D0" w14:paraId="178A4F66" w14:textId="77777777" w:rsidTr="00563861">
        <w:trPr>
          <w:tblCellSpacing w:w="15" w:type="dxa"/>
        </w:trPr>
        <w:tc>
          <w:tcPr>
            <w:tcW w:w="0" w:type="auto"/>
            <w:vAlign w:val="bottom"/>
            <w:hideMark/>
          </w:tcPr>
          <w:p w14:paraId="2CC19646" w14:textId="77777777" w:rsidR="00CB5F50" w:rsidRPr="00D257D0" w:rsidRDefault="00CB5F50">
            <w:pPr>
              <w:rPr>
                <w:sz w:val="24"/>
                <w:szCs w:val="24"/>
              </w:rPr>
            </w:pPr>
            <w:r w:rsidRPr="00D257D0">
              <w:rPr>
                <w:color w:val="000000"/>
              </w:rPr>
              <w:t>13</w:t>
            </w:r>
          </w:p>
        </w:tc>
        <w:tc>
          <w:tcPr>
            <w:tcW w:w="0" w:type="auto"/>
            <w:vAlign w:val="bottom"/>
            <w:hideMark/>
          </w:tcPr>
          <w:p w14:paraId="19AEB99F" w14:textId="77777777" w:rsidR="00CB5F50" w:rsidRPr="00D257D0" w:rsidRDefault="00CB5F50">
            <w:pPr>
              <w:rPr>
                <w:sz w:val="24"/>
                <w:szCs w:val="24"/>
              </w:rPr>
            </w:pPr>
            <w:r w:rsidRPr="00D257D0">
              <w:rPr>
                <w:color w:val="000000"/>
              </w:rPr>
              <w:t>Kerala</w:t>
            </w:r>
          </w:p>
        </w:tc>
        <w:tc>
          <w:tcPr>
            <w:tcW w:w="0" w:type="auto"/>
            <w:vAlign w:val="bottom"/>
            <w:hideMark/>
          </w:tcPr>
          <w:p w14:paraId="5F13D975" w14:textId="77777777" w:rsidR="00CB5F50" w:rsidRPr="00D257D0" w:rsidRDefault="00CB5F50">
            <w:pPr>
              <w:rPr>
                <w:sz w:val="24"/>
                <w:szCs w:val="24"/>
              </w:rPr>
            </w:pPr>
            <w:r w:rsidRPr="00D257D0">
              <w:rPr>
                <w:color w:val="000000"/>
              </w:rPr>
              <w:t>Malayalam</w:t>
            </w:r>
          </w:p>
        </w:tc>
      </w:tr>
      <w:tr w:rsidR="00CB5F50" w:rsidRPr="00D257D0" w14:paraId="1B1DF2FE" w14:textId="77777777" w:rsidTr="00563861">
        <w:trPr>
          <w:tblCellSpacing w:w="15" w:type="dxa"/>
        </w:trPr>
        <w:tc>
          <w:tcPr>
            <w:tcW w:w="0" w:type="auto"/>
            <w:vAlign w:val="bottom"/>
            <w:hideMark/>
          </w:tcPr>
          <w:p w14:paraId="3014B321" w14:textId="77777777" w:rsidR="00CB5F50" w:rsidRPr="00D257D0" w:rsidRDefault="00CB5F50">
            <w:pPr>
              <w:rPr>
                <w:sz w:val="24"/>
                <w:szCs w:val="24"/>
              </w:rPr>
            </w:pPr>
            <w:r w:rsidRPr="00D257D0">
              <w:rPr>
                <w:color w:val="000000"/>
              </w:rPr>
              <w:t>14</w:t>
            </w:r>
          </w:p>
        </w:tc>
        <w:tc>
          <w:tcPr>
            <w:tcW w:w="0" w:type="auto"/>
            <w:vAlign w:val="bottom"/>
            <w:hideMark/>
          </w:tcPr>
          <w:p w14:paraId="2528BFDF" w14:textId="77777777" w:rsidR="00CB5F50" w:rsidRPr="00D257D0" w:rsidRDefault="00CB5F50">
            <w:pPr>
              <w:rPr>
                <w:sz w:val="24"/>
                <w:szCs w:val="24"/>
              </w:rPr>
            </w:pPr>
            <w:r w:rsidRPr="00D257D0">
              <w:rPr>
                <w:color w:val="000000"/>
              </w:rPr>
              <w:t>Madhya Pradesh</w:t>
            </w:r>
          </w:p>
        </w:tc>
        <w:tc>
          <w:tcPr>
            <w:tcW w:w="0" w:type="auto"/>
            <w:vAlign w:val="bottom"/>
            <w:hideMark/>
          </w:tcPr>
          <w:p w14:paraId="2755A169" w14:textId="77777777" w:rsidR="00CB5F50" w:rsidRPr="00D257D0" w:rsidRDefault="00CB5F50">
            <w:pPr>
              <w:rPr>
                <w:sz w:val="24"/>
                <w:szCs w:val="24"/>
              </w:rPr>
            </w:pPr>
            <w:r w:rsidRPr="00D257D0">
              <w:rPr>
                <w:color w:val="000000"/>
              </w:rPr>
              <w:t>Hindi</w:t>
            </w:r>
          </w:p>
        </w:tc>
      </w:tr>
      <w:tr w:rsidR="00CB5F50" w:rsidRPr="00D257D0" w14:paraId="4CBDF7F2" w14:textId="77777777" w:rsidTr="00563861">
        <w:trPr>
          <w:tblCellSpacing w:w="15" w:type="dxa"/>
        </w:trPr>
        <w:tc>
          <w:tcPr>
            <w:tcW w:w="0" w:type="auto"/>
            <w:vAlign w:val="bottom"/>
            <w:hideMark/>
          </w:tcPr>
          <w:p w14:paraId="66FFB670" w14:textId="77777777" w:rsidR="00CB5F50" w:rsidRPr="00D257D0" w:rsidRDefault="00CB5F50">
            <w:pPr>
              <w:rPr>
                <w:sz w:val="24"/>
                <w:szCs w:val="24"/>
              </w:rPr>
            </w:pPr>
            <w:r w:rsidRPr="00D257D0">
              <w:rPr>
                <w:color w:val="000000"/>
              </w:rPr>
              <w:t>15</w:t>
            </w:r>
          </w:p>
        </w:tc>
        <w:tc>
          <w:tcPr>
            <w:tcW w:w="0" w:type="auto"/>
            <w:vAlign w:val="bottom"/>
            <w:hideMark/>
          </w:tcPr>
          <w:p w14:paraId="7B06E16B" w14:textId="77777777" w:rsidR="00CB5F50" w:rsidRPr="00D257D0" w:rsidRDefault="00CB5F50">
            <w:pPr>
              <w:rPr>
                <w:sz w:val="24"/>
                <w:szCs w:val="24"/>
              </w:rPr>
            </w:pPr>
            <w:r w:rsidRPr="00D257D0">
              <w:rPr>
                <w:color w:val="000000"/>
              </w:rPr>
              <w:t>Maharashtra</w:t>
            </w:r>
          </w:p>
        </w:tc>
        <w:tc>
          <w:tcPr>
            <w:tcW w:w="0" w:type="auto"/>
            <w:vAlign w:val="bottom"/>
            <w:hideMark/>
          </w:tcPr>
          <w:p w14:paraId="5202B3F1" w14:textId="77777777" w:rsidR="00CB5F50" w:rsidRPr="00D257D0" w:rsidRDefault="00CB5F50">
            <w:pPr>
              <w:rPr>
                <w:sz w:val="24"/>
                <w:szCs w:val="24"/>
              </w:rPr>
            </w:pPr>
            <w:r w:rsidRPr="00D257D0">
              <w:rPr>
                <w:color w:val="000000"/>
              </w:rPr>
              <w:t>Marathi</w:t>
            </w:r>
          </w:p>
        </w:tc>
      </w:tr>
      <w:tr w:rsidR="00CB5F50" w:rsidRPr="00D257D0" w14:paraId="5D42E09A" w14:textId="77777777" w:rsidTr="00563861">
        <w:trPr>
          <w:tblCellSpacing w:w="15" w:type="dxa"/>
        </w:trPr>
        <w:tc>
          <w:tcPr>
            <w:tcW w:w="0" w:type="auto"/>
            <w:vAlign w:val="bottom"/>
            <w:hideMark/>
          </w:tcPr>
          <w:p w14:paraId="2EDDDF20" w14:textId="77777777" w:rsidR="00CB5F50" w:rsidRPr="00D257D0" w:rsidRDefault="00CB5F50">
            <w:pPr>
              <w:rPr>
                <w:sz w:val="24"/>
                <w:szCs w:val="24"/>
              </w:rPr>
            </w:pPr>
            <w:r w:rsidRPr="00D257D0">
              <w:rPr>
                <w:color w:val="000000"/>
              </w:rPr>
              <w:t>16</w:t>
            </w:r>
          </w:p>
        </w:tc>
        <w:tc>
          <w:tcPr>
            <w:tcW w:w="0" w:type="auto"/>
            <w:vAlign w:val="bottom"/>
            <w:hideMark/>
          </w:tcPr>
          <w:p w14:paraId="10C58ACC" w14:textId="77777777" w:rsidR="00CB5F50" w:rsidRPr="00D257D0" w:rsidRDefault="00CB5F50">
            <w:pPr>
              <w:rPr>
                <w:sz w:val="24"/>
                <w:szCs w:val="24"/>
              </w:rPr>
            </w:pPr>
            <w:r w:rsidRPr="00D257D0">
              <w:rPr>
                <w:color w:val="000000"/>
              </w:rPr>
              <w:t>Manipur</w:t>
            </w:r>
          </w:p>
        </w:tc>
        <w:tc>
          <w:tcPr>
            <w:tcW w:w="0" w:type="auto"/>
            <w:vAlign w:val="bottom"/>
            <w:hideMark/>
          </w:tcPr>
          <w:p w14:paraId="056A621F" w14:textId="77777777" w:rsidR="00CB5F50" w:rsidRPr="00D257D0" w:rsidRDefault="00CB5F50">
            <w:pPr>
              <w:rPr>
                <w:sz w:val="24"/>
                <w:szCs w:val="24"/>
              </w:rPr>
            </w:pPr>
            <w:r w:rsidRPr="00D257D0">
              <w:rPr>
                <w:color w:val="000000"/>
              </w:rPr>
              <w:t>Manipuri</w:t>
            </w:r>
          </w:p>
        </w:tc>
      </w:tr>
      <w:tr w:rsidR="00CB5F50" w:rsidRPr="00D257D0" w14:paraId="5DBAEEB3" w14:textId="77777777" w:rsidTr="00563861">
        <w:trPr>
          <w:tblCellSpacing w:w="15" w:type="dxa"/>
        </w:trPr>
        <w:tc>
          <w:tcPr>
            <w:tcW w:w="0" w:type="auto"/>
            <w:vAlign w:val="bottom"/>
            <w:hideMark/>
          </w:tcPr>
          <w:p w14:paraId="69AF6DA0" w14:textId="77777777" w:rsidR="00CB5F50" w:rsidRPr="00D257D0" w:rsidRDefault="00CB5F50">
            <w:pPr>
              <w:rPr>
                <w:sz w:val="24"/>
                <w:szCs w:val="24"/>
              </w:rPr>
            </w:pPr>
            <w:r w:rsidRPr="00D257D0">
              <w:rPr>
                <w:color w:val="000000"/>
              </w:rPr>
              <w:t>17</w:t>
            </w:r>
          </w:p>
        </w:tc>
        <w:tc>
          <w:tcPr>
            <w:tcW w:w="0" w:type="auto"/>
            <w:vAlign w:val="bottom"/>
            <w:hideMark/>
          </w:tcPr>
          <w:p w14:paraId="0A0D92BB" w14:textId="77777777" w:rsidR="00CB5F50" w:rsidRPr="00D257D0" w:rsidRDefault="00CB5F50">
            <w:pPr>
              <w:rPr>
                <w:sz w:val="24"/>
                <w:szCs w:val="24"/>
              </w:rPr>
            </w:pPr>
            <w:r w:rsidRPr="00D257D0">
              <w:rPr>
                <w:color w:val="000000"/>
              </w:rPr>
              <w:t>Meghalaya</w:t>
            </w:r>
          </w:p>
        </w:tc>
        <w:tc>
          <w:tcPr>
            <w:tcW w:w="0" w:type="auto"/>
            <w:vAlign w:val="bottom"/>
            <w:hideMark/>
          </w:tcPr>
          <w:p w14:paraId="45C2D039" w14:textId="77777777" w:rsidR="00CB5F50" w:rsidRPr="00D257D0" w:rsidRDefault="00CB5F50">
            <w:pPr>
              <w:rPr>
                <w:sz w:val="24"/>
                <w:szCs w:val="24"/>
              </w:rPr>
            </w:pPr>
            <w:r w:rsidRPr="00D257D0">
              <w:rPr>
                <w:color w:val="000000"/>
              </w:rPr>
              <w:t xml:space="preserve">English, </w:t>
            </w:r>
            <w:proofErr w:type="spellStart"/>
            <w:r w:rsidRPr="00D257D0">
              <w:rPr>
                <w:color w:val="000000"/>
              </w:rPr>
              <w:t>Garo</w:t>
            </w:r>
            <w:proofErr w:type="spellEnd"/>
            <w:r w:rsidRPr="00D257D0">
              <w:rPr>
                <w:color w:val="000000"/>
              </w:rPr>
              <w:t xml:space="preserve">, Hindi, </w:t>
            </w:r>
            <w:proofErr w:type="spellStart"/>
            <w:r w:rsidRPr="00D257D0">
              <w:rPr>
                <w:color w:val="000000"/>
              </w:rPr>
              <w:t>Khasi</w:t>
            </w:r>
            <w:proofErr w:type="spellEnd"/>
            <w:r w:rsidRPr="00D257D0">
              <w:rPr>
                <w:color w:val="000000"/>
              </w:rPr>
              <w:t xml:space="preserve">, </w:t>
            </w:r>
            <w:proofErr w:type="spellStart"/>
            <w:r w:rsidRPr="00D257D0">
              <w:rPr>
                <w:color w:val="000000"/>
              </w:rPr>
              <w:t>Pnar</w:t>
            </w:r>
            <w:proofErr w:type="spellEnd"/>
            <w:r w:rsidRPr="00D257D0">
              <w:rPr>
                <w:color w:val="000000"/>
              </w:rPr>
              <w:t>,</w:t>
            </w:r>
          </w:p>
        </w:tc>
      </w:tr>
      <w:tr w:rsidR="00CB5F50" w:rsidRPr="00D257D0" w14:paraId="50D8AA36" w14:textId="77777777" w:rsidTr="00563861">
        <w:trPr>
          <w:tblCellSpacing w:w="15" w:type="dxa"/>
        </w:trPr>
        <w:tc>
          <w:tcPr>
            <w:tcW w:w="0" w:type="auto"/>
            <w:vAlign w:val="bottom"/>
            <w:hideMark/>
          </w:tcPr>
          <w:p w14:paraId="67643A9E" w14:textId="77777777" w:rsidR="00CB5F50" w:rsidRPr="00D257D0" w:rsidRDefault="00CB5F50">
            <w:pPr>
              <w:rPr>
                <w:sz w:val="24"/>
                <w:szCs w:val="24"/>
              </w:rPr>
            </w:pPr>
            <w:r w:rsidRPr="00D257D0">
              <w:rPr>
                <w:color w:val="000000"/>
              </w:rPr>
              <w:t>18</w:t>
            </w:r>
          </w:p>
        </w:tc>
        <w:tc>
          <w:tcPr>
            <w:tcW w:w="0" w:type="auto"/>
            <w:vAlign w:val="bottom"/>
            <w:hideMark/>
          </w:tcPr>
          <w:p w14:paraId="0B29A754" w14:textId="77777777" w:rsidR="00CB5F50" w:rsidRPr="00D257D0" w:rsidRDefault="00CB5F50">
            <w:pPr>
              <w:rPr>
                <w:sz w:val="24"/>
                <w:szCs w:val="24"/>
              </w:rPr>
            </w:pPr>
            <w:r w:rsidRPr="00D257D0">
              <w:rPr>
                <w:color w:val="000000"/>
              </w:rPr>
              <w:t>Mizoram</w:t>
            </w:r>
          </w:p>
        </w:tc>
        <w:tc>
          <w:tcPr>
            <w:tcW w:w="0" w:type="auto"/>
            <w:vAlign w:val="bottom"/>
            <w:hideMark/>
          </w:tcPr>
          <w:p w14:paraId="5804F285" w14:textId="77777777" w:rsidR="00CB5F50" w:rsidRPr="00D257D0" w:rsidRDefault="00CB5F50">
            <w:pPr>
              <w:rPr>
                <w:sz w:val="24"/>
                <w:szCs w:val="24"/>
              </w:rPr>
            </w:pPr>
            <w:proofErr w:type="spellStart"/>
            <w:r w:rsidRPr="00D257D0">
              <w:rPr>
                <w:color w:val="000000"/>
              </w:rPr>
              <w:t>Mizo</w:t>
            </w:r>
            <w:proofErr w:type="spellEnd"/>
          </w:p>
        </w:tc>
      </w:tr>
      <w:tr w:rsidR="00CB5F50" w:rsidRPr="00D257D0" w14:paraId="2B52AC3E" w14:textId="77777777" w:rsidTr="00563861">
        <w:trPr>
          <w:tblCellSpacing w:w="15" w:type="dxa"/>
        </w:trPr>
        <w:tc>
          <w:tcPr>
            <w:tcW w:w="0" w:type="auto"/>
            <w:vAlign w:val="bottom"/>
            <w:hideMark/>
          </w:tcPr>
          <w:p w14:paraId="2306C7EA" w14:textId="77777777" w:rsidR="00CB5F50" w:rsidRPr="00D257D0" w:rsidRDefault="00CB5F50">
            <w:pPr>
              <w:rPr>
                <w:sz w:val="24"/>
                <w:szCs w:val="24"/>
              </w:rPr>
            </w:pPr>
            <w:r w:rsidRPr="00D257D0">
              <w:rPr>
                <w:color w:val="000000"/>
              </w:rPr>
              <w:t>19</w:t>
            </w:r>
          </w:p>
        </w:tc>
        <w:tc>
          <w:tcPr>
            <w:tcW w:w="0" w:type="auto"/>
            <w:vAlign w:val="bottom"/>
            <w:hideMark/>
          </w:tcPr>
          <w:p w14:paraId="56301DDE" w14:textId="77777777" w:rsidR="00CB5F50" w:rsidRPr="00D257D0" w:rsidRDefault="00CB5F50">
            <w:pPr>
              <w:rPr>
                <w:sz w:val="24"/>
                <w:szCs w:val="24"/>
              </w:rPr>
            </w:pPr>
            <w:r w:rsidRPr="00D257D0">
              <w:rPr>
                <w:color w:val="000000"/>
              </w:rPr>
              <w:t>Nagaland</w:t>
            </w:r>
          </w:p>
        </w:tc>
        <w:tc>
          <w:tcPr>
            <w:tcW w:w="0" w:type="auto"/>
            <w:vAlign w:val="bottom"/>
            <w:hideMark/>
          </w:tcPr>
          <w:p w14:paraId="0EF6C0E4" w14:textId="77777777" w:rsidR="00CB5F50" w:rsidRPr="00D257D0" w:rsidRDefault="00CB5F50">
            <w:pPr>
              <w:rPr>
                <w:sz w:val="24"/>
                <w:szCs w:val="24"/>
              </w:rPr>
            </w:pPr>
            <w:r w:rsidRPr="00D257D0">
              <w:rPr>
                <w:color w:val="000000"/>
              </w:rPr>
              <w:t>English</w:t>
            </w:r>
          </w:p>
        </w:tc>
      </w:tr>
      <w:tr w:rsidR="00CB5F50" w:rsidRPr="00D257D0" w14:paraId="4E156903" w14:textId="77777777" w:rsidTr="00563861">
        <w:trPr>
          <w:tblCellSpacing w:w="15" w:type="dxa"/>
        </w:trPr>
        <w:tc>
          <w:tcPr>
            <w:tcW w:w="0" w:type="auto"/>
            <w:vAlign w:val="bottom"/>
            <w:hideMark/>
          </w:tcPr>
          <w:p w14:paraId="1DA68FF5" w14:textId="77777777" w:rsidR="00CB5F50" w:rsidRPr="00D257D0" w:rsidRDefault="00CB5F50">
            <w:pPr>
              <w:rPr>
                <w:sz w:val="24"/>
                <w:szCs w:val="24"/>
              </w:rPr>
            </w:pPr>
            <w:r w:rsidRPr="00D257D0">
              <w:rPr>
                <w:color w:val="000000"/>
              </w:rPr>
              <w:t>20</w:t>
            </w:r>
          </w:p>
        </w:tc>
        <w:tc>
          <w:tcPr>
            <w:tcW w:w="0" w:type="auto"/>
            <w:vAlign w:val="bottom"/>
            <w:hideMark/>
          </w:tcPr>
          <w:p w14:paraId="19ED5DC8" w14:textId="77777777" w:rsidR="00CB5F50" w:rsidRPr="00D257D0" w:rsidRDefault="00CB5F50" w:rsidP="00CB63FD">
            <w:pPr>
              <w:rPr>
                <w:sz w:val="24"/>
                <w:szCs w:val="24"/>
              </w:rPr>
            </w:pPr>
            <w:proofErr w:type="spellStart"/>
            <w:r w:rsidRPr="00D257D0">
              <w:rPr>
                <w:color w:val="000000"/>
              </w:rPr>
              <w:t>Odisha</w:t>
            </w:r>
            <w:proofErr w:type="spellEnd"/>
          </w:p>
        </w:tc>
        <w:tc>
          <w:tcPr>
            <w:tcW w:w="0" w:type="auto"/>
            <w:vAlign w:val="bottom"/>
            <w:hideMark/>
          </w:tcPr>
          <w:p w14:paraId="423388D7" w14:textId="77777777" w:rsidR="00CB5F50" w:rsidRPr="00D257D0" w:rsidRDefault="00CB5F50">
            <w:pPr>
              <w:rPr>
                <w:sz w:val="24"/>
                <w:szCs w:val="24"/>
              </w:rPr>
            </w:pPr>
            <w:proofErr w:type="spellStart"/>
            <w:r w:rsidRPr="00D257D0">
              <w:rPr>
                <w:color w:val="000000"/>
              </w:rPr>
              <w:t>Odia</w:t>
            </w:r>
            <w:proofErr w:type="spellEnd"/>
          </w:p>
        </w:tc>
      </w:tr>
      <w:tr w:rsidR="00CB5F50" w:rsidRPr="00D257D0" w14:paraId="112F19E1" w14:textId="77777777" w:rsidTr="00563861">
        <w:trPr>
          <w:tblCellSpacing w:w="15" w:type="dxa"/>
        </w:trPr>
        <w:tc>
          <w:tcPr>
            <w:tcW w:w="0" w:type="auto"/>
            <w:vAlign w:val="bottom"/>
            <w:hideMark/>
          </w:tcPr>
          <w:p w14:paraId="266A67D1" w14:textId="77777777" w:rsidR="00CB5F50" w:rsidRPr="00D257D0" w:rsidRDefault="00CB5F50">
            <w:pPr>
              <w:rPr>
                <w:sz w:val="24"/>
                <w:szCs w:val="24"/>
              </w:rPr>
            </w:pPr>
            <w:r w:rsidRPr="00D257D0">
              <w:rPr>
                <w:color w:val="000000"/>
              </w:rPr>
              <w:t>21</w:t>
            </w:r>
          </w:p>
        </w:tc>
        <w:tc>
          <w:tcPr>
            <w:tcW w:w="0" w:type="auto"/>
            <w:vAlign w:val="bottom"/>
            <w:hideMark/>
          </w:tcPr>
          <w:p w14:paraId="5B1D7A97" w14:textId="77777777" w:rsidR="00CB5F50" w:rsidRPr="00D257D0" w:rsidRDefault="00CB5F50">
            <w:pPr>
              <w:rPr>
                <w:sz w:val="24"/>
                <w:szCs w:val="24"/>
              </w:rPr>
            </w:pPr>
            <w:r w:rsidRPr="00D257D0">
              <w:rPr>
                <w:color w:val="000000"/>
              </w:rPr>
              <w:t>Punjab</w:t>
            </w:r>
          </w:p>
        </w:tc>
        <w:tc>
          <w:tcPr>
            <w:tcW w:w="0" w:type="auto"/>
            <w:vAlign w:val="bottom"/>
            <w:hideMark/>
          </w:tcPr>
          <w:p w14:paraId="14F4DF81" w14:textId="77777777" w:rsidR="00CB5F50" w:rsidRPr="00D257D0" w:rsidRDefault="00CB5F50">
            <w:pPr>
              <w:rPr>
                <w:sz w:val="24"/>
                <w:szCs w:val="24"/>
              </w:rPr>
            </w:pPr>
            <w:r w:rsidRPr="00D257D0">
              <w:rPr>
                <w:color w:val="000000"/>
              </w:rPr>
              <w:t>Punjabi</w:t>
            </w:r>
          </w:p>
        </w:tc>
      </w:tr>
      <w:tr w:rsidR="00CB5F50" w:rsidRPr="00D257D0" w14:paraId="598FC74F" w14:textId="77777777" w:rsidTr="00563861">
        <w:trPr>
          <w:tblCellSpacing w:w="15" w:type="dxa"/>
        </w:trPr>
        <w:tc>
          <w:tcPr>
            <w:tcW w:w="0" w:type="auto"/>
            <w:vAlign w:val="bottom"/>
            <w:hideMark/>
          </w:tcPr>
          <w:p w14:paraId="57008130" w14:textId="77777777" w:rsidR="00CB5F50" w:rsidRPr="00D257D0" w:rsidRDefault="00CB5F50">
            <w:pPr>
              <w:rPr>
                <w:sz w:val="24"/>
                <w:szCs w:val="24"/>
              </w:rPr>
            </w:pPr>
            <w:r w:rsidRPr="00D257D0">
              <w:rPr>
                <w:color w:val="000000"/>
              </w:rPr>
              <w:t>22</w:t>
            </w:r>
          </w:p>
        </w:tc>
        <w:tc>
          <w:tcPr>
            <w:tcW w:w="0" w:type="auto"/>
            <w:vAlign w:val="bottom"/>
            <w:hideMark/>
          </w:tcPr>
          <w:p w14:paraId="4968EDF9" w14:textId="77777777" w:rsidR="00CB5F50" w:rsidRPr="00D257D0" w:rsidRDefault="00CB5F50">
            <w:pPr>
              <w:rPr>
                <w:sz w:val="24"/>
                <w:szCs w:val="24"/>
              </w:rPr>
            </w:pPr>
            <w:r w:rsidRPr="00D257D0">
              <w:rPr>
                <w:color w:val="000000"/>
              </w:rPr>
              <w:t>Rajasthan</w:t>
            </w:r>
          </w:p>
        </w:tc>
        <w:tc>
          <w:tcPr>
            <w:tcW w:w="0" w:type="auto"/>
            <w:vAlign w:val="bottom"/>
            <w:hideMark/>
          </w:tcPr>
          <w:p w14:paraId="597E33A3" w14:textId="77777777" w:rsidR="00CB5F50" w:rsidRPr="00D257D0" w:rsidRDefault="00CB5F50">
            <w:pPr>
              <w:rPr>
                <w:sz w:val="24"/>
                <w:szCs w:val="24"/>
              </w:rPr>
            </w:pPr>
            <w:r w:rsidRPr="00D257D0">
              <w:rPr>
                <w:color w:val="000000"/>
              </w:rPr>
              <w:t xml:space="preserve">Hindi, </w:t>
            </w:r>
            <w:proofErr w:type="spellStart"/>
            <w:r w:rsidRPr="00D257D0">
              <w:rPr>
                <w:color w:val="000000"/>
              </w:rPr>
              <w:t>Rajasthani</w:t>
            </w:r>
            <w:proofErr w:type="spellEnd"/>
          </w:p>
        </w:tc>
      </w:tr>
      <w:tr w:rsidR="00CB5F50" w:rsidRPr="00D257D0" w14:paraId="5EDA52C9" w14:textId="77777777" w:rsidTr="00563861">
        <w:trPr>
          <w:tblCellSpacing w:w="15" w:type="dxa"/>
        </w:trPr>
        <w:tc>
          <w:tcPr>
            <w:tcW w:w="0" w:type="auto"/>
            <w:vAlign w:val="bottom"/>
            <w:hideMark/>
          </w:tcPr>
          <w:p w14:paraId="7BDE0C65" w14:textId="77777777" w:rsidR="00CB5F50" w:rsidRPr="00D257D0" w:rsidRDefault="00CB5F50">
            <w:pPr>
              <w:rPr>
                <w:sz w:val="24"/>
                <w:szCs w:val="24"/>
              </w:rPr>
            </w:pPr>
            <w:r w:rsidRPr="00D257D0">
              <w:rPr>
                <w:color w:val="000000"/>
              </w:rPr>
              <w:t>23</w:t>
            </w:r>
          </w:p>
        </w:tc>
        <w:tc>
          <w:tcPr>
            <w:tcW w:w="0" w:type="auto"/>
            <w:vAlign w:val="bottom"/>
            <w:hideMark/>
          </w:tcPr>
          <w:p w14:paraId="108E71B6" w14:textId="77777777" w:rsidR="00CB5F50" w:rsidRPr="00D257D0" w:rsidRDefault="00CB5F50">
            <w:pPr>
              <w:rPr>
                <w:sz w:val="24"/>
                <w:szCs w:val="24"/>
              </w:rPr>
            </w:pPr>
            <w:r w:rsidRPr="00D257D0">
              <w:rPr>
                <w:color w:val="000000"/>
              </w:rPr>
              <w:t>Sikkim</w:t>
            </w:r>
          </w:p>
        </w:tc>
        <w:tc>
          <w:tcPr>
            <w:tcW w:w="0" w:type="auto"/>
            <w:vAlign w:val="bottom"/>
            <w:hideMark/>
          </w:tcPr>
          <w:p w14:paraId="43ACFFB3" w14:textId="77777777" w:rsidR="00CB5F50" w:rsidRPr="00D257D0" w:rsidRDefault="00CB5F50">
            <w:pPr>
              <w:rPr>
                <w:sz w:val="24"/>
                <w:szCs w:val="24"/>
              </w:rPr>
            </w:pPr>
            <w:r w:rsidRPr="00D257D0">
              <w:rPr>
                <w:color w:val="000000"/>
              </w:rPr>
              <w:t xml:space="preserve">Nepali, </w:t>
            </w:r>
            <w:proofErr w:type="spellStart"/>
            <w:r w:rsidRPr="00D257D0">
              <w:rPr>
                <w:color w:val="000000"/>
              </w:rPr>
              <w:t>Bhutia</w:t>
            </w:r>
            <w:proofErr w:type="spellEnd"/>
            <w:r w:rsidRPr="00D257D0">
              <w:rPr>
                <w:color w:val="000000"/>
              </w:rPr>
              <w:t xml:space="preserve">, </w:t>
            </w:r>
            <w:proofErr w:type="spellStart"/>
            <w:r w:rsidRPr="00D257D0">
              <w:rPr>
                <w:color w:val="000000"/>
              </w:rPr>
              <w:t>Gurung</w:t>
            </w:r>
            <w:proofErr w:type="spellEnd"/>
            <w:r w:rsidRPr="00D257D0">
              <w:rPr>
                <w:color w:val="000000"/>
              </w:rPr>
              <w:t xml:space="preserve">, </w:t>
            </w:r>
            <w:proofErr w:type="spellStart"/>
            <w:r w:rsidRPr="00D257D0">
              <w:rPr>
                <w:color w:val="000000"/>
              </w:rPr>
              <w:t>Lepcha</w:t>
            </w:r>
            <w:proofErr w:type="spellEnd"/>
            <w:r w:rsidRPr="00D257D0">
              <w:rPr>
                <w:color w:val="000000"/>
              </w:rPr>
              <w:t xml:space="preserve">, </w:t>
            </w:r>
            <w:proofErr w:type="spellStart"/>
            <w:r w:rsidRPr="00D257D0">
              <w:rPr>
                <w:color w:val="000000"/>
              </w:rPr>
              <w:t>Limbu</w:t>
            </w:r>
            <w:proofErr w:type="spellEnd"/>
            <w:r w:rsidRPr="00D257D0">
              <w:rPr>
                <w:color w:val="000000"/>
              </w:rPr>
              <w:t xml:space="preserve">, </w:t>
            </w:r>
            <w:proofErr w:type="spellStart"/>
            <w:r w:rsidRPr="00D257D0">
              <w:rPr>
                <w:color w:val="000000"/>
              </w:rPr>
              <w:t>Manggar</w:t>
            </w:r>
            <w:proofErr w:type="spellEnd"/>
            <w:r w:rsidRPr="00D257D0">
              <w:rPr>
                <w:color w:val="000000"/>
              </w:rPr>
              <w:t xml:space="preserve">, </w:t>
            </w:r>
            <w:proofErr w:type="spellStart"/>
            <w:r w:rsidRPr="00D257D0">
              <w:rPr>
                <w:color w:val="000000"/>
              </w:rPr>
              <w:t>Newari</w:t>
            </w:r>
            <w:proofErr w:type="spellEnd"/>
            <w:r w:rsidRPr="00D257D0">
              <w:rPr>
                <w:color w:val="000000"/>
              </w:rPr>
              <w:t xml:space="preserve">, Sherpa, </w:t>
            </w:r>
            <w:proofErr w:type="spellStart"/>
            <w:r w:rsidRPr="00D257D0">
              <w:rPr>
                <w:color w:val="000000"/>
              </w:rPr>
              <w:t>Sunwar</w:t>
            </w:r>
            <w:proofErr w:type="spellEnd"/>
            <w:r w:rsidRPr="00D257D0">
              <w:rPr>
                <w:color w:val="000000"/>
              </w:rPr>
              <w:t xml:space="preserve">, </w:t>
            </w:r>
            <w:proofErr w:type="spellStart"/>
            <w:r w:rsidRPr="00D257D0">
              <w:rPr>
                <w:color w:val="000000"/>
              </w:rPr>
              <w:t>Tamang</w:t>
            </w:r>
            <w:proofErr w:type="spellEnd"/>
          </w:p>
        </w:tc>
      </w:tr>
      <w:tr w:rsidR="00CB5F50" w:rsidRPr="00D257D0" w14:paraId="23F2A455" w14:textId="77777777" w:rsidTr="00563861">
        <w:trPr>
          <w:tblCellSpacing w:w="15" w:type="dxa"/>
        </w:trPr>
        <w:tc>
          <w:tcPr>
            <w:tcW w:w="0" w:type="auto"/>
            <w:vAlign w:val="bottom"/>
            <w:hideMark/>
          </w:tcPr>
          <w:p w14:paraId="78A6E446" w14:textId="77777777" w:rsidR="00CB5F50" w:rsidRPr="00D257D0" w:rsidRDefault="00CB5F50">
            <w:pPr>
              <w:rPr>
                <w:sz w:val="24"/>
                <w:szCs w:val="24"/>
              </w:rPr>
            </w:pPr>
            <w:r w:rsidRPr="00D257D0">
              <w:rPr>
                <w:color w:val="000000"/>
              </w:rPr>
              <w:t>24</w:t>
            </w:r>
          </w:p>
        </w:tc>
        <w:tc>
          <w:tcPr>
            <w:tcW w:w="0" w:type="auto"/>
            <w:vAlign w:val="bottom"/>
            <w:hideMark/>
          </w:tcPr>
          <w:p w14:paraId="359049EA" w14:textId="77777777" w:rsidR="00CB5F50" w:rsidRPr="00D257D0" w:rsidRDefault="00CB5F50">
            <w:pPr>
              <w:rPr>
                <w:sz w:val="24"/>
                <w:szCs w:val="24"/>
              </w:rPr>
            </w:pPr>
            <w:r w:rsidRPr="00D257D0">
              <w:rPr>
                <w:color w:val="000000"/>
              </w:rPr>
              <w:t>Tamil Nadu</w:t>
            </w:r>
          </w:p>
        </w:tc>
        <w:tc>
          <w:tcPr>
            <w:tcW w:w="0" w:type="auto"/>
            <w:vAlign w:val="bottom"/>
            <w:hideMark/>
          </w:tcPr>
          <w:p w14:paraId="7B7072D7" w14:textId="77777777" w:rsidR="00CB5F50" w:rsidRPr="00D257D0" w:rsidRDefault="00CB5F50">
            <w:pPr>
              <w:rPr>
                <w:sz w:val="24"/>
                <w:szCs w:val="24"/>
              </w:rPr>
            </w:pPr>
            <w:r w:rsidRPr="00D257D0">
              <w:rPr>
                <w:color w:val="000000"/>
              </w:rPr>
              <w:t>Tamil</w:t>
            </w:r>
          </w:p>
        </w:tc>
      </w:tr>
      <w:tr w:rsidR="00CB5F50" w:rsidRPr="00D257D0" w14:paraId="2BA7F1A4" w14:textId="77777777" w:rsidTr="00563861">
        <w:trPr>
          <w:tblCellSpacing w:w="15" w:type="dxa"/>
        </w:trPr>
        <w:tc>
          <w:tcPr>
            <w:tcW w:w="0" w:type="auto"/>
            <w:vAlign w:val="bottom"/>
            <w:hideMark/>
          </w:tcPr>
          <w:p w14:paraId="2E971F08" w14:textId="77777777" w:rsidR="00CB5F50" w:rsidRPr="00D257D0" w:rsidRDefault="00CB5F50">
            <w:pPr>
              <w:rPr>
                <w:sz w:val="24"/>
                <w:szCs w:val="24"/>
              </w:rPr>
            </w:pPr>
            <w:r w:rsidRPr="00D257D0">
              <w:rPr>
                <w:color w:val="000000"/>
              </w:rPr>
              <w:t>25</w:t>
            </w:r>
          </w:p>
        </w:tc>
        <w:tc>
          <w:tcPr>
            <w:tcW w:w="0" w:type="auto"/>
            <w:vAlign w:val="bottom"/>
            <w:hideMark/>
          </w:tcPr>
          <w:p w14:paraId="768E3AB0" w14:textId="77777777" w:rsidR="00CB5F50" w:rsidRPr="00D257D0" w:rsidRDefault="00CB5F50">
            <w:pPr>
              <w:rPr>
                <w:sz w:val="24"/>
                <w:szCs w:val="24"/>
              </w:rPr>
            </w:pPr>
            <w:proofErr w:type="spellStart"/>
            <w:r w:rsidRPr="00D257D0">
              <w:rPr>
                <w:color w:val="000000"/>
              </w:rPr>
              <w:t>Telangana</w:t>
            </w:r>
            <w:proofErr w:type="spellEnd"/>
          </w:p>
        </w:tc>
        <w:tc>
          <w:tcPr>
            <w:tcW w:w="0" w:type="auto"/>
            <w:vAlign w:val="bottom"/>
            <w:hideMark/>
          </w:tcPr>
          <w:p w14:paraId="496E6866" w14:textId="77777777" w:rsidR="00CB5F50" w:rsidRPr="00D257D0" w:rsidRDefault="00CB5F50">
            <w:pPr>
              <w:rPr>
                <w:sz w:val="24"/>
                <w:szCs w:val="24"/>
              </w:rPr>
            </w:pPr>
            <w:r w:rsidRPr="00D257D0">
              <w:rPr>
                <w:color w:val="000000"/>
              </w:rPr>
              <w:t>Telugu, Urdu</w:t>
            </w:r>
          </w:p>
        </w:tc>
      </w:tr>
      <w:tr w:rsidR="00CB5F50" w:rsidRPr="00D257D0" w14:paraId="6F98EDDD" w14:textId="77777777" w:rsidTr="00563861">
        <w:trPr>
          <w:tblCellSpacing w:w="15" w:type="dxa"/>
        </w:trPr>
        <w:tc>
          <w:tcPr>
            <w:tcW w:w="0" w:type="auto"/>
            <w:vAlign w:val="bottom"/>
            <w:hideMark/>
          </w:tcPr>
          <w:p w14:paraId="64EDD939" w14:textId="77777777" w:rsidR="00CB5F50" w:rsidRPr="00D257D0" w:rsidRDefault="00CB5F50">
            <w:pPr>
              <w:rPr>
                <w:sz w:val="24"/>
                <w:szCs w:val="24"/>
              </w:rPr>
            </w:pPr>
            <w:r w:rsidRPr="00D257D0">
              <w:rPr>
                <w:color w:val="000000"/>
              </w:rPr>
              <w:t>26</w:t>
            </w:r>
          </w:p>
        </w:tc>
        <w:tc>
          <w:tcPr>
            <w:tcW w:w="0" w:type="auto"/>
            <w:vAlign w:val="bottom"/>
            <w:hideMark/>
          </w:tcPr>
          <w:p w14:paraId="13B345D6" w14:textId="77777777" w:rsidR="00CB5F50" w:rsidRPr="00D257D0" w:rsidRDefault="00CB5F50">
            <w:pPr>
              <w:rPr>
                <w:sz w:val="24"/>
                <w:szCs w:val="24"/>
              </w:rPr>
            </w:pPr>
            <w:r w:rsidRPr="00D257D0">
              <w:rPr>
                <w:color w:val="000000"/>
              </w:rPr>
              <w:t>Tripura</w:t>
            </w:r>
          </w:p>
        </w:tc>
        <w:tc>
          <w:tcPr>
            <w:tcW w:w="0" w:type="auto"/>
            <w:vAlign w:val="bottom"/>
            <w:hideMark/>
          </w:tcPr>
          <w:p w14:paraId="5F8AEC52" w14:textId="77777777" w:rsidR="00CB5F50" w:rsidRPr="00D257D0" w:rsidRDefault="00CB5F50">
            <w:pPr>
              <w:rPr>
                <w:sz w:val="24"/>
                <w:szCs w:val="24"/>
              </w:rPr>
            </w:pPr>
            <w:r w:rsidRPr="00D257D0">
              <w:rPr>
                <w:color w:val="000000"/>
              </w:rPr>
              <w:t xml:space="preserve">Bengali, </w:t>
            </w:r>
            <w:proofErr w:type="spellStart"/>
            <w:r w:rsidRPr="00D257D0">
              <w:rPr>
                <w:color w:val="000000"/>
              </w:rPr>
              <w:t>Tripuri</w:t>
            </w:r>
            <w:proofErr w:type="spellEnd"/>
          </w:p>
        </w:tc>
      </w:tr>
      <w:tr w:rsidR="00CB5F50" w:rsidRPr="00D257D0" w14:paraId="061C8041" w14:textId="77777777" w:rsidTr="00563861">
        <w:trPr>
          <w:tblCellSpacing w:w="15" w:type="dxa"/>
        </w:trPr>
        <w:tc>
          <w:tcPr>
            <w:tcW w:w="0" w:type="auto"/>
            <w:vAlign w:val="bottom"/>
            <w:hideMark/>
          </w:tcPr>
          <w:p w14:paraId="58EA1C96" w14:textId="77777777" w:rsidR="00CB5F50" w:rsidRPr="00D257D0" w:rsidRDefault="00CB5F50">
            <w:pPr>
              <w:rPr>
                <w:sz w:val="24"/>
                <w:szCs w:val="24"/>
              </w:rPr>
            </w:pPr>
            <w:r w:rsidRPr="00D257D0">
              <w:rPr>
                <w:color w:val="000000"/>
              </w:rPr>
              <w:t>27</w:t>
            </w:r>
          </w:p>
        </w:tc>
        <w:tc>
          <w:tcPr>
            <w:tcW w:w="0" w:type="auto"/>
            <w:vAlign w:val="bottom"/>
            <w:hideMark/>
          </w:tcPr>
          <w:p w14:paraId="28579683" w14:textId="77777777" w:rsidR="00CB5F50" w:rsidRPr="00D257D0" w:rsidRDefault="00CB5F50">
            <w:pPr>
              <w:rPr>
                <w:sz w:val="24"/>
                <w:szCs w:val="24"/>
              </w:rPr>
            </w:pPr>
            <w:r w:rsidRPr="00D257D0">
              <w:rPr>
                <w:color w:val="000000"/>
              </w:rPr>
              <w:t>Uttar Pradesh</w:t>
            </w:r>
          </w:p>
        </w:tc>
        <w:tc>
          <w:tcPr>
            <w:tcW w:w="0" w:type="auto"/>
            <w:vAlign w:val="bottom"/>
            <w:hideMark/>
          </w:tcPr>
          <w:p w14:paraId="4335E845" w14:textId="77777777" w:rsidR="00CB5F50" w:rsidRPr="00D257D0" w:rsidRDefault="00AB1566">
            <w:pPr>
              <w:rPr>
                <w:sz w:val="24"/>
                <w:szCs w:val="24"/>
              </w:rPr>
            </w:pPr>
            <w:r w:rsidRPr="00D257D0">
              <w:rPr>
                <w:color w:val="000000"/>
              </w:rPr>
              <w:t>Hindi, Urdu</w:t>
            </w:r>
          </w:p>
        </w:tc>
      </w:tr>
      <w:tr w:rsidR="00CB5F50" w:rsidRPr="00D257D0" w14:paraId="6CCACE43" w14:textId="77777777" w:rsidTr="00563861">
        <w:trPr>
          <w:tblCellSpacing w:w="15" w:type="dxa"/>
        </w:trPr>
        <w:tc>
          <w:tcPr>
            <w:tcW w:w="0" w:type="auto"/>
            <w:vAlign w:val="bottom"/>
            <w:hideMark/>
          </w:tcPr>
          <w:p w14:paraId="0E70E148" w14:textId="77777777" w:rsidR="00CB5F50" w:rsidRPr="00D257D0" w:rsidRDefault="00CB5F50">
            <w:pPr>
              <w:rPr>
                <w:sz w:val="24"/>
                <w:szCs w:val="24"/>
              </w:rPr>
            </w:pPr>
            <w:r w:rsidRPr="00D257D0">
              <w:rPr>
                <w:color w:val="000000"/>
              </w:rPr>
              <w:t>28</w:t>
            </w:r>
          </w:p>
        </w:tc>
        <w:tc>
          <w:tcPr>
            <w:tcW w:w="0" w:type="auto"/>
            <w:vAlign w:val="bottom"/>
            <w:hideMark/>
          </w:tcPr>
          <w:p w14:paraId="1B7F4C51" w14:textId="77777777" w:rsidR="00CB5F50" w:rsidRPr="00D257D0" w:rsidRDefault="00CB5F50">
            <w:pPr>
              <w:rPr>
                <w:sz w:val="24"/>
                <w:szCs w:val="24"/>
              </w:rPr>
            </w:pPr>
            <w:proofErr w:type="spellStart"/>
            <w:r w:rsidRPr="00D257D0">
              <w:rPr>
                <w:color w:val="000000"/>
              </w:rPr>
              <w:t>Uttarakhand</w:t>
            </w:r>
            <w:proofErr w:type="spellEnd"/>
          </w:p>
        </w:tc>
        <w:tc>
          <w:tcPr>
            <w:tcW w:w="0" w:type="auto"/>
            <w:vAlign w:val="bottom"/>
            <w:hideMark/>
          </w:tcPr>
          <w:p w14:paraId="7D9F8C00" w14:textId="77777777" w:rsidR="00CB5F50" w:rsidRPr="00D257D0" w:rsidRDefault="00CB5F50">
            <w:pPr>
              <w:rPr>
                <w:sz w:val="24"/>
                <w:szCs w:val="24"/>
              </w:rPr>
            </w:pPr>
            <w:r w:rsidRPr="00D257D0">
              <w:rPr>
                <w:color w:val="000000"/>
              </w:rPr>
              <w:t>Hindi, Sanskrit</w:t>
            </w:r>
          </w:p>
        </w:tc>
      </w:tr>
      <w:tr w:rsidR="00CB5F50" w:rsidRPr="00D257D0" w14:paraId="31C1409D" w14:textId="77777777" w:rsidTr="00563861">
        <w:trPr>
          <w:tblCellSpacing w:w="15" w:type="dxa"/>
        </w:trPr>
        <w:tc>
          <w:tcPr>
            <w:tcW w:w="0" w:type="auto"/>
            <w:vAlign w:val="bottom"/>
            <w:hideMark/>
          </w:tcPr>
          <w:p w14:paraId="3B57E0B1" w14:textId="77777777" w:rsidR="00CB5F50" w:rsidRPr="00D257D0" w:rsidRDefault="00CB5F50">
            <w:pPr>
              <w:rPr>
                <w:sz w:val="24"/>
                <w:szCs w:val="24"/>
              </w:rPr>
            </w:pPr>
            <w:r w:rsidRPr="00D257D0">
              <w:rPr>
                <w:color w:val="000000"/>
              </w:rPr>
              <w:t>29</w:t>
            </w:r>
          </w:p>
        </w:tc>
        <w:tc>
          <w:tcPr>
            <w:tcW w:w="0" w:type="auto"/>
            <w:vAlign w:val="bottom"/>
            <w:hideMark/>
          </w:tcPr>
          <w:p w14:paraId="3553C5FC" w14:textId="77777777" w:rsidR="00CB5F50" w:rsidRPr="00D257D0" w:rsidRDefault="00CB5F50">
            <w:pPr>
              <w:rPr>
                <w:sz w:val="24"/>
                <w:szCs w:val="24"/>
              </w:rPr>
            </w:pPr>
            <w:r w:rsidRPr="00D257D0">
              <w:rPr>
                <w:color w:val="000000"/>
              </w:rPr>
              <w:t>West Bengal</w:t>
            </w:r>
          </w:p>
        </w:tc>
        <w:tc>
          <w:tcPr>
            <w:tcW w:w="0" w:type="auto"/>
            <w:vAlign w:val="bottom"/>
            <w:hideMark/>
          </w:tcPr>
          <w:p w14:paraId="69DF2CA9" w14:textId="77777777" w:rsidR="00CB5F50" w:rsidRPr="00D257D0" w:rsidRDefault="00CB5F50">
            <w:pPr>
              <w:rPr>
                <w:sz w:val="24"/>
                <w:szCs w:val="24"/>
              </w:rPr>
            </w:pPr>
            <w:r w:rsidRPr="00D257D0">
              <w:rPr>
                <w:color w:val="000000"/>
              </w:rPr>
              <w:t xml:space="preserve">Bengali, English, </w:t>
            </w:r>
            <w:proofErr w:type="gramStart"/>
            <w:r w:rsidRPr="00D257D0">
              <w:rPr>
                <w:color w:val="000000"/>
              </w:rPr>
              <w:t>Nepali[</w:t>
            </w:r>
            <w:proofErr w:type="gramEnd"/>
            <w:r w:rsidRPr="00D257D0">
              <w:rPr>
                <w:color w:val="000000"/>
              </w:rPr>
              <w:t>9]</w:t>
            </w:r>
          </w:p>
        </w:tc>
      </w:tr>
    </w:tbl>
    <w:p w14:paraId="5DD88C1E" w14:textId="77777777" w:rsidR="00223A57" w:rsidRPr="00D257D0" w:rsidRDefault="00223A57" w:rsidP="00223A57">
      <w:pPr>
        <w:pStyle w:val="Heading3"/>
        <w:rPr>
          <w:rStyle w:val="mw-headline"/>
        </w:rPr>
      </w:pPr>
      <w:bookmarkStart w:id="204" w:name="_Toc411545848"/>
      <w:r w:rsidRPr="00D257D0">
        <w:rPr>
          <w:rStyle w:val="mw-headline"/>
        </w:rPr>
        <w:t>List of Union Territory</w:t>
      </w:r>
      <w:bookmarkEnd w:id="204"/>
    </w:p>
    <w:p w14:paraId="578446DE" w14:textId="77777777" w:rsidR="00CB5F50" w:rsidRPr="00D257D0" w:rsidRDefault="00CB5F50" w:rsidP="00563861"/>
    <w:tbl>
      <w:tblPr>
        <w:tblW w:w="96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4"/>
        <w:gridCol w:w="3309"/>
        <w:gridCol w:w="3827"/>
        <w:gridCol w:w="1930"/>
      </w:tblGrid>
      <w:tr w:rsidR="00D11284" w:rsidRPr="00D257D0" w14:paraId="3FA29314" w14:textId="77777777" w:rsidTr="00563861">
        <w:trPr>
          <w:tblHeader/>
          <w:tblCellSpacing w:w="15" w:type="dxa"/>
        </w:trPr>
        <w:tc>
          <w:tcPr>
            <w:tcW w:w="0" w:type="auto"/>
            <w:tcMar>
              <w:top w:w="15" w:type="dxa"/>
              <w:left w:w="15" w:type="dxa"/>
              <w:bottom w:w="15" w:type="dxa"/>
              <w:right w:w="225" w:type="dxa"/>
            </w:tcMar>
            <w:vAlign w:val="center"/>
            <w:hideMark/>
          </w:tcPr>
          <w:p w14:paraId="089FA90A" w14:textId="77777777" w:rsidR="00D11284" w:rsidRPr="00D257D0" w:rsidRDefault="00D11284" w:rsidP="00AB1566">
            <w:pPr>
              <w:jc w:val="center"/>
              <w:rPr>
                <w:b/>
                <w:bCs/>
                <w:sz w:val="24"/>
                <w:szCs w:val="24"/>
              </w:rPr>
            </w:pPr>
            <w:r w:rsidRPr="00D257D0">
              <w:rPr>
                <w:b/>
                <w:bCs/>
              </w:rPr>
              <w:t>#</w:t>
            </w:r>
          </w:p>
        </w:tc>
        <w:tc>
          <w:tcPr>
            <w:tcW w:w="3279" w:type="dxa"/>
            <w:tcMar>
              <w:top w:w="15" w:type="dxa"/>
              <w:left w:w="15" w:type="dxa"/>
              <w:bottom w:w="15" w:type="dxa"/>
              <w:right w:w="225" w:type="dxa"/>
            </w:tcMar>
            <w:vAlign w:val="center"/>
            <w:hideMark/>
          </w:tcPr>
          <w:p w14:paraId="702497CE" w14:textId="77777777" w:rsidR="00D11284" w:rsidRPr="00D257D0" w:rsidRDefault="00D11284" w:rsidP="00AB1566">
            <w:pPr>
              <w:jc w:val="center"/>
              <w:rPr>
                <w:b/>
                <w:bCs/>
                <w:sz w:val="24"/>
                <w:szCs w:val="24"/>
              </w:rPr>
            </w:pPr>
            <w:r w:rsidRPr="00D257D0">
              <w:rPr>
                <w:b/>
                <w:bCs/>
              </w:rPr>
              <w:t>Name</w:t>
            </w:r>
          </w:p>
        </w:tc>
        <w:tc>
          <w:tcPr>
            <w:tcW w:w="3797" w:type="dxa"/>
            <w:tcMar>
              <w:top w:w="15" w:type="dxa"/>
              <w:left w:w="15" w:type="dxa"/>
              <w:bottom w:w="15" w:type="dxa"/>
              <w:right w:w="225" w:type="dxa"/>
            </w:tcMar>
            <w:vAlign w:val="center"/>
            <w:hideMark/>
          </w:tcPr>
          <w:p w14:paraId="46E0BC5C" w14:textId="77777777" w:rsidR="00D11284" w:rsidRPr="00D257D0" w:rsidRDefault="00D11284" w:rsidP="00AB1566">
            <w:pPr>
              <w:rPr>
                <w:b/>
                <w:bCs/>
                <w:sz w:val="24"/>
                <w:szCs w:val="24"/>
              </w:rPr>
            </w:pPr>
            <w:proofErr w:type="gramStart"/>
            <w:r w:rsidRPr="00D257D0">
              <w:rPr>
                <w:b/>
                <w:bCs/>
              </w:rPr>
              <w:t>Official  language</w:t>
            </w:r>
            <w:proofErr w:type="gramEnd"/>
            <w:r w:rsidRPr="00D257D0">
              <w:rPr>
                <w:b/>
                <w:bCs/>
              </w:rPr>
              <w:t>(s)</w:t>
            </w:r>
          </w:p>
        </w:tc>
        <w:tc>
          <w:tcPr>
            <w:tcW w:w="1885" w:type="dxa"/>
          </w:tcPr>
          <w:p w14:paraId="36A6FF72" w14:textId="77777777" w:rsidR="00D11284" w:rsidRPr="00D257D0" w:rsidRDefault="00D11284" w:rsidP="00AB1566">
            <w:pPr>
              <w:rPr>
                <w:b/>
                <w:bCs/>
              </w:rPr>
            </w:pPr>
            <w:r w:rsidRPr="00D257D0">
              <w:rPr>
                <w:b/>
                <w:bCs/>
              </w:rPr>
              <w:t>Mapped State</w:t>
            </w:r>
          </w:p>
        </w:tc>
      </w:tr>
      <w:tr w:rsidR="00D11284" w:rsidRPr="00D257D0" w14:paraId="2FDAD706" w14:textId="77777777" w:rsidTr="00563861">
        <w:trPr>
          <w:tblCellSpacing w:w="15" w:type="dxa"/>
        </w:trPr>
        <w:tc>
          <w:tcPr>
            <w:tcW w:w="0" w:type="auto"/>
            <w:vAlign w:val="bottom"/>
            <w:hideMark/>
          </w:tcPr>
          <w:p w14:paraId="5AF137DC" w14:textId="77777777" w:rsidR="00D11284" w:rsidRPr="00D257D0" w:rsidRDefault="00D11284" w:rsidP="00AB1566">
            <w:pPr>
              <w:rPr>
                <w:sz w:val="24"/>
                <w:szCs w:val="24"/>
              </w:rPr>
            </w:pPr>
            <w:r w:rsidRPr="00D257D0">
              <w:rPr>
                <w:color w:val="000000"/>
              </w:rPr>
              <w:t>1</w:t>
            </w:r>
          </w:p>
        </w:tc>
        <w:tc>
          <w:tcPr>
            <w:tcW w:w="3279" w:type="dxa"/>
            <w:vAlign w:val="bottom"/>
            <w:hideMark/>
          </w:tcPr>
          <w:p w14:paraId="72F8EBB4" w14:textId="77777777" w:rsidR="00D11284" w:rsidRPr="00D257D0" w:rsidRDefault="00D11284" w:rsidP="00AB1566">
            <w:pPr>
              <w:rPr>
                <w:sz w:val="24"/>
                <w:szCs w:val="24"/>
              </w:rPr>
            </w:pPr>
            <w:r w:rsidRPr="00D257D0">
              <w:rPr>
                <w:color w:val="000000"/>
              </w:rPr>
              <w:t>A&amp;N Islands</w:t>
            </w:r>
          </w:p>
        </w:tc>
        <w:tc>
          <w:tcPr>
            <w:tcW w:w="3797" w:type="dxa"/>
            <w:vAlign w:val="bottom"/>
            <w:hideMark/>
          </w:tcPr>
          <w:p w14:paraId="52775119" w14:textId="77777777" w:rsidR="00D11284" w:rsidRPr="00D257D0" w:rsidRDefault="00D11284" w:rsidP="00CB63FD">
            <w:pPr>
              <w:rPr>
                <w:sz w:val="24"/>
                <w:szCs w:val="24"/>
              </w:rPr>
            </w:pPr>
            <w:r w:rsidRPr="00D257D0">
              <w:rPr>
                <w:color w:val="000000"/>
              </w:rPr>
              <w:t>English, Hindi</w:t>
            </w:r>
          </w:p>
        </w:tc>
        <w:tc>
          <w:tcPr>
            <w:tcW w:w="1885" w:type="dxa"/>
          </w:tcPr>
          <w:p w14:paraId="466F1DE6" w14:textId="77777777" w:rsidR="00D11284" w:rsidRPr="00D257D0" w:rsidRDefault="00D11284" w:rsidP="00CB63FD">
            <w:pPr>
              <w:rPr>
                <w:color w:val="000000"/>
              </w:rPr>
            </w:pPr>
            <w:r w:rsidRPr="00D257D0">
              <w:rPr>
                <w:color w:val="000000"/>
              </w:rPr>
              <w:t>West Bengal</w:t>
            </w:r>
          </w:p>
        </w:tc>
      </w:tr>
      <w:tr w:rsidR="00D11284" w:rsidRPr="00D257D0" w14:paraId="3F068DB8" w14:textId="77777777" w:rsidTr="00563861">
        <w:trPr>
          <w:tblCellSpacing w:w="15" w:type="dxa"/>
        </w:trPr>
        <w:tc>
          <w:tcPr>
            <w:tcW w:w="0" w:type="auto"/>
            <w:vAlign w:val="bottom"/>
            <w:hideMark/>
          </w:tcPr>
          <w:p w14:paraId="7977CC2E" w14:textId="77777777" w:rsidR="00D11284" w:rsidRPr="00D257D0" w:rsidRDefault="00D11284" w:rsidP="00AB1566">
            <w:pPr>
              <w:rPr>
                <w:sz w:val="24"/>
                <w:szCs w:val="24"/>
              </w:rPr>
            </w:pPr>
            <w:r w:rsidRPr="00D257D0">
              <w:rPr>
                <w:color w:val="000000"/>
              </w:rPr>
              <w:t>2</w:t>
            </w:r>
          </w:p>
        </w:tc>
        <w:tc>
          <w:tcPr>
            <w:tcW w:w="3279" w:type="dxa"/>
            <w:vAlign w:val="bottom"/>
            <w:hideMark/>
          </w:tcPr>
          <w:p w14:paraId="03E0FA19" w14:textId="77777777" w:rsidR="00D11284" w:rsidRPr="00D257D0" w:rsidRDefault="00D11284" w:rsidP="00AB1566">
            <w:pPr>
              <w:rPr>
                <w:sz w:val="24"/>
                <w:szCs w:val="24"/>
              </w:rPr>
            </w:pPr>
            <w:r w:rsidRPr="00D257D0">
              <w:rPr>
                <w:color w:val="000000"/>
              </w:rPr>
              <w:t>Chandigarh</w:t>
            </w:r>
          </w:p>
        </w:tc>
        <w:tc>
          <w:tcPr>
            <w:tcW w:w="3797" w:type="dxa"/>
            <w:vAlign w:val="bottom"/>
            <w:hideMark/>
          </w:tcPr>
          <w:p w14:paraId="68E74E72" w14:textId="77777777" w:rsidR="00D11284" w:rsidRPr="00D257D0" w:rsidRDefault="00D11284" w:rsidP="00AB1566">
            <w:pPr>
              <w:rPr>
                <w:sz w:val="24"/>
                <w:szCs w:val="24"/>
              </w:rPr>
            </w:pPr>
            <w:r w:rsidRPr="00D257D0">
              <w:rPr>
                <w:color w:val="000000"/>
              </w:rPr>
              <w:t>English, Hindi, Punjabi</w:t>
            </w:r>
          </w:p>
        </w:tc>
        <w:tc>
          <w:tcPr>
            <w:tcW w:w="1885" w:type="dxa"/>
          </w:tcPr>
          <w:p w14:paraId="0CB9628E" w14:textId="77777777" w:rsidR="00D11284" w:rsidRPr="00D257D0" w:rsidRDefault="00D11284" w:rsidP="00AB1566">
            <w:pPr>
              <w:rPr>
                <w:color w:val="000000"/>
              </w:rPr>
            </w:pPr>
            <w:r w:rsidRPr="00D257D0">
              <w:rPr>
                <w:color w:val="000000"/>
              </w:rPr>
              <w:t>Punjab</w:t>
            </w:r>
          </w:p>
        </w:tc>
      </w:tr>
      <w:tr w:rsidR="00D11284" w:rsidRPr="00D257D0" w14:paraId="23EF61C0" w14:textId="77777777" w:rsidTr="00563861">
        <w:trPr>
          <w:tblCellSpacing w:w="15" w:type="dxa"/>
        </w:trPr>
        <w:tc>
          <w:tcPr>
            <w:tcW w:w="0" w:type="auto"/>
            <w:vAlign w:val="bottom"/>
            <w:hideMark/>
          </w:tcPr>
          <w:p w14:paraId="7977A528" w14:textId="77777777" w:rsidR="00D11284" w:rsidRPr="00D257D0" w:rsidRDefault="00D11284" w:rsidP="00AB1566">
            <w:pPr>
              <w:rPr>
                <w:sz w:val="24"/>
                <w:szCs w:val="24"/>
              </w:rPr>
            </w:pPr>
            <w:r w:rsidRPr="00D257D0">
              <w:rPr>
                <w:color w:val="000000"/>
              </w:rPr>
              <w:t>3</w:t>
            </w:r>
          </w:p>
        </w:tc>
        <w:tc>
          <w:tcPr>
            <w:tcW w:w="3279" w:type="dxa"/>
            <w:vAlign w:val="bottom"/>
          </w:tcPr>
          <w:p w14:paraId="7E07DD26" w14:textId="77777777" w:rsidR="00D11284" w:rsidRPr="00D257D0" w:rsidRDefault="00D11284" w:rsidP="00AB1566">
            <w:pPr>
              <w:rPr>
                <w:sz w:val="24"/>
                <w:szCs w:val="24"/>
              </w:rPr>
            </w:pPr>
            <w:r w:rsidRPr="00D257D0">
              <w:rPr>
                <w:sz w:val="24"/>
                <w:szCs w:val="24"/>
              </w:rPr>
              <w:t>Dadra &amp; Nagar Haveli</w:t>
            </w:r>
          </w:p>
        </w:tc>
        <w:tc>
          <w:tcPr>
            <w:tcW w:w="3797" w:type="dxa"/>
            <w:vAlign w:val="bottom"/>
          </w:tcPr>
          <w:p w14:paraId="0EBBF11F" w14:textId="77777777" w:rsidR="00D11284" w:rsidRPr="00D257D0" w:rsidRDefault="00D11284" w:rsidP="00CB63FD">
            <w:pPr>
              <w:rPr>
                <w:sz w:val="24"/>
                <w:szCs w:val="24"/>
              </w:rPr>
            </w:pPr>
            <w:r w:rsidRPr="00D257D0">
              <w:rPr>
                <w:color w:val="000000"/>
              </w:rPr>
              <w:t>English, Gujarati, Hindi, Marathi</w:t>
            </w:r>
          </w:p>
        </w:tc>
        <w:tc>
          <w:tcPr>
            <w:tcW w:w="1885" w:type="dxa"/>
          </w:tcPr>
          <w:p w14:paraId="5B1DDE8B" w14:textId="77777777" w:rsidR="00D11284" w:rsidRPr="00D257D0" w:rsidRDefault="00D11284" w:rsidP="00CB63FD">
            <w:pPr>
              <w:rPr>
                <w:color w:val="000000"/>
              </w:rPr>
            </w:pPr>
            <w:r w:rsidRPr="00D257D0">
              <w:rPr>
                <w:color w:val="000000"/>
              </w:rPr>
              <w:t>Gujarat</w:t>
            </w:r>
          </w:p>
        </w:tc>
      </w:tr>
      <w:tr w:rsidR="00D11284" w:rsidRPr="00D257D0" w14:paraId="2BD3D8BF" w14:textId="77777777" w:rsidTr="00563861">
        <w:trPr>
          <w:tblCellSpacing w:w="15" w:type="dxa"/>
        </w:trPr>
        <w:tc>
          <w:tcPr>
            <w:tcW w:w="0" w:type="auto"/>
            <w:vAlign w:val="bottom"/>
            <w:hideMark/>
          </w:tcPr>
          <w:p w14:paraId="3185C1C4" w14:textId="77777777" w:rsidR="00D11284" w:rsidRPr="00D257D0" w:rsidRDefault="00D11284" w:rsidP="00AB1566">
            <w:pPr>
              <w:rPr>
                <w:sz w:val="24"/>
                <w:szCs w:val="24"/>
              </w:rPr>
            </w:pPr>
            <w:r w:rsidRPr="00D257D0">
              <w:rPr>
                <w:color w:val="000000"/>
              </w:rPr>
              <w:t>4</w:t>
            </w:r>
          </w:p>
        </w:tc>
        <w:tc>
          <w:tcPr>
            <w:tcW w:w="3279" w:type="dxa"/>
            <w:vAlign w:val="bottom"/>
          </w:tcPr>
          <w:p w14:paraId="73674CD3" w14:textId="77777777" w:rsidR="00D11284" w:rsidRPr="00D257D0" w:rsidRDefault="00D11284" w:rsidP="00AB1566">
            <w:pPr>
              <w:rPr>
                <w:sz w:val="24"/>
                <w:szCs w:val="24"/>
              </w:rPr>
            </w:pPr>
            <w:r w:rsidRPr="00D257D0">
              <w:rPr>
                <w:sz w:val="24"/>
                <w:szCs w:val="24"/>
              </w:rPr>
              <w:t>Daman &amp; Diu</w:t>
            </w:r>
          </w:p>
        </w:tc>
        <w:tc>
          <w:tcPr>
            <w:tcW w:w="3797" w:type="dxa"/>
            <w:vAlign w:val="bottom"/>
          </w:tcPr>
          <w:p w14:paraId="5CFB2593" w14:textId="77777777" w:rsidR="00D11284" w:rsidRPr="00D257D0" w:rsidRDefault="00D11284" w:rsidP="00AB1566">
            <w:pPr>
              <w:rPr>
                <w:sz w:val="24"/>
                <w:szCs w:val="24"/>
              </w:rPr>
            </w:pPr>
            <w:r w:rsidRPr="00D257D0">
              <w:rPr>
                <w:color w:val="000000"/>
              </w:rPr>
              <w:t>English, Gujarati, Hindi, Marathi</w:t>
            </w:r>
          </w:p>
        </w:tc>
        <w:tc>
          <w:tcPr>
            <w:tcW w:w="1885" w:type="dxa"/>
          </w:tcPr>
          <w:p w14:paraId="29DD5A09" w14:textId="77777777" w:rsidR="00D11284" w:rsidRPr="00D257D0" w:rsidRDefault="00D11284" w:rsidP="00AB1566">
            <w:pPr>
              <w:rPr>
                <w:color w:val="000000"/>
              </w:rPr>
            </w:pPr>
            <w:r w:rsidRPr="00D257D0">
              <w:rPr>
                <w:color w:val="000000"/>
              </w:rPr>
              <w:t>Gujarat</w:t>
            </w:r>
          </w:p>
        </w:tc>
      </w:tr>
      <w:tr w:rsidR="00D11284" w:rsidRPr="00D257D0" w14:paraId="37E6805D" w14:textId="77777777" w:rsidTr="00563861">
        <w:trPr>
          <w:tblCellSpacing w:w="15" w:type="dxa"/>
        </w:trPr>
        <w:tc>
          <w:tcPr>
            <w:tcW w:w="0" w:type="auto"/>
            <w:vAlign w:val="bottom"/>
            <w:hideMark/>
          </w:tcPr>
          <w:p w14:paraId="792EEA2E" w14:textId="77777777" w:rsidR="00D11284" w:rsidRPr="00D257D0" w:rsidRDefault="00D11284" w:rsidP="00AB1566">
            <w:pPr>
              <w:rPr>
                <w:sz w:val="24"/>
                <w:szCs w:val="24"/>
              </w:rPr>
            </w:pPr>
            <w:r w:rsidRPr="00D257D0">
              <w:rPr>
                <w:color w:val="000000"/>
              </w:rPr>
              <w:t>5</w:t>
            </w:r>
          </w:p>
        </w:tc>
        <w:tc>
          <w:tcPr>
            <w:tcW w:w="3279" w:type="dxa"/>
            <w:vAlign w:val="bottom"/>
          </w:tcPr>
          <w:p w14:paraId="17DADBE7" w14:textId="77777777" w:rsidR="00D11284" w:rsidRPr="00D257D0" w:rsidRDefault="00D11284" w:rsidP="00CB63FD">
            <w:pPr>
              <w:rPr>
                <w:sz w:val="24"/>
                <w:szCs w:val="24"/>
              </w:rPr>
            </w:pPr>
            <w:r w:rsidRPr="00D257D0">
              <w:rPr>
                <w:sz w:val="24"/>
                <w:szCs w:val="24"/>
              </w:rPr>
              <w:t>Lakshadweep</w:t>
            </w:r>
          </w:p>
        </w:tc>
        <w:tc>
          <w:tcPr>
            <w:tcW w:w="3797" w:type="dxa"/>
            <w:vAlign w:val="bottom"/>
          </w:tcPr>
          <w:p w14:paraId="4232E3B1" w14:textId="77777777" w:rsidR="00D11284" w:rsidRPr="00D257D0" w:rsidRDefault="00D11284" w:rsidP="00AB1566">
            <w:pPr>
              <w:rPr>
                <w:sz w:val="24"/>
                <w:szCs w:val="24"/>
              </w:rPr>
            </w:pPr>
            <w:r w:rsidRPr="00D257D0">
              <w:rPr>
                <w:sz w:val="24"/>
                <w:szCs w:val="24"/>
              </w:rPr>
              <w:t>English, Malayalam</w:t>
            </w:r>
          </w:p>
        </w:tc>
        <w:tc>
          <w:tcPr>
            <w:tcW w:w="1885" w:type="dxa"/>
          </w:tcPr>
          <w:p w14:paraId="3555CEAD" w14:textId="77777777" w:rsidR="00D11284" w:rsidRPr="00D257D0" w:rsidRDefault="00D11284" w:rsidP="00AB1566">
            <w:pPr>
              <w:rPr>
                <w:sz w:val="24"/>
                <w:szCs w:val="24"/>
              </w:rPr>
            </w:pPr>
            <w:r w:rsidRPr="00D257D0">
              <w:rPr>
                <w:sz w:val="24"/>
                <w:szCs w:val="24"/>
              </w:rPr>
              <w:t>Kerala</w:t>
            </w:r>
          </w:p>
        </w:tc>
      </w:tr>
      <w:tr w:rsidR="00D11284" w:rsidRPr="00D257D0" w14:paraId="4193390D" w14:textId="77777777" w:rsidTr="00563861">
        <w:trPr>
          <w:tblCellSpacing w:w="15" w:type="dxa"/>
        </w:trPr>
        <w:tc>
          <w:tcPr>
            <w:tcW w:w="0" w:type="auto"/>
            <w:vAlign w:val="bottom"/>
            <w:hideMark/>
          </w:tcPr>
          <w:p w14:paraId="20D74E7F" w14:textId="77777777" w:rsidR="00D11284" w:rsidRPr="00D257D0" w:rsidRDefault="00D11284" w:rsidP="00AB1566">
            <w:pPr>
              <w:rPr>
                <w:sz w:val="24"/>
                <w:szCs w:val="24"/>
              </w:rPr>
            </w:pPr>
            <w:r w:rsidRPr="00D257D0">
              <w:rPr>
                <w:color w:val="000000"/>
              </w:rPr>
              <w:t>6</w:t>
            </w:r>
          </w:p>
        </w:tc>
        <w:tc>
          <w:tcPr>
            <w:tcW w:w="3279" w:type="dxa"/>
            <w:vAlign w:val="bottom"/>
          </w:tcPr>
          <w:p w14:paraId="7EEB2863" w14:textId="77777777" w:rsidR="00D11284" w:rsidRPr="00D257D0" w:rsidRDefault="00D11284" w:rsidP="00CB63FD">
            <w:pPr>
              <w:rPr>
                <w:sz w:val="24"/>
                <w:szCs w:val="24"/>
              </w:rPr>
            </w:pPr>
            <w:r w:rsidRPr="00D257D0">
              <w:rPr>
                <w:sz w:val="24"/>
                <w:szCs w:val="24"/>
              </w:rPr>
              <w:t>National Capital Territory of India</w:t>
            </w:r>
          </w:p>
        </w:tc>
        <w:tc>
          <w:tcPr>
            <w:tcW w:w="3797" w:type="dxa"/>
            <w:vAlign w:val="bottom"/>
          </w:tcPr>
          <w:p w14:paraId="1E795E65" w14:textId="77777777" w:rsidR="00D11284" w:rsidRPr="00D257D0" w:rsidRDefault="00D11284" w:rsidP="00AB1566">
            <w:pPr>
              <w:rPr>
                <w:sz w:val="24"/>
                <w:szCs w:val="24"/>
              </w:rPr>
            </w:pPr>
            <w:r w:rsidRPr="00D257D0">
              <w:rPr>
                <w:color w:val="000000"/>
              </w:rPr>
              <w:t>English, Hindi, Punjabi, Urdu</w:t>
            </w:r>
          </w:p>
        </w:tc>
        <w:tc>
          <w:tcPr>
            <w:tcW w:w="1885" w:type="dxa"/>
          </w:tcPr>
          <w:p w14:paraId="3127090E" w14:textId="77777777" w:rsidR="00D11284" w:rsidRPr="00D257D0" w:rsidRDefault="00D11284" w:rsidP="00AB1566">
            <w:pPr>
              <w:rPr>
                <w:color w:val="000000"/>
              </w:rPr>
            </w:pPr>
            <w:r w:rsidRPr="00D257D0">
              <w:rPr>
                <w:color w:val="000000"/>
              </w:rPr>
              <w:t>Delhi (NCT)</w:t>
            </w:r>
          </w:p>
        </w:tc>
      </w:tr>
      <w:tr w:rsidR="00D11284" w:rsidRPr="00D257D0" w14:paraId="1DCCB304" w14:textId="77777777" w:rsidTr="00563861">
        <w:trPr>
          <w:tblCellSpacing w:w="15" w:type="dxa"/>
        </w:trPr>
        <w:tc>
          <w:tcPr>
            <w:tcW w:w="0" w:type="auto"/>
            <w:vAlign w:val="bottom"/>
            <w:hideMark/>
          </w:tcPr>
          <w:p w14:paraId="48006ED4" w14:textId="77777777" w:rsidR="00D11284" w:rsidRPr="00D257D0" w:rsidRDefault="00D11284" w:rsidP="00AB1566">
            <w:pPr>
              <w:rPr>
                <w:sz w:val="24"/>
                <w:szCs w:val="24"/>
              </w:rPr>
            </w:pPr>
            <w:r w:rsidRPr="00D257D0">
              <w:rPr>
                <w:color w:val="000000"/>
              </w:rPr>
              <w:t>7</w:t>
            </w:r>
          </w:p>
        </w:tc>
        <w:tc>
          <w:tcPr>
            <w:tcW w:w="3279" w:type="dxa"/>
            <w:vAlign w:val="bottom"/>
          </w:tcPr>
          <w:p w14:paraId="53A8A351" w14:textId="77777777" w:rsidR="00D11284" w:rsidRPr="00D257D0" w:rsidRDefault="00D11284" w:rsidP="00AB1566">
            <w:pPr>
              <w:rPr>
                <w:sz w:val="24"/>
                <w:szCs w:val="24"/>
              </w:rPr>
            </w:pPr>
            <w:proofErr w:type="spellStart"/>
            <w:r w:rsidRPr="00D257D0">
              <w:rPr>
                <w:sz w:val="24"/>
                <w:szCs w:val="24"/>
              </w:rPr>
              <w:t>Puducherry</w:t>
            </w:r>
            <w:proofErr w:type="spellEnd"/>
          </w:p>
        </w:tc>
        <w:tc>
          <w:tcPr>
            <w:tcW w:w="3797" w:type="dxa"/>
            <w:vAlign w:val="bottom"/>
          </w:tcPr>
          <w:p w14:paraId="078E2E46" w14:textId="77777777" w:rsidR="00D11284" w:rsidRPr="00D257D0" w:rsidRDefault="00D11284" w:rsidP="00AB1566">
            <w:pPr>
              <w:rPr>
                <w:sz w:val="24"/>
                <w:szCs w:val="24"/>
              </w:rPr>
            </w:pPr>
            <w:r w:rsidRPr="00D257D0">
              <w:rPr>
                <w:sz w:val="24"/>
                <w:szCs w:val="24"/>
              </w:rPr>
              <w:t>French &amp; Tamil</w:t>
            </w:r>
          </w:p>
        </w:tc>
        <w:tc>
          <w:tcPr>
            <w:tcW w:w="1885" w:type="dxa"/>
          </w:tcPr>
          <w:p w14:paraId="7491F0B8" w14:textId="77777777" w:rsidR="00D11284" w:rsidRPr="00D257D0" w:rsidRDefault="00D11284" w:rsidP="00AB1566">
            <w:pPr>
              <w:rPr>
                <w:sz w:val="24"/>
                <w:szCs w:val="24"/>
              </w:rPr>
            </w:pPr>
            <w:r w:rsidRPr="00D257D0">
              <w:rPr>
                <w:sz w:val="24"/>
                <w:szCs w:val="24"/>
              </w:rPr>
              <w:t>Tamil Nadu</w:t>
            </w:r>
          </w:p>
        </w:tc>
      </w:tr>
    </w:tbl>
    <w:p w14:paraId="50FC50C8" w14:textId="77777777" w:rsidR="00CB5F50" w:rsidRPr="00D257D0" w:rsidRDefault="00CB5F50" w:rsidP="00563861"/>
    <w:p w14:paraId="7AB3E890" w14:textId="77777777" w:rsidR="00643ED5" w:rsidRPr="00D257D0" w:rsidRDefault="00643ED5" w:rsidP="008427F7">
      <w:pPr>
        <w:pStyle w:val="Heading2"/>
      </w:pPr>
      <w:bookmarkStart w:id="205" w:name="_Toc411545849"/>
      <w:r w:rsidRPr="00D257D0">
        <w:t>Circle Information</w:t>
      </w:r>
      <w:bookmarkEnd w:id="205"/>
    </w:p>
    <w:p w14:paraId="62EDC955" w14:textId="77777777" w:rsidR="00254AAA" w:rsidRPr="00D257D0" w:rsidRDefault="00254AAA" w:rsidP="007745A4">
      <w:r w:rsidRPr="00D257D0">
        <w:t xml:space="preserve">22 </w:t>
      </w:r>
      <w:r w:rsidR="00ED3565" w:rsidRPr="00D257D0">
        <w:t xml:space="preserve">telecom </w:t>
      </w:r>
      <w:r w:rsidRPr="00D257D0">
        <w:t>circles below span all states and UT of India.</w:t>
      </w:r>
      <w:r w:rsidR="000A2965" w:rsidRPr="00D257D0">
        <w:t xml:space="preserve"> </w:t>
      </w:r>
      <w:r w:rsidR="0084385D" w:rsidRPr="00D257D0">
        <w:t>(</w:t>
      </w:r>
      <w:r w:rsidR="000A2965" w:rsidRPr="00D257D0">
        <w:t>Source: www.trai.gov.in)</w:t>
      </w:r>
    </w:p>
    <w:tbl>
      <w:tblPr>
        <w:tblW w:w="5008"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725"/>
        <w:gridCol w:w="5713"/>
      </w:tblGrid>
      <w:tr w:rsidR="00AA42C1" w:rsidRPr="00D257D0" w14:paraId="2BDBE02A" w14:textId="77777777" w:rsidTr="00563861">
        <w:trPr>
          <w:tblHeader/>
          <w:tblCellSpacing w:w="7" w:type="dxa"/>
        </w:trPr>
        <w:tc>
          <w:tcPr>
            <w:tcW w:w="1962" w:type="pct"/>
            <w:shd w:val="clear" w:color="auto" w:fill="99CCFF"/>
            <w:tcMar>
              <w:top w:w="15" w:type="dxa"/>
              <w:left w:w="15" w:type="dxa"/>
              <w:bottom w:w="15" w:type="dxa"/>
              <w:right w:w="15" w:type="dxa"/>
            </w:tcMar>
            <w:vAlign w:val="center"/>
            <w:hideMark/>
          </w:tcPr>
          <w:p w14:paraId="5751A6CE" w14:textId="77777777" w:rsidR="00AA42C1" w:rsidRPr="00D257D0" w:rsidRDefault="00AA42C1" w:rsidP="00AB1566">
            <w:pPr>
              <w:spacing w:line="240" w:lineRule="auto"/>
              <w:jc w:val="center"/>
              <w:rPr>
                <w:rFonts w:eastAsiaTheme="minorHAnsi"/>
                <w:b/>
                <w:bCs/>
                <w:sz w:val="24"/>
                <w:szCs w:val="24"/>
              </w:rPr>
            </w:pPr>
            <w:r w:rsidRPr="00D257D0">
              <w:rPr>
                <w:b/>
                <w:bCs/>
              </w:rPr>
              <w:t>Telecom circle</w:t>
            </w:r>
          </w:p>
        </w:tc>
        <w:tc>
          <w:tcPr>
            <w:tcW w:w="3015" w:type="pct"/>
            <w:shd w:val="clear" w:color="auto" w:fill="99CCFF"/>
          </w:tcPr>
          <w:p w14:paraId="7279205F" w14:textId="77777777" w:rsidR="00AA42C1" w:rsidRPr="00D257D0" w:rsidRDefault="00AA42C1" w:rsidP="00AB1566">
            <w:pPr>
              <w:spacing w:line="240" w:lineRule="auto"/>
              <w:jc w:val="center"/>
              <w:rPr>
                <w:b/>
                <w:bCs/>
              </w:rPr>
            </w:pPr>
            <w:r w:rsidRPr="00D257D0">
              <w:rPr>
                <w:b/>
                <w:bCs/>
              </w:rPr>
              <w:t>State</w:t>
            </w:r>
            <w:r w:rsidR="00263CCB" w:rsidRPr="00D257D0">
              <w:rPr>
                <w:b/>
                <w:bCs/>
              </w:rPr>
              <w:t>/UT</w:t>
            </w:r>
          </w:p>
        </w:tc>
      </w:tr>
      <w:tr w:rsidR="00AA42C1" w:rsidRPr="00D257D0" w14:paraId="33342447"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D336448" w14:textId="77777777" w:rsidR="00AA42C1" w:rsidRPr="00D257D0" w:rsidRDefault="00AA42C1" w:rsidP="00AB1566">
            <w:pPr>
              <w:spacing w:line="240" w:lineRule="auto"/>
              <w:rPr>
                <w:rFonts w:eastAsiaTheme="minorHAnsi"/>
                <w:sz w:val="24"/>
                <w:szCs w:val="24"/>
              </w:rPr>
            </w:pPr>
            <w:r w:rsidRPr="00D257D0">
              <w:t>Andhra Pradesh</w:t>
            </w:r>
          </w:p>
        </w:tc>
        <w:tc>
          <w:tcPr>
            <w:tcW w:w="3015" w:type="pct"/>
            <w:shd w:val="clear" w:color="auto" w:fill="F4F9FF"/>
            <w:vAlign w:val="center"/>
          </w:tcPr>
          <w:p w14:paraId="279ADA67" w14:textId="77777777" w:rsidR="00AA42C1" w:rsidRPr="00D257D0" w:rsidRDefault="00AA42C1" w:rsidP="00563861">
            <w:pPr>
              <w:pStyle w:val="ListParagraph"/>
              <w:numPr>
                <w:ilvl w:val="0"/>
                <w:numId w:val="53"/>
              </w:numPr>
              <w:spacing w:line="240" w:lineRule="auto"/>
            </w:pPr>
            <w:r w:rsidRPr="00D257D0">
              <w:t>Andhra Pradesh</w:t>
            </w:r>
          </w:p>
          <w:p w14:paraId="7AB95664" w14:textId="77777777" w:rsidR="007D6763" w:rsidRPr="00D257D0" w:rsidRDefault="007D6763" w:rsidP="00563861">
            <w:pPr>
              <w:pStyle w:val="ListParagraph"/>
              <w:numPr>
                <w:ilvl w:val="0"/>
                <w:numId w:val="53"/>
              </w:numPr>
              <w:spacing w:line="240" w:lineRule="auto"/>
            </w:pPr>
            <w:proofErr w:type="spellStart"/>
            <w:r w:rsidRPr="00D257D0">
              <w:t>Telangana</w:t>
            </w:r>
            <w:proofErr w:type="spellEnd"/>
          </w:p>
        </w:tc>
      </w:tr>
      <w:tr w:rsidR="00AA42C1" w:rsidRPr="00D257D0" w14:paraId="4B0867F7"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2608BA3" w14:textId="77777777" w:rsidR="00AA42C1" w:rsidRPr="00D257D0" w:rsidRDefault="00AA42C1" w:rsidP="00AB1566">
            <w:pPr>
              <w:spacing w:line="240" w:lineRule="auto"/>
              <w:rPr>
                <w:rFonts w:eastAsiaTheme="minorHAnsi"/>
                <w:sz w:val="24"/>
                <w:szCs w:val="24"/>
              </w:rPr>
            </w:pPr>
            <w:r w:rsidRPr="00D257D0">
              <w:t>Assam</w:t>
            </w:r>
          </w:p>
        </w:tc>
        <w:tc>
          <w:tcPr>
            <w:tcW w:w="3015" w:type="pct"/>
            <w:shd w:val="clear" w:color="auto" w:fill="F4F9FF"/>
            <w:vAlign w:val="center"/>
          </w:tcPr>
          <w:p w14:paraId="7CD9CFDE" w14:textId="77777777" w:rsidR="00AA42C1" w:rsidRPr="00D257D0" w:rsidRDefault="00AA42C1" w:rsidP="00563861">
            <w:pPr>
              <w:pStyle w:val="ListParagraph"/>
              <w:numPr>
                <w:ilvl w:val="0"/>
                <w:numId w:val="53"/>
              </w:numPr>
              <w:spacing w:line="240" w:lineRule="auto"/>
            </w:pPr>
            <w:r w:rsidRPr="00D257D0">
              <w:t>Assam</w:t>
            </w:r>
          </w:p>
        </w:tc>
      </w:tr>
      <w:tr w:rsidR="00AA42C1" w:rsidRPr="00D257D0" w14:paraId="28D0D3A7"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1C89535D" w14:textId="77777777" w:rsidR="00AA42C1" w:rsidRPr="00D257D0" w:rsidRDefault="00AA42C1" w:rsidP="00AB1566">
            <w:pPr>
              <w:spacing w:line="240" w:lineRule="auto"/>
              <w:rPr>
                <w:rFonts w:eastAsiaTheme="minorHAnsi"/>
                <w:sz w:val="24"/>
                <w:szCs w:val="24"/>
              </w:rPr>
            </w:pPr>
            <w:r w:rsidRPr="00D257D0">
              <w:t>Bihar &amp; Jharkhand</w:t>
            </w:r>
          </w:p>
        </w:tc>
        <w:tc>
          <w:tcPr>
            <w:tcW w:w="3015" w:type="pct"/>
            <w:shd w:val="clear" w:color="auto" w:fill="F4F9FF"/>
            <w:vAlign w:val="center"/>
          </w:tcPr>
          <w:p w14:paraId="5B4FC816" w14:textId="77777777" w:rsidR="00AA42C1" w:rsidRPr="00D257D0" w:rsidRDefault="00AA42C1" w:rsidP="00563861">
            <w:pPr>
              <w:pStyle w:val="ListParagraph"/>
              <w:numPr>
                <w:ilvl w:val="0"/>
                <w:numId w:val="53"/>
              </w:numPr>
              <w:spacing w:line="240" w:lineRule="auto"/>
            </w:pPr>
            <w:r w:rsidRPr="00D257D0">
              <w:t xml:space="preserve">Bihar </w:t>
            </w:r>
          </w:p>
          <w:p w14:paraId="1EBBE1C4" w14:textId="77777777" w:rsidR="00AA42C1" w:rsidRPr="00D257D0" w:rsidRDefault="00AA42C1" w:rsidP="00563861">
            <w:pPr>
              <w:pStyle w:val="ListParagraph"/>
              <w:numPr>
                <w:ilvl w:val="0"/>
                <w:numId w:val="53"/>
              </w:numPr>
              <w:spacing w:line="240" w:lineRule="auto"/>
            </w:pPr>
            <w:r w:rsidRPr="00D257D0">
              <w:t>Jharkhand</w:t>
            </w:r>
          </w:p>
        </w:tc>
      </w:tr>
      <w:tr w:rsidR="00AA42C1" w:rsidRPr="00D257D0" w14:paraId="47B7D4E5"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E547107" w14:textId="77777777" w:rsidR="00AA42C1" w:rsidRPr="00D257D0" w:rsidRDefault="00AA42C1" w:rsidP="00AB1566">
            <w:pPr>
              <w:spacing w:line="240" w:lineRule="auto"/>
              <w:rPr>
                <w:rFonts w:eastAsiaTheme="minorHAnsi"/>
                <w:sz w:val="24"/>
                <w:szCs w:val="24"/>
              </w:rPr>
            </w:pPr>
            <w:r w:rsidRPr="00D257D0">
              <w:t>Delhi</w:t>
            </w:r>
          </w:p>
        </w:tc>
        <w:tc>
          <w:tcPr>
            <w:tcW w:w="3015" w:type="pct"/>
            <w:shd w:val="clear" w:color="auto" w:fill="F4F9FF"/>
            <w:vAlign w:val="center"/>
          </w:tcPr>
          <w:p w14:paraId="3880FEB2" w14:textId="77777777" w:rsidR="00060711" w:rsidRPr="00D257D0" w:rsidRDefault="00AA42C1" w:rsidP="00563861">
            <w:pPr>
              <w:pStyle w:val="ListParagraph"/>
              <w:numPr>
                <w:ilvl w:val="0"/>
                <w:numId w:val="53"/>
              </w:numPr>
              <w:spacing w:line="240" w:lineRule="auto"/>
            </w:pPr>
            <w:r w:rsidRPr="00D257D0">
              <w:t>Delhi</w:t>
            </w:r>
            <w:r w:rsidR="00060711" w:rsidRPr="00D257D0">
              <w:t xml:space="preserve"> (NCT) (includes Local Areas served by Delhi, Ghaziabad, Faridabad, Noida, and Gurgaon Telephone Exchanges)</w:t>
            </w:r>
          </w:p>
        </w:tc>
      </w:tr>
      <w:tr w:rsidR="00AA42C1" w:rsidRPr="00D257D0" w14:paraId="1864B3D8"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26F340C" w14:textId="77777777" w:rsidR="00AA42C1" w:rsidRPr="00D257D0" w:rsidRDefault="00AA42C1" w:rsidP="00AB1566">
            <w:pPr>
              <w:spacing w:line="240" w:lineRule="auto"/>
              <w:rPr>
                <w:rFonts w:eastAsiaTheme="minorHAnsi"/>
                <w:sz w:val="24"/>
                <w:szCs w:val="24"/>
              </w:rPr>
            </w:pPr>
            <w:r w:rsidRPr="00D257D0">
              <w:t>Gujarat &amp; Daman &amp; Diu</w:t>
            </w:r>
          </w:p>
        </w:tc>
        <w:tc>
          <w:tcPr>
            <w:tcW w:w="3015" w:type="pct"/>
            <w:shd w:val="clear" w:color="auto" w:fill="F4F9FF"/>
            <w:vAlign w:val="center"/>
          </w:tcPr>
          <w:p w14:paraId="2F2CAEEA" w14:textId="77777777" w:rsidR="00AA42C1" w:rsidRPr="00D257D0" w:rsidRDefault="00AA42C1" w:rsidP="00563861">
            <w:pPr>
              <w:pStyle w:val="ListParagraph"/>
              <w:numPr>
                <w:ilvl w:val="0"/>
                <w:numId w:val="53"/>
              </w:numPr>
              <w:spacing w:line="240" w:lineRule="auto"/>
            </w:pPr>
            <w:r w:rsidRPr="00D257D0">
              <w:t>Gujarat (state)</w:t>
            </w:r>
          </w:p>
          <w:p w14:paraId="603F18E7" w14:textId="77777777" w:rsidR="00AA42C1" w:rsidRPr="00D257D0" w:rsidRDefault="00AA42C1" w:rsidP="00563861">
            <w:pPr>
              <w:pStyle w:val="ListParagraph"/>
              <w:numPr>
                <w:ilvl w:val="0"/>
                <w:numId w:val="53"/>
              </w:numPr>
              <w:spacing w:line="240" w:lineRule="auto"/>
            </w:pPr>
            <w:r w:rsidRPr="00D257D0">
              <w:t>Daman &amp; Diu (UT)</w:t>
            </w:r>
          </w:p>
          <w:p w14:paraId="6FAB4436" w14:textId="77777777" w:rsidR="00603CAB" w:rsidRPr="00D257D0" w:rsidRDefault="00603CAB" w:rsidP="00563861">
            <w:pPr>
              <w:pStyle w:val="ListParagraph"/>
              <w:numPr>
                <w:ilvl w:val="0"/>
                <w:numId w:val="53"/>
              </w:numPr>
              <w:spacing w:line="240" w:lineRule="auto"/>
            </w:pPr>
            <w:r w:rsidRPr="00D257D0">
              <w:rPr>
                <w:sz w:val="24"/>
                <w:szCs w:val="24"/>
              </w:rPr>
              <w:t>Dadra &amp; Nagar Haveli (UT)</w:t>
            </w:r>
          </w:p>
        </w:tc>
      </w:tr>
      <w:tr w:rsidR="00AA42C1" w:rsidRPr="00D257D0" w14:paraId="34596FB5"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A54326B" w14:textId="77777777" w:rsidR="00AA42C1" w:rsidRPr="00D257D0" w:rsidRDefault="00AA42C1" w:rsidP="00AB1566">
            <w:pPr>
              <w:spacing w:line="240" w:lineRule="auto"/>
              <w:rPr>
                <w:rFonts w:eastAsiaTheme="minorHAnsi"/>
                <w:sz w:val="24"/>
                <w:szCs w:val="24"/>
              </w:rPr>
            </w:pPr>
            <w:r w:rsidRPr="00D257D0">
              <w:t>Haryana</w:t>
            </w:r>
          </w:p>
        </w:tc>
        <w:tc>
          <w:tcPr>
            <w:tcW w:w="3015" w:type="pct"/>
            <w:shd w:val="clear" w:color="auto" w:fill="F4F9FF"/>
            <w:vAlign w:val="center"/>
          </w:tcPr>
          <w:p w14:paraId="3B1F219E" w14:textId="77777777" w:rsidR="00AA42C1" w:rsidRPr="00D257D0" w:rsidRDefault="00AA42C1" w:rsidP="00563861">
            <w:pPr>
              <w:pStyle w:val="ListParagraph"/>
              <w:numPr>
                <w:ilvl w:val="0"/>
                <w:numId w:val="53"/>
              </w:numPr>
              <w:spacing w:line="240" w:lineRule="auto"/>
            </w:pPr>
            <w:r w:rsidRPr="00D257D0">
              <w:t>Haryana</w:t>
            </w:r>
          </w:p>
        </w:tc>
      </w:tr>
      <w:tr w:rsidR="00AA42C1" w:rsidRPr="00D257D0" w14:paraId="1DD5A13C"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61F4D44" w14:textId="77777777" w:rsidR="00AA42C1" w:rsidRPr="00D257D0" w:rsidRDefault="00AA42C1" w:rsidP="00AB1566">
            <w:pPr>
              <w:spacing w:line="240" w:lineRule="auto"/>
              <w:rPr>
                <w:rFonts w:eastAsiaTheme="minorHAnsi"/>
                <w:sz w:val="24"/>
                <w:szCs w:val="24"/>
              </w:rPr>
            </w:pPr>
            <w:r w:rsidRPr="00D257D0">
              <w:t>Himachal Pradesh</w:t>
            </w:r>
          </w:p>
        </w:tc>
        <w:tc>
          <w:tcPr>
            <w:tcW w:w="3015" w:type="pct"/>
            <w:shd w:val="clear" w:color="auto" w:fill="F4F9FF"/>
            <w:vAlign w:val="center"/>
          </w:tcPr>
          <w:p w14:paraId="59E413BA" w14:textId="77777777" w:rsidR="00AA42C1" w:rsidRPr="00D257D0" w:rsidRDefault="00AA42C1" w:rsidP="00563861">
            <w:pPr>
              <w:pStyle w:val="ListParagraph"/>
              <w:numPr>
                <w:ilvl w:val="0"/>
                <w:numId w:val="53"/>
              </w:numPr>
              <w:spacing w:line="240" w:lineRule="auto"/>
            </w:pPr>
            <w:r w:rsidRPr="00D257D0">
              <w:t>Himachal Pradesh</w:t>
            </w:r>
          </w:p>
        </w:tc>
      </w:tr>
      <w:tr w:rsidR="00AA42C1" w:rsidRPr="00D257D0" w14:paraId="177DD7E2"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7974C65" w14:textId="77777777" w:rsidR="00AA42C1" w:rsidRPr="00D257D0" w:rsidRDefault="00AA42C1" w:rsidP="00AB1566">
            <w:pPr>
              <w:spacing w:line="240" w:lineRule="auto"/>
              <w:rPr>
                <w:rFonts w:eastAsiaTheme="minorHAnsi"/>
                <w:sz w:val="24"/>
                <w:szCs w:val="24"/>
              </w:rPr>
            </w:pPr>
            <w:r w:rsidRPr="00D257D0">
              <w:t>Jammu and Kashmir</w:t>
            </w:r>
          </w:p>
        </w:tc>
        <w:tc>
          <w:tcPr>
            <w:tcW w:w="3015" w:type="pct"/>
            <w:shd w:val="clear" w:color="auto" w:fill="F4F9FF"/>
            <w:vAlign w:val="center"/>
          </w:tcPr>
          <w:p w14:paraId="725A911C" w14:textId="77777777" w:rsidR="00AA42C1" w:rsidRPr="00D257D0" w:rsidRDefault="00AA42C1" w:rsidP="00563861">
            <w:pPr>
              <w:pStyle w:val="ListParagraph"/>
              <w:numPr>
                <w:ilvl w:val="0"/>
                <w:numId w:val="53"/>
              </w:numPr>
              <w:spacing w:line="240" w:lineRule="auto"/>
            </w:pPr>
            <w:r w:rsidRPr="00D257D0">
              <w:t>Jammu and Kashmir</w:t>
            </w:r>
          </w:p>
        </w:tc>
      </w:tr>
      <w:tr w:rsidR="00AA42C1" w:rsidRPr="00D257D0" w14:paraId="62BCAE16"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51CFC48E" w14:textId="77777777" w:rsidR="00AA42C1" w:rsidRPr="00D257D0" w:rsidRDefault="00AA42C1" w:rsidP="00AB1566">
            <w:pPr>
              <w:spacing w:line="240" w:lineRule="auto"/>
              <w:rPr>
                <w:rFonts w:eastAsiaTheme="minorHAnsi"/>
                <w:sz w:val="24"/>
                <w:szCs w:val="24"/>
              </w:rPr>
            </w:pPr>
            <w:r w:rsidRPr="00D257D0">
              <w:t>Karnataka</w:t>
            </w:r>
          </w:p>
        </w:tc>
        <w:tc>
          <w:tcPr>
            <w:tcW w:w="3015" w:type="pct"/>
            <w:shd w:val="clear" w:color="auto" w:fill="F4F9FF"/>
            <w:vAlign w:val="center"/>
          </w:tcPr>
          <w:p w14:paraId="2AB4520E" w14:textId="77777777" w:rsidR="00AA42C1" w:rsidRPr="00D257D0" w:rsidRDefault="00AA42C1" w:rsidP="00563861">
            <w:pPr>
              <w:pStyle w:val="ListParagraph"/>
              <w:numPr>
                <w:ilvl w:val="0"/>
                <w:numId w:val="53"/>
              </w:numPr>
              <w:spacing w:line="240" w:lineRule="auto"/>
            </w:pPr>
            <w:r w:rsidRPr="00D257D0">
              <w:t>Karnataka</w:t>
            </w:r>
          </w:p>
        </w:tc>
      </w:tr>
      <w:tr w:rsidR="00AA42C1" w:rsidRPr="00D257D0" w14:paraId="582A3412"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B6F7B5F" w14:textId="77777777" w:rsidR="00AA42C1" w:rsidRPr="00D257D0" w:rsidRDefault="00AA42C1" w:rsidP="00AB1566">
            <w:pPr>
              <w:spacing w:line="240" w:lineRule="auto"/>
              <w:rPr>
                <w:rFonts w:eastAsiaTheme="minorHAnsi"/>
                <w:sz w:val="24"/>
                <w:szCs w:val="24"/>
              </w:rPr>
            </w:pPr>
            <w:r w:rsidRPr="00D257D0">
              <w:t>Kerala &amp; Lakshadweep</w:t>
            </w:r>
          </w:p>
        </w:tc>
        <w:tc>
          <w:tcPr>
            <w:tcW w:w="3015" w:type="pct"/>
            <w:shd w:val="clear" w:color="auto" w:fill="F4F9FF"/>
            <w:vAlign w:val="center"/>
          </w:tcPr>
          <w:p w14:paraId="7EDCF59A" w14:textId="77777777" w:rsidR="00AA42C1" w:rsidRPr="00D257D0" w:rsidRDefault="00AA42C1" w:rsidP="00563861">
            <w:pPr>
              <w:pStyle w:val="ListParagraph"/>
              <w:numPr>
                <w:ilvl w:val="0"/>
                <w:numId w:val="53"/>
              </w:numPr>
              <w:spacing w:line="240" w:lineRule="auto"/>
            </w:pPr>
            <w:r w:rsidRPr="00D257D0">
              <w:t xml:space="preserve">Kerala </w:t>
            </w:r>
          </w:p>
          <w:p w14:paraId="7DC70C27" w14:textId="77777777" w:rsidR="00AA42C1" w:rsidRPr="00D257D0" w:rsidRDefault="00AA42C1" w:rsidP="00563861">
            <w:pPr>
              <w:pStyle w:val="ListParagraph"/>
              <w:numPr>
                <w:ilvl w:val="0"/>
                <w:numId w:val="53"/>
              </w:numPr>
              <w:spacing w:line="240" w:lineRule="auto"/>
            </w:pPr>
            <w:r w:rsidRPr="00D257D0">
              <w:t>Lakshadweep (UT)</w:t>
            </w:r>
          </w:p>
        </w:tc>
      </w:tr>
      <w:tr w:rsidR="00AA42C1" w:rsidRPr="00D257D0" w14:paraId="074CA28A"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61C72C6" w14:textId="77777777" w:rsidR="00AA42C1" w:rsidRPr="00D257D0" w:rsidRDefault="00AA42C1" w:rsidP="00AB1566">
            <w:pPr>
              <w:spacing w:line="240" w:lineRule="auto"/>
              <w:rPr>
                <w:rFonts w:eastAsiaTheme="minorHAnsi"/>
                <w:sz w:val="24"/>
                <w:szCs w:val="24"/>
              </w:rPr>
            </w:pPr>
            <w:r w:rsidRPr="00D257D0">
              <w:t>Kolkata</w:t>
            </w:r>
          </w:p>
        </w:tc>
        <w:tc>
          <w:tcPr>
            <w:tcW w:w="3015" w:type="pct"/>
            <w:shd w:val="clear" w:color="auto" w:fill="F4F9FF"/>
            <w:vAlign w:val="center"/>
          </w:tcPr>
          <w:p w14:paraId="6C6C06C5" w14:textId="77777777" w:rsidR="00AA42C1" w:rsidRPr="00D257D0" w:rsidRDefault="00AA42C1" w:rsidP="00563861">
            <w:pPr>
              <w:pStyle w:val="ListParagraph"/>
              <w:numPr>
                <w:ilvl w:val="0"/>
                <w:numId w:val="53"/>
              </w:numPr>
              <w:spacing w:line="240" w:lineRule="auto"/>
            </w:pPr>
            <w:r w:rsidRPr="00D257D0">
              <w:t>Kolkata</w:t>
            </w:r>
          </w:p>
        </w:tc>
      </w:tr>
      <w:tr w:rsidR="00AA42C1" w:rsidRPr="00D257D0" w14:paraId="543226DD"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2043C0F" w14:textId="77777777" w:rsidR="00AA42C1" w:rsidRPr="00D257D0" w:rsidRDefault="00AA42C1" w:rsidP="00AB1566">
            <w:pPr>
              <w:spacing w:line="240" w:lineRule="auto"/>
              <w:rPr>
                <w:rFonts w:eastAsiaTheme="minorHAnsi"/>
                <w:sz w:val="24"/>
                <w:szCs w:val="24"/>
              </w:rPr>
            </w:pPr>
            <w:r w:rsidRPr="00D257D0">
              <w:t>Madhya Pradesh &amp; Chhattisgarh</w:t>
            </w:r>
          </w:p>
        </w:tc>
        <w:tc>
          <w:tcPr>
            <w:tcW w:w="3015" w:type="pct"/>
            <w:shd w:val="clear" w:color="auto" w:fill="F4F9FF"/>
            <w:vAlign w:val="center"/>
          </w:tcPr>
          <w:p w14:paraId="1780E092" w14:textId="77777777" w:rsidR="00AA42C1" w:rsidRPr="00D257D0" w:rsidRDefault="00AA42C1" w:rsidP="00563861">
            <w:pPr>
              <w:pStyle w:val="ListParagraph"/>
              <w:numPr>
                <w:ilvl w:val="0"/>
                <w:numId w:val="53"/>
              </w:numPr>
              <w:spacing w:line="240" w:lineRule="auto"/>
            </w:pPr>
            <w:r w:rsidRPr="00D257D0">
              <w:t xml:space="preserve">Madhya Pradesh </w:t>
            </w:r>
          </w:p>
          <w:p w14:paraId="463401B4" w14:textId="77777777" w:rsidR="00AA42C1" w:rsidRPr="00D257D0" w:rsidRDefault="00AA42C1" w:rsidP="00563861">
            <w:pPr>
              <w:pStyle w:val="ListParagraph"/>
              <w:numPr>
                <w:ilvl w:val="0"/>
                <w:numId w:val="53"/>
              </w:numPr>
              <w:spacing w:line="240" w:lineRule="auto"/>
            </w:pPr>
            <w:r w:rsidRPr="00D257D0">
              <w:t>Chhattisgarh</w:t>
            </w:r>
          </w:p>
        </w:tc>
      </w:tr>
      <w:tr w:rsidR="00AA42C1" w:rsidRPr="00D257D0" w14:paraId="7F0C42BD"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309C946" w14:textId="77777777" w:rsidR="00AA42C1" w:rsidRPr="00D257D0" w:rsidRDefault="00AA42C1" w:rsidP="00AB1566">
            <w:pPr>
              <w:spacing w:line="240" w:lineRule="auto"/>
              <w:rPr>
                <w:rFonts w:eastAsiaTheme="minorHAnsi"/>
                <w:sz w:val="24"/>
                <w:szCs w:val="24"/>
              </w:rPr>
            </w:pPr>
            <w:r w:rsidRPr="00D257D0">
              <w:t xml:space="preserve">Maharashtra &amp; Goa (excluding </w:t>
            </w:r>
            <w:proofErr w:type="gramStart"/>
            <w:r w:rsidRPr="00D257D0">
              <w:t>Mumbai )</w:t>
            </w:r>
            <w:proofErr w:type="gramEnd"/>
          </w:p>
        </w:tc>
        <w:tc>
          <w:tcPr>
            <w:tcW w:w="3015" w:type="pct"/>
            <w:shd w:val="clear" w:color="auto" w:fill="F4F9FF"/>
            <w:vAlign w:val="center"/>
          </w:tcPr>
          <w:p w14:paraId="497B45DD" w14:textId="77777777" w:rsidR="009606EF" w:rsidRPr="00D257D0" w:rsidRDefault="00AA42C1" w:rsidP="00563861">
            <w:pPr>
              <w:pStyle w:val="ListParagraph"/>
              <w:numPr>
                <w:ilvl w:val="0"/>
                <w:numId w:val="53"/>
              </w:numPr>
              <w:spacing w:line="240" w:lineRule="auto"/>
            </w:pPr>
            <w:r w:rsidRPr="00D257D0">
              <w:t xml:space="preserve">Maharashtra </w:t>
            </w:r>
            <w:r w:rsidR="009606EF" w:rsidRPr="00D257D0">
              <w:t xml:space="preserve">(excluding </w:t>
            </w:r>
            <w:proofErr w:type="gramStart"/>
            <w:r w:rsidR="009606EF" w:rsidRPr="00D257D0">
              <w:t>Mumbai )</w:t>
            </w:r>
            <w:proofErr w:type="gramEnd"/>
            <w:r w:rsidR="009606EF" w:rsidRPr="00D257D0">
              <w:t xml:space="preserve"> </w:t>
            </w:r>
          </w:p>
          <w:p w14:paraId="19341B69" w14:textId="77777777" w:rsidR="00AA42C1" w:rsidRPr="00D257D0" w:rsidRDefault="00AA42C1" w:rsidP="00563861">
            <w:pPr>
              <w:pStyle w:val="ListParagraph"/>
              <w:numPr>
                <w:ilvl w:val="0"/>
                <w:numId w:val="53"/>
              </w:numPr>
              <w:spacing w:line="240" w:lineRule="auto"/>
            </w:pPr>
            <w:r w:rsidRPr="00D257D0">
              <w:t xml:space="preserve">Goa </w:t>
            </w:r>
          </w:p>
        </w:tc>
      </w:tr>
      <w:tr w:rsidR="00AA42C1" w:rsidRPr="00D257D0" w14:paraId="28CBC7BB"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14694453" w14:textId="77777777" w:rsidR="00AA42C1" w:rsidRPr="00D257D0" w:rsidRDefault="00AA42C1" w:rsidP="00AB1566">
            <w:pPr>
              <w:spacing w:line="240" w:lineRule="auto"/>
              <w:rPr>
                <w:rFonts w:eastAsiaTheme="minorHAnsi"/>
                <w:sz w:val="24"/>
                <w:szCs w:val="24"/>
              </w:rPr>
            </w:pPr>
            <w:r w:rsidRPr="00D257D0">
              <w:t>Mumbai</w:t>
            </w:r>
          </w:p>
        </w:tc>
        <w:tc>
          <w:tcPr>
            <w:tcW w:w="3015" w:type="pct"/>
            <w:shd w:val="clear" w:color="auto" w:fill="F4F9FF"/>
            <w:vAlign w:val="center"/>
          </w:tcPr>
          <w:p w14:paraId="256EDAC7" w14:textId="77777777" w:rsidR="00AA42C1" w:rsidRPr="00D257D0" w:rsidRDefault="00AA42C1" w:rsidP="00563861">
            <w:pPr>
              <w:pStyle w:val="ListParagraph"/>
              <w:numPr>
                <w:ilvl w:val="0"/>
                <w:numId w:val="53"/>
              </w:numPr>
              <w:spacing w:line="240" w:lineRule="auto"/>
            </w:pPr>
            <w:r w:rsidRPr="00D257D0">
              <w:t>Mumbai</w:t>
            </w:r>
          </w:p>
        </w:tc>
      </w:tr>
      <w:tr w:rsidR="00AA42C1" w:rsidRPr="00D257D0" w14:paraId="03A099C7"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CBA16B1" w14:textId="77777777" w:rsidR="00AA42C1" w:rsidRPr="00D257D0" w:rsidRDefault="00AA42C1" w:rsidP="0084385D">
            <w:pPr>
              <w:spacing w:line="240" w:lineRule="auto"/>
              <w:rPr>
                <w:rFonts w:eastAsiaTheme="minorHAnsi"/>
                <w:sz w:val="24"/>
                <w:szCs w:val="24"/>
              </w:rPr>
            </w:pPr>
            <w:r w:rsidRPr="00D257D0">
              <w:t xml:space="preserve">North East </w:t>
            </w:r>
          </w:p>
        </w:tc>
        <w:tc>
          <w:tcPr>
            <w:tcW w:w="3015" w:type="pct"/>
            <w:shd w:val="clear" w:color="auto" w:fill="F4F9FF"/>
            <w:vAlign w:val="center"/>
          </w:tcPr>
          <w:p w14:paraId="7A056242" w14:textId="77777777" w:rsidR="00AA42C1" w:rsidRPr="00D257D0" w:rsidRDefault="00AA42C1" w:rsidP="00AB1566">
            <w:pPr>
              <w:pStyle w:val="ListParagraph"/>
              <w:numPr>
                <w:ilvl w:val="0"/>
                <w:numId w:val="53"/>
              </w:numPr>
              <w:spacing w:line="240" w:lineRule="auto"/>
            </w:pPr>
            <w:r w:rsidRPr="00D257D0">
              <w:t xml:space="preserve">Arunachal Pradesh, </w:t>
            </w:r>
          </w:p>
          <w:p w14:paraId="3B9775A3" w14:textId="77777777" w:rsidR="00AA42C1" w:rsidRPr="00D257D0" w:rsidRDefault="00AA42C1" w:rsidP="00AB1566">
            <w:pPr>
              <w:pStyle w:val="ListParagraph"/>
              <w:numPr>
                <w:ilvl w:val="0"/>
                <w:numId w:val="53"/>
              </w:numPr>
              <w:spacing w:line="240" w:lineRule="auto"/>
            </w:pPr>
            <w:r w:rsidRPr="00D257D0">
              <w:t xml:space="preserve">Manipur, </w:t>
            </w:r>
          </w:p>
          <w:p w14:paraId="3C88CB34" w14:textId="77777777" w:rsidR="00AA42C1" w:rsidRPr="00D257D0" w:rsidRDefault="00AA42C1" w:rsidP="00AB1566">
            <w:pPr>
              <w:pStyle w:val="ListParagraph"/>
              <w:numPr>
                <w:ilvl w:val="0"/>
                <w:numId w:val="53"/>
              </w:numPr>
              <w:spacing w:line="240" w:lineRule="auto"/>
            </w:pPr>
            <w:r w:rsidRPr="00D257D0">
              <w:t xml:space="preserve">Meghalaya, </w:t>
            </w:r>
          </w:p>
          <w:p w14:paraId="66E84D53" w14:textId="77777777" w:rsidR="00AA42C1" w:rsidRPr="00D257D0" w:rsidRDefault="00AA42C1" w:rsidP="00AB1566">
            <w:pPr>
              <w:pStyle w:val="ListParagraph"/>
              <w:numPr>
                <w:ilvl w:val="0"/>
                <w:numId w:val="53"/>
              </w:numPr>
              <w:spacing w:line="240" w:lineRule="auto"/>
            </w:pPr>
            <w:r w:rsidRPr="00D257D0">
              <w:t xml:space="preserve">Mizoram, </w:t>
            </w:r>
          </w:p>
          <w:p w14:paraId="78EB5545" w14:textId="77777777" w:rsidR="00AA42C1" w:rsidRPr="00D257D0" w:rsidRDefault="00AA42C1" w:rsidP="00AB1566">
            <w:pPr>
              <w:pStyle w:val="ListParagraph"/>
              <w:numPr>
                <w:ilvl w:val="0"/>
                <w:numId w:val="53"/>
              </w:numPr>
              <w:spacing w:line="240" w:lineRule="auto"/>
            </w:pPr>
            <w:r w:rsidRPr="00D257D0">
              <w:t xml:space="preserve">Nagaland, </w:t>
            </w:r>
          </w:p>
          <w:p w14:paraId="77333C63" w14:textId="77777777" w:rsidR="00AA42C1" w:rsidRPr="00D257D0" w:rsidRDefault="00AA42C1" w:rsidP="00AB1566">
            <w:pPr>
              <w:pStyle w:val="ListParagraph"/>
              <w:numPr>
                <w:ilvl w:val="0"/>
                <w:numId w:val="53"/>
              </w:numPr>
              <w:spacing w:line="240" w:lineRule="auto"/>
            </w:pPr>
            <w:r w:rsidRPr="00D257D0">
              <w:t>Tripura</w:t>
            </w:r>
          </w:p>
        </w:tc>
      </w:tr>
      <w:tr w:rsidR="00AA42C1" w:rsidRPr="00D257D0" w14:paraId="115651A0"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43382BDA" w14:textId="77777777" w:rsidR="00AA42C1" w:rsidRPr="00D257D0" w:rsidRDefault="00AA42C1" w:rsidP="00AB1566">
            <w:pPr>
              <w:spacing w:line="240" w:lineRule="auto"/>
              <w:rPr>
                <w:rFonts w:eastAsiaTheme="minorHAnsi"/>
                <w:sz w:val="24"/>
                <w:szCs w:val="24"/>
              </w:rPr>
            </w:pPr>
            <w:r w:rsidRPr="00D257D0">
              <w:t>Orissa</w:t>
            </w:r>
          </w:p>
        </w:tc>
        <w:tc>
          <w:tcPr>
            <w:tcW w:w="3015" w:type="pct"/>
            <w:shd w:val="clear" w:color="auto" w:fill="F4F9FF"/>
            <w:vAlign w:val="center"/>
          </w:tcPr>
          <w:p w14:paraId="5CF72BC0" w14:textId="77777777" w:rsidR="00AA42C1" w:rsidRPr="00D257D0" w:rsidRDefault="00AA42C1" w:rsidP="00563861">
            <w:pPr>
              <w:pStyle w:val="ListParagraph"/>
              <w:numPr>
                <w:ilvl w:val="0"/>
                <w:numId w:val="53"/>
              </w:numPr>
              <w:spacing w:line="240" w:lineRule="auto"/>
            </w:pPr>
            <w:r w:rsidRPr="00D257D0">
              <w:t>Orissa</w:t>
            </w:r>
          </w:p>
        </w:tc>
      </w:tr>
      <w:tr w:rsidR="00AA42C1" w:rsidRPr="00D257D0" w14:paraId="54E1D8B3"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378617AE" w14:textId="77777777" w:rsidR="00AA42C1" w:rsidRPr="00D257D0" w:rsidRDefault="00AA42C1" w:rsidP="00AB1566">
            <w:pPr>
              <w:spacing w:line="240" w:lineRule="auto"/>
              <w:rPr>
                <w:rFonts w:eastAsiaTheme="minorHAnsi"/>
                <w:sz w:val="24"/>
                <w:szCs w:val="24"/>
              </w:rPr>
            </w:pPr>
            <w:r w:rsidRPr="00D257D0">
              <w:t>Punjab</w:t>
            </w:r>
          </w:p>
        </w:tc>
        <w:tc>
          <w:tcPr>
            <w:tcW w:w="3015" w:type="pct"/>
            <w:shd w:val="clear" w:color="auto" w:fill="F4F9FF"/>
            <w:vAlign w:val="center"/>
          </w:tcPr>
          <w:p w14:paraId="2E473CAA" w14:textId="77777777" w:rsidR="00AA42C1" w:rsidRPr="00D257D0" w:rsidRDefault="00AA42C1" w:rsidP="00563861">
            <w:pPr>
              <w:pStyle w:val="ListParagraph"/>
              <w:numPr>
                <w:ilvl w:val="0"/>
                <w:numId w:val="53"/>
              </w:numPr>
              <w:spacing w:line="240" w:lineRule="auto"/>
            </w:pPr>
            <w:r w:rsidRPr="00D257D0">
              <w:t>Punjab</w:t>
            </w:r>
          </w:p>
          <w:p w14:paraId="7DEF000C" w14:textId="77777777" w:rsidR="0000748A" w:rsidRPr="00D257D0" w:rsidRDefault="0000748A" w:rsidP="00563861">
            <w:pPr>
              <w:pStyle w:val="ListParagraph"/>
              <w:numPr>
                <w:ilvl w:val="0"/>
                <w:numId w:val="53"/>
              </w:numPr>
              <w:spacing w:line="240" w:lineRule="auto"/>
            </w:pPr>
            <w:r w:rsidRPr="00D257D0">
              <w:t>Chandigarh (UT)</w:t>
            </w:r>
          </w:p>
        </w:tc>
      </w:tr>
      <w:tr w:rsidR="00AA42C1" w:rsidRPr="00D257D0" w14:paraId="45A7E527"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7432D1B" w14:textId="77777777" w:rsidR="00AA42C1" w:rsidRPr="00D257D0" w:rsidRDefault="00AA42C1" w:rsidP="00AB1566">
            <w:pPr>
              <w:spacing w:line="240" w:lineRule="auto"/>
              <w:rPr>
                <w:rFonts w:eastAsiaTheme="minorHAnsi"/>
                <w:sz w:val="24"/>
                <w:szCs w:val="24"/>
              </w:rPr>
            </w:pPr>
            <w:r w:rsidRPr="00D257D0">
              <w:t>Rajasthan</w:t>
            </w:r>
          </w:p>
        </w:tc>
        <w:tc>
          <w:tcPr>
            <w:tcW w:w="3015" w:type="pct"/>
            <w:shd w:val="clear" w:color="auto" w:fill="F4F9FF"/>
            <w:vAlign w:val="center"/>
          </w:tcPr>
          <w:p w14:paraId="67265C18" w14:textId="77777777" w:rsidR="00AA42C1" w:rsidRPr="00D257D0" w:rsidRDefault="00AA42C1" w:rsidP="00563861">
            <w:pPr>
              <w:pStyle w:val="ListParagraph"/>
              <w:numPr>
                <w:ilvl w:val="0"/>
                <w:numId w:val="53"/>
              </w:numPr>
              <w:spacing w:line="240" w:lineRule="auto"/>
            </w:pPr>
            <w:r w:rsidRPr="00D257D0">
              <w:t>Rajasthan</w:t>
            </w:r>
          </w:p>
        </w:tc>
      </w:tr>
      <w:tr w:rsidR="00AA42C1" w:rsidRPr="00D257D0" w14:paraId="519692EA"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550EDA3D" w14:textId="77777777" w:rsidR="00AA42C1" w:rsidRPr="00D257D0" w:rsidRDefault="00AA42C1" w:rsidP="00AA42C1">
            <w:pPr>
              <w:spacing w:line="240" w:lineRule="auto"/>
              <w:rPr>
                <w:rFonts w:eastAsiaTheme="minorHAnsi"/>
                <w:sz w:val="24"/>
                <w:szCs w:val="24"/>
              </w:rPr>
            </w:pPr>
            <w:r w:rsidRPr="00D257D0">
              <w:t>Tamil Nadu</w:t>
            </w:r>
          </w:p>
        </w:tc>
        <w:tc>
          <w:tcPr>
            <w:tcW w:w="3015" w:type="pct"/>
            <w:shd w:val="clear" w:color="auto" w:fill="F4F9FF"/>
            <w:vAlign w:val="center"/>
          </w:tcPr>
          <w:p w14:paraId="35D74488" w14:textId="77777777" w:rsidR="00AA42C1" w:rsidRPr="00D257D0" w:rsidRDefault="00AA42C1" w:rsidP="00563861">
            <w:pPr>
              <w:pStyle w:val="ListParagraph"/>
              <w:numPr>
                <w:ilvl w:val="0"/>
                <w:numId w:val="53"/>
              </w:numPr>
              <w:spacing w:line="240" w:lineRule="auto"/>
            </w:pPr>
            <w:r w:rsidRPr="00D257D0">
              <w:t>Tamil Nadu</w:t>
            </w:r>
          </w:p>
          <w:p w14:paraId="1E6CDE3D" w14:textId="77777777" w:rsidR="00497DF7" w:rsidRPr="00D257D0" w:rsidRDefault="00497DF7" w:rsidP="00563861">
            <w:pPr>
              <w:pStyle w:val="ListParagraph"/>
              <w:numPr>
                <w:ilvl w:val="0"/>
                <w:numId w:val="53"/>
              </w:numPr>
              <w:spacing w:line="240" w:lineRule="auto"/>
            </w:pPr>
            <w:proofErr w:type="spellStart"/>
            <w:r w:rsidRPr="00D257D0">
              <w:t>Puducherry</w:t>
            </w:r>
            <w:proofErr w:type="spellEnd"/>
            <w:r w:rsidRPr="00D257D0">
              <w:t xml:space="preserve"> (UT)</w:t>
            </w:r>
          </w:p>
        </w:tc>
      </w:tr>
      <w:tr w:rsidR="00AA42C1" w:rsidRPr="00D257D0" w14:paraId="5A47015E"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188F0329" w14:textId="77777777" w:rsidR="00AA42C1" w:rsidRPr="00D257D0" w:rsidRDefault="00AA42C1" w:rsidP="00AB1566">
            <w:pPr>
              <w:spacing w:line="240" w:lineRule="auto"/>
              <w:rPr>
                <w:rFonts w:eastAsiaTheme="minorHAnsi"/>
                <w:sz w:val="24"/>
                <w:szCs w:val="24"/>
              </w:rPr>
            </w:pPr>
            <w:r w:rsidRPr="00D257D0">
              <w:t xml:space="preserve">Uttar </w:t>
            </w:r>
            <w:proofErr w:type="gramStart"/>
            <w:r w:rsidRPr="00D257D0">
              <w:t>Pradesh(</w:t>
            </w:r>
            <w:proofErr w:type="gramEnd"/>
            <w:r w:rsidRPr="00D257D0">
              <w:t>East)</w:t>
            </w:r>
          </w:p>
        </w:tc>
        <w:tc>
          <w:tcPr>
            <w:tcW w:w="3015" w:type="pct"/>
            <w:shd w:val="clear" w:color="auto" w:fill="F4F9FF"/>
            <w:vAlign w:val="center"/>
          </w:tcPr>
          <w:p w14:paraId="417901CE" w14:textId="77777777" w:rsidR="00AA42C1" w:rsidRPr="00D257D0" w:rsidRDefault="00AA42C1" w:rsidP="00563861">
            <w:pPr>
              <w:pStyle w:val="ListParagraph"/>
              <w:numPr>
                <w:ilvl w:val="0"/>
                <w:numId w:val="53"/>
              </w:numPr>
              <w:spacing w:line="240" w:lineRule="auto"/>
            </w:pPr>
            <w:r w:rsidRPr="00D257D0">
              <w:t xml:space="preserve">Uttar </w:t>
            </w:r>
            <w:proofErr w:type="gramStart"/>
            <w:r w:rsidRPr="00D257D0">
              <w:t>Pradesh(</w:t>
            </w:r>
            <w:proofErr w:type="gramEnd"/>
            <w:r w:rsidRPr="00D257D0">
              <w:t>East)</w:t>
            </w:r>
          </w:p>
        </w:tc>
      </w:tr>
      <w:tr w:rsidR="00AA42C1" w:rsidRPr="00D257D0" w14:paraId="2DF75EAF"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10C6290" w14:textId="77777777" w:rsidR="00AA42C1" w:rsidRPr="00D257D0" w:rsidRDefault="00AA42C1" w:rsidP="00AB1566">
            <w:pPr>
              <w:spacing w:line="240" w:lineRule="auto"/>
              <w:rPr>
                <w:rFonts w:eastAsiaTheme="minorHAnsi"/>
                <w:sz w:val="24"/>
                <w:szCs w:val="24"/>
              </w:rPr>
            </w:pPr>
            <w:r w:rsidRPr="00D257D0">
              <w:t xml:space="preserve">Uttar </w:t>
            </w:r>
            <w:proofErr w:type="gramStart"/>
            <w:r w:rsidRPr="00D257D0">
              <w:t>Pradesh(</w:t>
            </w:r>
            <w:proofErr w:type="gramEnd"/>
            <w:r w:rsidRPr="00D257D0">
              <w:t xml:space="preserve">West) &amp; </w:t>
            </w:r>
            <w:proofErr w:type="spellStart"/>
            <w:r w:rsidRPr="00D257D0">
              <w:t>Uttarakhand</w:t>
            </w:r>
            <w:proofErr w:type="spellEnd"/>
          </w:p>
        </w:tc>
        <w:tc>
          <w:tcPr>
            <w:tcW w:w="3015" w:type="pct"/>
            <w:shd w:val="clear" w:color="auto" w:fill="F4F9FF"/>
            <w:vAlign w:val="center"/>
          </w:tcPr>
          <w:p w14:paraId="032E3257" w14:textId="77777777" w:rsidR="009606EF" w:rsidRPr="00D257D0" w:rsidRDefault="00AA42C1" w:rsidP="00563861">
            <w:pPr>
              <w:pStyle w:val="ListParagraph"/>
              <w:numPr>
                <w:ilvl w:val="0"/>
                <w:numId w:val="53"/>
              </w:numPr>
              <w:spacing w:line="240" w:lineRule="auto"/>
            </w:pPr>
            <w:r w:rsidRPr="00D257D0">
              <w:t xml:space="preserve">Uttar </w:t>
            </w:r>
            <w:proofErr w:type="gramStart"/>
            <w:r w:rsidRPr="00D257D0">
              <w:t>Pradesh(</w:t>
            </w:r>
            <w:proofErr w:type="gramEnd"/>
            <w:r w:rsidRPr="00D257D0">
              <w:t xml:space="preserve">West) </w:t>
            </w:r>
          </w:p>
          <w:p w14:paraId="1E4DE92E" w14:textId="77777777" w:rsidR="00AA42C1" w:rsidRPr="00D257D0" w:rsidRDefault="00AA42C1" w:rsidP="00563861">
            <w:pPr>
              <w:pStyle w:val="ListParagraph"/>
              <w:numPr>
                <w:ilvl w:val="0"/>
                <w:numId w:val="53"/>
              </w:numPr>
              <w:spacing w:line="240" w:lineRule="auto"/>
            </w:pPr>
            <w:proofErr w:type="spellStart"/>
            <w:r w:rsidRPr="00D257D0">
              <w:t>Uttarakhand</w:t>
            </w:r>
            <w:proofErr w:type="spellEnd"/>
          </w:p>
        </w:tc>
      </w:tr>
      <w:tr w:rsidR="00AA42C1" w14:paraId="203FF3E8"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05F8294F" w14:textId="77777777" w:rsidR="00AA42C1" w:rsidRPr="00D257D0" w:rsidRDefault="00AA42C1" w:rsidP="00AB1566">
            <w:pPr>
              <w:spacing w:line="240" w:lineRule="auto"/>
              <w:rPr>
                <w:rFonts w:eastAsiaTheme="minorHAnsi"/>
                <w:sz w:val="24"/>
                <w:szCs w:val="24"/>
              </w:rPr>
            </w:pPr>
            <w:r w:rsidRPr="00D257D0">
              <w:t xml:space="preserve">West </w:t>
            </w:r>
            <w:proofErr w:type="gramStart"/>
            <w:r w:rsidRPr="00D257D0">
              <w:t>Bengal(</w:t>
            </w:r>
            <w:proofErr w:type="gramEnd"/>
            <w:r w:rsidRPr="00D257D0">
              <w:t>excluding Kolkata)</w:t>
            </w:r>
          </w:p>
        </w:tc>
        <w:tc>
          <w:tcPr>
            <w:tcW w:w="3015" w:type="pct"/>
            <w:shd w:val="clear" w:color="auto" w:fill="F4F9FF"/>
            <w:vAlign w:val="center"/>
          </w:tcPr>
          <w:p w14:paraId="1C5564FD" w14:textId="77777777" w:rsidR="00AA42C1" w:rsidRPr="00D257D0" w:rsidRDefault="00AA42C1" w:rsidP="00563861">
            <w:pPr>
              <w:pStyle w:val="ListParagraph"/>
              <w:numPr>
                <w:ilvl w:val="0"/>
                <w:numId w:val="53"/>
              </w:numPr>
              <w:spacing w:line="240" w:lineRule="auto"/>
            </w:pPr>
            <w:r w:rsidRPr="00D257D0">
              <w:t xml:space="preserve">West </w:t>
            </w:r>
            <w:proofErr w:type="gramStart"/>
            <w:r w:rsidRPr="00D257D0">
              <w:t>Bengal(</w:t>
            </w:r>
            <w:proofErr w:type="gramEnd"/>
            <w:r w:rsidRPr="00D257D0">
              <w:t>excluding Kolkata)</w:t>
            </w:r>
          </w:p>
          <w:p w14:paraId="130FF49C" w14:textId="77777777" w:rsidR="00E5204B" w:rsidRPr="00D257D0" w:rsidRDefault="00AA42C1" w:rsidP="00563861">
            <w:pPr>
              <w:pStyle w:val="ListParagraph"/>
              <w:numPr>
                <w:ilvl w:val="0"/>
                <w:numId w:val="53"/>
              </w:numPr>
              <w:spacing w:line="240" w:lineRule="auto"/>
            </w:pPr>
            <w:r w:rsidRPr="00D257D0">
              <w:t>Sikkim</w:t>
            </w:r>
            <w:r w:rsidR="00E5204B" w:rsidRPr="00D257D0">
              <w:t xml:space="preserve"> (state)</w:t>
            </w:r>
          </w:p>
          <w:p w14:paraId="6627CF13" w14:textId="77777777" w:rsidR="00AA42C1" w:rsidRPr="00D257D0" w:rsidRDefault="00AA42C1" w:rsidP="00563861">
            <w:pPr>
              <w:pStyle w:val="ListParagraph"/>
              <w:numPr>
                <w:ilvl w:val="0"/>
                <w:numId w:val="53"/>
              </w:numPr>
              <w:spacing w:line="240" w:lineRule="auto"/>
            </w:pPr>
            <w:r w:rsidRPr="00D257D0">
              <w:t>Andaman &amp; Nicobar Islands (UT)</w:t>
            </w:r>
          </w:p>
        </w:tc>
      </w:tr>
    </w:tbl>
    <w:p w14:paraId="507CC341" w14:textId="77777777" w:rsidR="00643ED5" w:rsidRDefault="00643ED5" w:rsidP="00103E71"/>
    <w:p w14:paraId="5D5B6263" w14:textId="77777777" w:rsidR="00643ED5" w:rsidRDefault="00643ED5" w:rsidP="00643ED5"/>
    <w:p w14:paraId="15DA5EA3" w14:textId="77777777" w:rsidR="00F92BEE" w:rsidRPr="00563861" w:rsidRDefault="00F92BEE" w:rsidP="00103E71"/>
    <w:sectPr w:rsidR="00F92BEE" w:rsidRPr="00563861" w:rsidSect="00CC2205">
      <w:headerReference w:type="default" r:id="rId32"/>
      <w:footerReference w:type="default" r:id="rId33"/>
      <w:pgSz w:w="12240" w:h="15840"/>
      <w:pgMar w:top="1166" w:right="1440" w:bottom="1440" w:left="1440" w:header="720" w:footer="84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5B2CC2" w14:textId="77777777" w:rsidR="00931224" w:rsidRDefault="00931224" w:rsidP="00F75F38">
      <w:pPr>
        <w:spacing w:after="0" w:line="240" w:lineRule="auto"/>
      </w:pPr>
      <w:r>
        <w:separator/>
      </w:r>
    </w:p>
  </w:endnote>
  <w:endnote w:type="continuationSeparator" w:id="0">
    <w:p w14:paraId="2278E818" w14:textId="77777777" w:rsidR="00931224" w:rsidRDefault="00931224" w:rsidP="00F7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38BD6" w14:textId="77777777" w:rsidR="00931224" w:rsidRDefault="00931224">
    <w:pPr>
      <w:pStyle w:val="Footer"/>
    </w:pPr>
    <w:r>
      <w:tab/>
    </w:r>
    <w:r>
      <w:rPr>
        <w:rStyle w:val="PageNumber"/>
      </w:rPr>
      <w:fldChar w:fldCharType="begin"/>
    </w:r>
    <w:r>
      <w:rPr>
        <w:rStyle w:val="PageNumber"/>
      </w:rPr>
      <w:instrText xml:space="preserve"> PAGE </w:instrText>
    </w:r>
    <w:r>
      <w:rPr>
        <w:rStyle w:val="PageNumber"/>
      </w:rPr>
      <w:fldChar w:fldCharType="separate"/>
    </w:r>
    <w:r w:rsidR="00E65EB6">
      <w:rPr>
        <w:rStyle w:val="PageNumber"/>
        <w:noProof/>
      </w:rPr>
      <w:t>58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E65EB6">
      <w:rPr>
        <w:rStyle w:val="PageNumber"/>
        <w:noProof/>
      </w:rPr>
      <w:t>76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8F4CB" w14:textId="77777777" w:rsidR="00931224" w:rsidRDefault="00931224" w:rsidP="00F75F38">
      <w:pPr>
        <w:spacing w:after="0" w:line="240" w:lineRule="auto"/>
      </w:pPr>
      <w:r>
        <w:separator/>
      </w:r>
    </w:p>
  </w:footnote>
  <w:footnote w:type="continuationSeparator" w:id="0">
    <w:p w14:paraId="71329826" w14:textId="77777777" w:rsidR="00931224" w:rsidRDefault="00931224" w:rsidP="00F75F3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6" w:type="dxa"/>
      <w:tblLook w:val="04A0" w:firstRow="1" w:lastRow="0" w:firstColumn="1" w:lastColumn="0" w:noHBand="0" w:noVBand="1"/>
    </w:tblPr>
    <w:tblGrid>
      <w:gridCol w:w="6487"/>
      <w:gridCol w:w="3119"/>
    </w:tblGrid>
    <w:tr w:rsidR="00931224" w:rsidRPr="003F03DD" w14:paraId="087274DB" w14:textId="77777777" w:rsidTr="00436CA3">
      <w:tc>
        <w:tcPr>
          <w:tcW w:w="6487" w:type="dxa"/>
        </w:tcPr>
        <w:p w14:paraId="63E11D29" w14:textId="77777777" w:rsidR="00931224" w:rsidRPr="003F03DD" w:rsidRDefault="00931224" w:rsidP="007F2657">
          <w:pPr>
            <w:pStyle w:val="Default"/>
            <w:rPr>
              <w:i/>
              <w:iCs/>
            </w:rPr>
          </w:pPr>
          <w:r>
            <w:rPr>
              <w:rFonts w:cs="Times New Roman"/>
              <w:color w:val="auto"/>
              <w:sz w:val="22"/>
              <w:szCs w:val="22"/>
            </w:rPr>
            <w:t>National MOTECH System (NMS)</w:t>
          </w:r>
          <w:r w:rsidRPr="003F03DD">
            <w:rPr>
              <w:i/>
              <w:iCs/>
            </w:rPr>
            <w:t xml:space="preserve"> </w:t>
          </w:r>
        </w:p>
      </w:tc>
      <w:tc>
        <w:tcPr>
          <w:tcW w:w="3119" w:type="dxa"/>
          <w:vMerge w:val="restart"/>
        </w:tcPr>
        <w:p w14:paraId="4E28A5EE" w14:textId="77777777" w:rsidR="00931224" w:rsidRPr="003F03DD" w:rsidRDefault="00931224" w:rsidP="00711F74">
          <w:pPr>
            <w:pStyle w:val="Header"/>
            <w:spacing w:after="0"/>
            <w:jc w:val="right"/>
          </w:pPr>
          <w:r>
            <w:rPr>
              <w:noProof/>
            </w:rPr>
            <w:drawing>
              <wp:inline distT="0" distB="0" distL="0" distR="0" wp14:anchorId="158F886D" wp14:editId="3E716862">
                <wp:extent cx="835513" cy="314325"/>
                <wp:effectExtent l="19050" t="0" r="2687" b="0"/>
                <wp:docPr id="1"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tc>
    </w:tr>
    <w:tr w:rsidR="00931224" w:rsidRPr="003F03DD" w14:paraId="22BACCE4" w14:textId="77777777" w:rsidTr="00436CA3">
      <w:tc>
        <w:tcPr>
          <w:tcW w:w="6487" w:type="dxa"/>
        </w:tcPr>
        <w:p w14:paraId="29F99D6C" w14:textId="77777777" w:rsidR="00931224" w:rsidRPr="0058331C" w:rsidRDefault="00931224" w:rsidP="00711F74">
          <w:pPr>
            <w:pStyle w:val="Header"/>
            <w:spacing w:after="0"/>
            <w:rPr>
              <w:iCs/>
            </w:rPr>
          </w:pPr>
          <w:fldSimple w:instr=" SUBJECT  \* MERGEFORMAT ">
            <w:r w:rsidRPr="00113BD9">
              <w:rPr>
                <w:iCs/>
              </w:rPr>
              <w:t>System</w:t>
            </w:r>
            <w:r>
              <w:t xml:space="preserve"> Requirements Specifications</w:t>
            </w:r>
          </w:fldSimple>
          <w:r w:rsidRPr="0058331C">
            <w:rPr>
              <w:color w:val="7F7F7F"/>
              <w:sz w:val="28"/>
              <w:szCs w:val="28"/>
            </w:rPr>
            <w:t xml:space="preserve"> </w:t>
          </w:r>
        </w:p>
      </w:tc>
      <w:tc>
        <w:tcPr>
          <w:tcW w:w="3119" w:type="dxa"/>
          <w:vMerge/>
        </w:tcPr>
        <w:p w14:paraId="681903FC" w14:textId="77777777" w:rsidR="00931224" w:rsidRPr="003F03DD" w:rsidRDefault="00931224" w:rsidP="00711F74">
          <w:pPr>
            <w:pStyle w:val="Header"/>
            <w:spacing w:after="0"/>
          </w:pPr>
        </w:p>
      </w:tc>
    </w:tr>
  </w:tbl>
  <w:p w14:paraId="73530158" w14:textId="77777777" w:rsidR="00931224" w:rsidRPr="00711F74" w:rsidRDefault="00931224" w:rsidP="00711F74">
    <w:pPr>
      <w:pStyle w:val="Header"/>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A83"/>
    <w:multiLevelType w:val="hybridMultilevel"/>
    <w:tmpl w:val="F398A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DC7260"/>
    <w:multiLevelType w:val="hybridMultilevel"/>
    <w:tmpl w:val="179C0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0A15E2"/>
    <w:multiLevelType w:val="hybridMultilevel"/>
    <w:tmpl w:val="692AF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FF2258"/>
    <w:multiLevelType w:val="hybridMultilevel"/>
    <w:tmpl w:val="88964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414A21"/>
    <w:multiLevelType w:val="hybridMultilevel"/>
    <w:tmpl w:val="227A1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6667D6"/>
    <w:multiLevelType w:val="hybridMultilevel"/>
    <w:tmpl w:val="734EF0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094C5FC6"/>
    <w:multiLevelType w:val="hybridMultilevel"/>
    <w:tmpl w:val="EAC41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AC67D0F"/>
    <w:multiLevelType w:val="hybridMultilevel"/>
    <w:tmpl w:val="E13C7A4A"/>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DB217AF"/>
    <w:multiLevelType w:val="hybridMultilevel"/>
    <w:tmpl w:val="921A54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E493A20"/>
    <w:multiLevelType w:val="hybridMultilevel"/>
    <w:tmpl w:val="34224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F2D5C5F"/>
    <w:multiLevelType w:val="hybridMultilevel"/>
    <w:tmpl w:val="12AA5E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0F322E3D"/>
    <w:multiLevelType w:val="hybridMultilevel"/>
    <w:tmpl w:val="0A3CDD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1785D56"/>
    <w:multiLevelType w:val="multilevel"/>
    <w:tmpl w:val="D1AE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256205E"/>
    <w:multiLevelType w:val="multilevel"/>
    <w:tmpl w:val="D4987830"/>
    <w:lvl w:ilvl="0">
      <w:start w:val="1"/>
      <w:numFmt w:val="decimal"/>
      <w:lvlText w:val="%1."/>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4">
    <w:nsid w:val="133F16DF"/>
    <w:multiLevelType w:val="hybridMultilevel"/>
    <w:tmpl w:val="A1BAE19A"/>
    <w:lvl w:ilvl="0" w:tplc="2E3E83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4BB7BE9"/>
    <w:multiLevelType w:val="hybridMultilevel"/>
    <w:tmpl w:val="C8C2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80D570D"/>
    <w:multiLevelType w:val="hybridMultilevel"/>
    <w:tmpl w:val="21AE59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AA56986"/>
    <w:multiLevelType w:val="hybridMultilevel"/>
    <w:tmpl w:val="085A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DE810B6"/>
    <w:multiLevelType w:val="hybridMultilevel"/>
    <w:tmpl w:val="624216E6"/>
    <w:lvl w:ilvl="0" w:tplc="00DA1412">
      <w:start w:val="12"/>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DFE50BE"/>
    <w:multiLevelType w:val="hybridMultilevel"/>
    <w:tmpl w:val="89A06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1F48337B"/>
    <w:multiLevelType w:val="hybridMultilevel"/>
    <w:tmpl w:val="8A846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F5539FA"/>
    <w:multiLevelType w:val="multilevel"/>
    <w:tmpl w:val="B4501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202C7D19"/>
    <w:multiLevelType w:val="hybridMultilevel"/>
    <w:tmpl w:val="E8362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211B45CD"/>
    <w:multiLevelType w:val="hybridMultilevel"/>
    <w:tmpl w:val="0DF264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22CA6354"/>
    <w:multiLevelType w:val="hybridMultilevel"/>
    <w:tmpl w:val="CCA0C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AB81FEC"/>
    <w:multiLevelType w:val="hybridMultilevel"/>
    <w:tmpl w:val="6DF835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2BB16673"/>
    <w:multiLevelType w:val="hybridMultilevel"/>
    <w:tmpl w:val="3C26DC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1B23076"/>
    <w:multiLevelType w:val="hybridMultilevel"/>
    <w:tmpl w:val="DC3C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35B6D52"/>
    <w:multiLevelType w:val="hybridMultilevel"/>
    <w:tmpl w:val="6C56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3672622"/>
    <w:multiLevelType w:val="hybridMultilevel"/>
    <w:tmpl w:val="902C911A"/>
    <w:lvl w:ilvl="0" w:tplc="84EA89A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3BF66C6"/>
    <w:multiLevelType w:val="hybridMultilevel"/>
    <w:tmpl w:val="1BDE957A"/>
    <w:lvl w:ilvl="0" w:tplc="143A5E02">
      <w:start w:val="1"/>
      <w:numFmt w:val="bullet"/>
      <w:lvlText w:val="•"/>
      <w:lvlJc w:val="left"/>
      <w:pPr>
        <w:tabs>
          <w:tab w:val="num" w:pos="720"/>
        </w:tabs>
        <w:ind w:left="720" w:hanging="360"/>
      </w:pPr>
      <w:rPr>
        <w:rFonts w:ascii="Arial" w:hAnsi="Arial" w:hint="default"/>
      </w:rPr>
    </w:lvl>
    <w:lvl w:ilvl="1" w:tplc="CE4833C2">
      <w:start w:val="1"/>
      <w:numFmt w:val="bullet"/>
      <w:lvlText w:val="•"/>
      <w:lvlJc w:val="left"/>
      <w:pPr>
        <w:tabs>
          <w:tab w:val="num" w:pos="1440"/>
        </w:tabs>
        <w:ind w:left="1440" w:hanging="360"/>
      </w:pPr>
      <w:rPr>
        <w:rFonts w:ascii="Arial" w:hAnsi="Arial" w:hint="default"/>
      </w:rPr>
    </w:lvl>
    <w:lvl w:ilvl="2" w:tplc="DFE88634" w:tentative="1">
      <w:start w:val="1"/>
      <w:numFmt w:val="bullet"/>
      <w:lvlText w:val="•"/>
      <w:lvlJc w:val="left"/>
      <w:pPr>
        <w:tabs>
          <w:tab w:val="num" w:pos="2160"/>
        </w:tabs>
        <w:ind w:left="2160" w:hanging="360"/>
      </w:pPr>
      <w:rPr>
        <w:rFonts w:ascii="Arial" w:hAnsi="Arial" w:hint="default"/>
      </w:rPr>
    </w:lvl>
    <w:lvl w:ilvl="3" w:tplc="01D47652" w:tentative="1">
      <w:start w:val="1"/>
      <w:numFmt w:val="bullet"/>
      <w:lvlText w:val="•"/>
      <w:lvlJc w:val="left"/>
      <w:pPr>
        <w:tabs>
          <w:tab w:val="num" w:pos="2880"/>
        </w:tabs>
        <w:ind w:left="2880" w:hanging="360"/>
      </w:pPr>
      <w:rPr>
        <w:rFonts w:ascii="Arial" w:hAnsi="Arial" w:hint="default"/>
      </w:rPr>
    </w:lvl>
    <w:lvl w:ilvl="4" w:tplc="93FA5314" w:tentative="1">
      <w:start w:val="1"/>
      <w:numFmt w:val="bullet"/>
      <w:lvlText w:val="•"/>
      <w:lvlJc w:val="left"/>
      <w:pPr>
        <w:tabs>
          <w:tab w:val="num" w:pos="3600"/>
        </w:tabs>
        <w:ind w:left="3600" w:hanging="360"/>
      </w:pPr>
      <w:rPr>
        <w:rFonts w:ascii="Arial" w:hAnsi="Arial" w:hint="default"/>
      </w:rPr>
    </w:lvl>
    <w:lvl w:ilvl="5" w:tplc="7CB0D6F0" w:tentative="1">
      <w:start w:val="1"/>
      <w:numFmt w:val="bullet"/>
      <w:lvlText w:val="•"/>
      <w:lvlJc w:val="left"/>
      <w:pPr>
        <w:tabs>
          <w:tab w:val="num" w:pos="4320"/>
        </w:tabs>
        <w:ind w:left="4320" w:hanging="360"/>
      </w:pPr>
      <w:rPr>
        <w:rFonts w:ascii="Arial" w:hAnsi="Arial" w:hint="default"/>
      </w:rPr>
    </w:lvl>
    <w:lvl w:ilvl="6" w:tplc="534045A8" w:tentative="1">
      <w:start w:val="1"/>
      <w:numFmt w:val="bullet"/>
      <w:lvlText w:val="•"/>
      <w:lvlJc w:val="left"/>
      <w:pPr>
        <w:tabs>
          <w:tab w:val="num" w:pos="5040"/>
        </w:tabs>
        <w:ind w:left="5040" w:hanging="360"/>
      </w:pPr>
      <w:rPr>
        <w:rFonts w:ascii="Arial" w:hAnsi="Arial" w:hint="default"/>
      </w:rPr>
    </w:lvl>
    <w:lvl w:ilvl="7" w:tplc="C7AE0B3A" w:tentative="1">
      <w:start w:val="1"/>
      <w:numFmt w:val="bullet"/>
      <w:lvlText w:val="•"/>
      <w:lvlJc w:val="left"/>
      <w:pPr>
        <w:tabs>
          <w:tab w:val="num" w:pos="5760"/>
        </w:tabs>
        <w:ind w:left="5760" w:hanging="360"/>
      </w:pPr>
      <w:rPr>
        <w:rFonts w:ascii="Arial" w:hAnsi="Arial" w:hint="default"/>
      </w:rPr>
    </w:lvl>
    <w:lvl w:ilvl="8" w:tplc="34562226" w:tentative="1">
      <w:start w:val="1"/>
      <w:numFmt w:val="bullet"/>
      <w:lvlText w:val="•"/>
      <w:lvlJc w:val="left"/>
      <w:pPr>
        <w:tabs>
          <w:tab w:val="num" w:pos="6480"/>
        </w:tabs>
        <w:ind w:left="6480" w:hanging="360"/>
      </w:pPr>
      <w:rPr>
        <w:rFonts w:ascii="Arial" w:hAnsi="Arial" w:hint="default"/>
      </w:rPr>
    </w:lvl>
  </w:abstractNum>
  <w:abstractNum w:abstractNumId="31">
    <w:nsid w:val="34F43812"/>
    <w:multiLevelType w:val="hybridMultilevel"/>
    <w:tmpl w:val="86CA9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350252FF"/>
    <w:multiLevelType w:val="hybridMultilevel"/>
    <w:tmpl w:val="AD1CA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5146E56"/>
    <w:multiLevelType w:val="hybridMultilevel"/>
    <w:tmpl w:val="340650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nsid w:val="359C5569"/>
    <w:multiLevelType w:val="hybridMultilevel"/>
    <w:tmpl w:val="E4ECBA60"/>
    <w:lvl w:ilvl="0" w:tplc="8F763E86">
      <w:start w:val="1"/>
      <w:numFmt w:val="bullet"/>
      <w:lvlText w:val="•"/>
      <w:lvlJc w:val="left"/>
      <w:pPr>
        <w:tabs>
          <w:tab w:val="num" w:pos="720"/>
        </w:tabs>
        <w:ind w:left="720" w:hanging="360"/>
      </w:pPr>
      <w:rPr>
        <w:rFonts w:ascii="Arial" w:hAnsi="Arial" w:hint="default"/>
      </w:rPr>
    </w:lvl>
    <w:lvl w:ilvl="1" w:tplc="0E764498" w:tentative="1">
      <w:start w:val="1"/>
      <w:numFmt w:val="bullet"/>
      <w:lvlText w:val="•"/>
      <w:lvlJc w:val="left"/>
      <w:pPr>
        <w:tabs>
          <w:tab w:val="num" w:pos="1440"/>
        </w:tabs>
        <w:ind w:left="1440" w:hanging="360"/>
      </w:pPr>
      <w:rPr>
        <w:rFonts w:ascii="Arial" w:hAnsi="Arial" w:hint="default"/>
      </w:rPr>
    </w:lvl>
    <w:lvl w:ilvl="2" w:tplc="0F30F51A" w:tentative="1">
      <w:start w:val="1"/>
      <w:numFmt w:val="bullet"/>
      <w:lvlText w:val="•"/>
      <w:lvlJc w:val="left"/>
      <w:pPr>
        <w:tabs>
          <w:tab w:val="num" w:pos="2160"/>
        </w:tabs>
        <w:ind w:left="2160" w:hanging="360"/>
      </w:pPr>
      <w:rPr>
        <w:rFonts w:ascii="Arial" w:hAnsi="Arial" w:hint="default"/>
      </w:rPr>
    </w:lvl>
    <w:lvl w:ilvl="3" w:tplc="B0B81A6A" w:tentative="1">
      <w:start w:val="1"/>
      <w:numFmt w:val="bullet"/>
      <w:lvlText w:val="•"/>
      <w:lvlJc w:val="left"/>
      <w:pPr>
        <w:tabs>
          <w:tab w:val="num" w:pos="2880"/>
        </w:tabs>
        <w:ind w:left="2880" w:hanging="360"/>
      </w:pPr>
      <w:rPr>
        <w:rFonts w:ascii="Arial" w:hAnsi="Arial" w:hint="default"/>
      </w:rPr>
    </w:lvl>
    <w:lvl w:ilvl="4" w:tplc="BFCC7028" w:tentative="1">
      <w:start w:val="1"/>
      <w:numFmt w:val="bullet"/>
      <w:lvlText w:val="•"/>
      <w:lvlJc w:val="left"/>
      <w:pPr>
        <w:tabs>
          <w:tab w:val="num" w:pos="3600"/>
        </w:tabs>
        <w:ind w:left="3600" w:hanging="360"/>
      </w:pPr>
      <w:rPr>
        <w:rFonts w:ascii="Arial" w:hAnsi="Arial" w:hint="default"/>
      </w:rPr>
    </w:lvl>
    <w:lvl w:ilvl="5" w:tplc="39D872CA" w:tentative="1">
      <w:start w:val="1"/>
      <w:numFmt w:val="bullet"/>
      <w:lvlText w:val="•"/>
      <w:lvlJc w:val="left"/>
      <w:pPr>
        <w:tabs>
          <w:tab w:val="num" w:pos="4320"/>
        </w:tabs>
        <w:ind w:left="4320" w:hanging="360"/>
      </w:pPr>
      <w:rPr>
        <w:rFonts w:ascii="Arial" w:hAnsi="Arial" w:hint="default"/>
      </w:rPr>
    </w:lvl>
    <w:lvl w:ilvl="6" w:tplc="15CA5042" w:tentative="1">
      <w:start w:val="1"/>
      <w:numFmt w:val="bullet"/>
      <w:lvlText w:val="•"/>
      <w:lvlJc w:val="left"/>
      <w:pPr>
        <w:tabs>
          <w:tab w:val="num" w:pos="5040"/>
        </w:tabs>
        <w:ind w:left="5040" w:hanging="360"/>
      </w:pPr>
      <w:rPr>
        <w:rFonts w:ascii="Arial" w:hAnsi="Arial" w:hint="default"/>
      </w:rPr>
    </w:lvl>
    <w:lvl w:ilvl="7" w:tplc="632A97A2" w:tentative="1">
      <w:start w:val="1"/>
      <w:numFmt w:val="bullet"/>
      <w:lvlText w:val="•"/>
      <w:lvlJc w:val="left"/>
      <w:pPr>
        <w:tabs>
          <w:tab w:val="num" w:pos="5760"/>
        </w:tabs>
        <w:ind w:left="5760" w:hanging="360"/>
      </w:pPr>
      <w:rPr>
        <w:rFonts w:ascii="Arial" w:hAnsi="Arial" w:hint="default"/>
      </w:rPr>
    </w:lvl>
    <w:lvl w:ilvl="8" w:tplc="9FCCCB72" w:tentative="1">
      <w:start w:val="1"/>
      <w:numFmt w:val="bullet"/>
      <w:lvlText w:val="•"/>
      <w:lvlJc w:val="left"/>
      <w:pPr>
        <w:tabs>
          <w:tab w:val="num" w:pos="6480"/>
        </w:tabs>
        <w:ind w:left="6480" w:hanging="360"/>
      </w:pPr>
      <w:rPr>
        <w:rFonts w:ascii="Arial" w:hAnsi="Arial" w:hint="default"/>
      </w:rPr>
    </w:lvl>
  </w:abstractNum>
  <w:abstractNum w:abstractNumId="35">
    <w:nsid w:val="36AF23A6"/>
    <w:multiLevelType w:val="hybridMultilevel"/>
    <w:tmpl w:val="1924C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37A27ED2"/>
    <w:multiLevelType w:val="hybridMultilevel"/>
    <w:tmpl w:val="46861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9702B1C"/>
    <w:multiLevelType w:val="hybridMultilevel"/>
    <w:tmpl w:val="5F76C076"/>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399A11E9"/>
    <w:multiLevelType w:val="hybridMultilevel"/>
    <w:tmpl w:val="FB2683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A131DF5"/>
    <w:multiLevelType w:val="hybridMultilevel"/>
    <w:tmpl w:val="E63C37F6"/>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AED43D7"/>
    <w:multiLevelType w:val="hybridMultilevel"/>
    <w:tmpl w:val="982C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BC25305"/>
    <w:multiLevelType w:val="hybridMultilevel"/>
    <w:tmpl w:val="6C66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C525DF5"/>
    <w:multiLevelType w:val="hybridMultilevel"/>
    <w:tmpl w:val="6E32CCF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3CCD50D3"/>
    <w:multiLevelType w:val="hybridMultilevel"/>
    <w:tmpl w:val="C96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DCF7D5B"/>
    <w:multiLevelType w:val="hybridMultilevel"/>
    <w:tmpl w:val="ACB4E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02B607F"/>
    <w:multiLevelType w:val="hybridMultilevel"/>
    <w:tmpl w:val="4762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070513B"/>
    <w:multiLevelType w:val="multilevel"/>
    <w:tmpl w:val="280A7BB2"/>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7">
    <w:nsid w:val="426C6AEB"/>
    <w:multiLevelType w:val="hybridMultilevel"/>
    <w:tmpl w:val="E9561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4472006C"/>
    <w:multiLevelType w:val="hybridMultilevel"/>
    <w:tmpl w:val="E57A2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6BD7566"/>
    <w:multiLevelType w:val="hybridMultilevel"/>
    <w:tmpl w:val="14DA3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4A125352"/>
    <w:multiLevelType w:val="hybridMultilevel"/>
    <w:tmpl w:val="9558F8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nsid w:val="4BCF0CDC"/>
    <w:multiLevelType w:val="hybridMultilevel"/>
    <w:tmpl w:val="F118A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4E2F1ED4"/>
    <w:multiLevelType w:val="hybridMultilevel"/>
    <w:tmpl w:val="4B64A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01F7BEA"/>
    <w:multiLevelType w:val="hybridMultilevel"/>
    <w:tmpl w:val="2646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5030122F"/>
    <w:multiLevelType w:val="hybridMultilevel"/>
    <w:tmpl w:val="B198B7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50A16FBB"/>
    <w:multiLevelType w:val="hybridMultilevel"/>
    <w:tmpl w:val="B2C848CA"/>
    <w:lvl w:ilvl="0" w:tplc="9498F716">
      <w:start w:val="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51045F16"/>
    <w:multiLevelType w:val="hybridMultilevel"/>
    <w:tmpl w:val="4B94F1B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1B723DD"/>
    <w:multiLevelType w:val="hybridMultilevel"/>
    <w:tmpl w:val="2D86B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5208503D"/>
    <w:multiLevelType w:val="hybridMultilevel"/>
    <w:tmpl w:val="DD942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524557F2"/>
    <w:multiLevelType w:val="multilevel"/>
    <w:tmpl w:val="50DED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nsid w:val="53604DEA"/>
    <w:multiLevelType w:val="hybridMultilevel"/>
    <w:tmpl w:val="157A4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569B3F03"/>
    <w:multiLevelType w:val="hybridMultilevel"/>
    <w:tmpl w:val="10108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57720B5F"/>
    <w:multiLevelType w:val="multilevel"/>
    <w:tmpl w:val="D4E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8AF0516"/>
    <w:multiLevelType w:val="hybridMultilevel"/>
    <w:tmpl w:val="AD089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A4436BD"/>
    <w:multiLevelType w:val="multilevel"/>
    <w:tmpl w:val="6620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nsid w:val="5C8A66F9"/>
    <w:multiLevelType w:val="hybridMultilevel"/>
    <w:tmpl w:val="15663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5E2C0906"/>
    <w:multiLevelType w:val="hybridMultilevel"/>
    <w:tmpl w:val="DBAAB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FA32BCB"/>
    <w:multiLevelType w:val="hybridMultilevel"/>
    <w:tmpl w:val="9C7CEE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64E62325"/>
    <w:multiLevelType w:val="hybridMultilevel"/>
    <w:tmpl w:val="690A0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2E65EB"/>
    <w:multiLevelType w:val="hybridMultilevel"/>
    <w:tmpl w:val="8D0ED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699E2C54"/>
    <w:multiLevelType w:val="hybridMultilevel"/>
    <w:tmpl w:val="77D0F296"/>
    <w:lvl w:ilvl="0" w:tplc="234A58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340801"/>
    <w:multiLevelType w:val="hybridMultilevel"/>
    <w:tmpl w:val="9232FEEA"/>
    <w:lvl w:ilvl="0" w:tplc="F57ACE56">
      <w:start w:val="1"/>
      <w:numFmt w:val="bullet"/>
      <w:lvlText w:val="•"/>
      <w:lvlJc w:val="left"/>
      <w:pPr>
        <w:tabs>
          <w:tab w:val="num" w:pos="720"/>
        </w:tabs>
        <w:ind w:left="720" w:hanging="360"/>
      </w:pPr>
      <w:rPr>
        <w:rFonts w:ascii="Arial" w:hAnsi="Arial" w:hint="default"/>
      </w:rPr>
    </w:lvl>
    <w:lvl w:ilvl="1" w:tplc="76DA21F6">
      <w:start w:val="1"/>
      <w:numFmt w:val="bullet"/>
      <w:lvlText w:val="•"/>
      <w:lvlJc w:val="left"/>
      <w:pPr>
        <w:tabs>
          <w:tab w:val="num" w:pos="1440"/>
        </w:tabs>
        <w:ind w:left="1440" w:hanging="360"/>
      </w:pPr>
      <w:rPr>
        <w:rFonts w:ascii="Arial" w:hAnsi="Arial" w:hint="default"/>
      </w:rPr>
    </w:lvl>
    <w:lvl w:ilvl="2" w:tplc="372E2AB0" w:tentative="1">
      <w:start w:val="1"/>
      <w:numFmt w:val="bullet"/>
      <w:lvlText w:val="•"/>
      <w:lvlJc w:val="left"/>
      <w:pPr>
        <w:tabs>
          <w:tab w:val="num" w:pos="2160"/>
        </w:tabs>
        <w:ind w:left="2160" w:hanging="360"/>
      </w:pPr>
      <w:rPr>
        <w:rFonts w:ascii="Arial" w:hAnsi="Arial" w:hint="default"/>
      </w:rPr>
    </w:lvl>
    <w:lvl w:ilvl="3" w:tplc="2B62BE80" w:tentative="1">
      <w:start w:val="1"/>
      <w:numFmt w:val="bullet"/>
      <w:lvlText w:val="•"/>
      <w:lvlJc w:val="left"/>
      <w:pPr>
        <w:tabs>
          <w:tab w:val="num" w:pos="2880"/>
        </w:tabs>
        <w:ind w:left="2880" w:hanging="360"/>
      </w:pPr>
      <w:rPr>
        <w:rFonts w:ascii="Arial" w:hAnsi="Arial" w:hint="default"/>
      </w:rPr>
    </w:lvl>
    <w:lvl w:ilvl="4" w:tplc="D5965800" w:tentative="1">
      <w:start w:val="1"/>
      <w:numFmt w:val="bullet"/>
      <w:lvlText w:val="•"/>
      <w:lvlJc w:val="left"/>
      <w:pPr>
        <w:tabs>
          <w:tab w:val="num" w:pos="3600"/>
        </w:tabs>
        <w:ind w:left="3600" w:hanging="360"/>
      </w:pPr>
      <w:rPr>
        <w:rFonts w:ascii="Arial" w:hAnsi="Arial" w:hint="default"/>
      </w:rPr>
    </w:lvl>
    <w:lvl w:ilvl="5" w:tplc="7AC07B66" w:tentative="1">
      <w:start w:val="1"/>
      <w:numFmt w:val="bullet"/>
      <w:lvlText w:val="•"/>
      <w:lvlJc w:val="left"/>
      <w:pPr>
        <w:tabs>
          <w:tab w:val="num" w:pos="4320"/>
        </w:tabs>
        <w:ind w:left="4320" w:hanging="360"/>
      </w:pPr>
      <w:rPr>
        <w:rFonts w:ascii="Arial" w:hAnsi="Arial" w:hint="default"/>
      </w:rPr>
    </w:lvl>
    <w:lvl w:ilvl="6" w:tplc="9594C6BA" w:tentative="1">
      <w:start w:val="1"/>
      <w:numFmt w:val="bullet"/>
      <w:lvlText w:val="•"/>
      <w:lvlJc w:val="left"/>
      <w:pPr>
        <w:tabs>
          <w:tab w:val="num" w:pos="5040"/>
        </w:tabs>
        <w:ind w:left="5040" w:hanging="360"/>
      </w:pPr>
      <w:rPr>
        <w:rFonts w:ascii="Arial" w:hAnsi="Arial" w:hint="default"/>
      </w:rPr>
    </w:lvl>
    <w:lvl w:ilvl="7" w:tplc="82A6C2C6" w:tentative="1">
      <w:start w:val="1"/>
      <w:numFmt w:val="bullet"/>
      <w:lvlText w:val="•"/>
      <w:lvlJc w:val="left"/>
      <w:pPr>
        <w:tabs>
          <w:tab w:val="num" w:pos="5760"/>
        </w:tabs>
        <w:ind w:left="5760" w:hanging="360"/>
      </w:pPr>
      <w:rPr>
        <w:rFonts w:ascii="Arial" w:hAnsi="Arial" w:hint="default"/>
      </w:rPr>
    </w:lvl>
    <w:lvl w:ilvl="8" w:tplc="CA5CA75E" w:tentative="1">
      <w:start w:val="1"/>
      <w:numFmt w:val="bullet"/>
      <w:lvlText w:val="•"/>
      <w:lvlJc w:val="left"/>
      <w:pPr>
        <w:tabs>
          <w:tab w:val="num" w:pos="6480"/>
        </w:tabs>
        <w:ind w:left="6480" w:hanging="360"/>
      </w:pPr>
      <w:rPr>
        <w:rFonts w:ascii="Arial" w:hAnsi="Arial" w:hint="default"/>
      </w:rPr>
    </w:lvl>
  </w:abstractNum>
  <w:abstractNum w:abstractNumId="72">
    <w:nsid w:val="6A603275"/>
    <w:multiLevelType w:val="hybridMultilevel"/>
    <w:tmpl w:val="EDEE8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nsid w:val="6B8B0CC6"/>
    <w:multiLevelType w:val="hybridMultilevel"/>
    <w:tmpl w:val="59A6D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C4E36D4"/>
    <w:multiLevelType w:val="hybridMultilevel"/>
    <w:tmpl w:val="2D52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D77424F"/>
    <w:multiLevelType w:val="hybridMultilevel"/>
    <w:tmpl w:val="103AD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70257E83"/>
    <w:multiLevelType w:val="singleLevel"/>
    <w:tmpl w:val="326A598C"/>
    <w:lvl w:ilvl="0">
      <w:start w:val="1"/>
      <w:numFmt w:val="none"/>
      <w:pStyle w:val="issue"/>
      <w:lvlText w:val="Issue: "/>
      <w:lvlJc w:val="left"/>
      <w:pPr>
        <w:tabs>
          <w:tab w:val="num" w:pos="1440"/>
        </w:tabs>
        <w:ind w:left="360" w:hanging="360"/>
      </w:pPr>
      <w:rPr>
        <w:rFonts w:ascii="Arial" w:hAnsi="Arial" w:cs="Times New Roman" w:hint="default"/>
        <w:b/>
        <w:i w:val="0"/>
        <w:caps w:val="0"/>
      </w:rPr>
    </w:lvl>
  </w:abstractNum>
  <w:abstractNum w:abstractNumId="77">
    <w:nsid w:val="706368B9"/>
    <w:multiLevelType w:val="hybridMultilevel"/>
    <w:tmpl w:val="82EE81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1785CD1"/>
    <w:multiLevelType w:val="hybridMultilevel"/>
    <w:tmpl w:val="143EF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72545829"/>
    <w:multiLevelType w:val="hybridMultilevel"/>
    <w:tmpl w:val="D6E49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72E91F82"/>
    <w:multiLevelType w:val="hybridMultilevel"/>
    <w:tmpl w:val="0F0A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734C6A34"/>
    <w:multiLevelType w:val="multilevel"/>
    <w:tmpl w:val="15BAF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738D35D3"/>
    <w:multiLevelType w:val="hybridMultilevel"/>
    <w:tmpl w:val="29B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49C6806"/>
    <w:multiLevelType w:val="hybridMultilevel"/>
    <w:tmpl w:val="03C6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74FA6969"/>
    <w:multiLevelType w:val="hybridMultilevel"/>
    <w:tmpl w:val="DA64EAEE"/>
    <w:lvl w:ilvl="0" w:tplc="398867A6">
      <w:numFmt w:val="bullet"/>
      <w:lvlText w:val="-"/>
      <w:lvlJc w:val="left"/>
      <w:pPr>
        <w:ind w:left="720" w:hanging="360"/>
      </w:pPr>
      <w:rPr>
        <w:rFonts w:ascii="Calibri" w:eastAsiaTheme="minorHAnsi" w:hAnsi="Calibri"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76B83A52"/>
    <w:multiLevelType w:val="hybridMultilevel"/>
    <w:tmpl w:val="51B03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7878593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7">
    <w:nsid w:val="7C021EE3"/>
    <w:multiLevelType w:val="hybridMultilevel"/>
    <w:tmpl w:val="6850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CB86118"/>
    <w:multiLevelType w:val="hybridMultilevel"/>
    <w:tmpl w:val="37B472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6"/>
  </w:num>
  <w:num w:numId="2">
    <w:abstractNumId w:val="86"/>
  </w:num>
  <w:num w:numId="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86"/>
  </w:num>
  <w:num w:numId="6">
    <w:abstractNumId w:val="10"/>
  </w:num>
  <w:num w:numId="7">
    <w:abstractNumId w:val="5"/>
  </w:num>
  <w:num w:numId="8">
    <w:abstractNumId w:val="30"/>
  </w:num>
  <w:num w:numId="9">
    <w:abstractNumId w:val="71"/>
  </w:num>
  <w:num w:numId="10">
    <w:abstractNumId w:val="8"/>
  </w:num>
  <w:num w:numId="11">
    <w:abstractNumId w:val="31"/>
  </w:num>
  <w:num w:numId="12">
    <w:abstractNumId w:val="42"/>
  </w:num>
  <w:num w:numId="13">
    <w:abstractNumId w:val="47"/>
  </w:num>
  <w:num w:numId="14">
    <w:abstractNumId w:val="14"/>
  </w:num>
  <w:num w:numId="15">
    <w:abstractNumId w:val="55"/>
  </w:num>
  <w:num w:numId="16">
    <w:abstractNumId w:val="11"/>
  </w:num>
  <w:num w:numId="17">
    <w:abstractNumId w:val="88"/>
  </w:num>
  <w:num w:numId="18">
    <w:abstractNumId w:val="86"/>
  </w:num>
  <w:num w:numId="19">
    <w:abstractNumId w:val="13"/>
    <w:lvlOverride w:ilvl="0">
      <w:startOverride w:val="1"/>
    </w:lvlOverride>
    <w:lvlOverride w:ilvl="1"/>
    <w:lvlOverride w:ilvl="2"/>
    <w:lvlOverride w:ilvl="3"/>
    <w:lvlOverride w:ilvl="4"/>
    <w:lvlOverride w:ilvl="5"/>
    <w:lvlOverride w:ilvl="6"/>
    <w:lvlOverride w:ilvl="7"/>
    <w:lvlOverride w:ilvl="8"/>
  </w:num>
  <w:num w:numId="20">
    <w:abstractNumId w:val="34"/>
  </w:num>
  <w:num w:numId="21">
    <w:abstractNumId w:val="44"/>
  </w:num>
  <w:num w:numId="22">
    <w:abstractNumId w:val="36"/>
  </w:num>
  <w:num w:numId="23">
    <w:abstractNumId w:val="66"/>
  </w:num>
  <w:num w:numId="24">
    <w:abstractNumId w:val="65"/>
  </w:num>
  <w:num w:numId="25">
    <w:abstractNumId w:val="68"/>
  </w:num>
  <w:num w:numId="26">
    <w:abstractNumId w:val="70"/>
  </w:num>
  <w:num w:numId="27">
    <w:abstractNumId w:val="4"/>
  </w:num>
  <w:num w:numId="28">
    <w:abstractNumId w:val="74"/>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6"/>
  </w:num>
  <w:num w:numId="31">
    <w:abstractNumId w:val="86"/>
  </w:num>
  <w:num w:numId="32">
    <w:abstractNumId w:val="61"/>
  </w:num>
  <w:num w:numId="33">
    <w:abstractNumId w:val="69"/>
  </w:num>
  <w:num w:numId="34">
    <w:abstractNumId w:val="77"/>
  </w:num>
  <w:num w:numId="35">
    <w:abstractNumId w:val="84"/>
  </w:num>
  <w:num w:numId="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num>
  <w:num w:numId="40">
    <w:abstractNumId w:val="64"/>
  </w:num>
  <w:num w:numId="41">
    <w:abstractNumId w:val="18"/>
  </w:num>
  <w:num w:numId="42">
    <w:abstractNumId w:val="86"/>
  </w:num>
  <w:num w:numId="43">
    <w:abstractNumId w:val="49"/>
  </w:num>
  <w:num w:numId="44">
    <w:abstractNumId w:val="86"/>
  </w:num>
  <w:num w:numId="45">
    <w:abstractNumId w:val="85"/>
  </w:num>
  <w:num w:numId="46">
    <w:abstractNumId w:val="7"/>
  </w:num>
  <w:num w:numId="47">
    <w:abstractNumId w:val="19"/>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6"/>
  </w:num>
  <w:num w:numId="50">
    <w:abstractNumId w:val="86"/>
  </w:num>
  <w:num w:numId="51">
    <w:abstractNumId w:val="62"/>
  </w:num>
  <w:num w:numId="52">
    <w:abstractNumId w:val="86"/>
  </w:num>
  <w:num w:numId="53">
    <w:abstractNumId w:val="39"/>
  </w:num>
  <w:num w:numId="54">
    <w:abstractNumId w:val="51"/>
  </w:num>
  <w:num w:numId="55">
    <w:abstractNumId w:val="26"/>
  </w:num>
  <w:num w:numId="56">
    <w:abstractNumId w:val="73"/>
  </w:num>
  <w:num w:numId="57">
    <w:abstractNumId w:val="53"/>
  </w:num>
  <w:num w:numId="58">
    <w:abstractNumId w:val="43"/>
  </w:num>
  <w:num w:numId="59">
    <w:abstractNumId w:val="12"/>
  </w:num>
  <w:num w:numId="60">
    <w:abstractNumId w:val="23"/>
  </w:num>
  <w:num w:numId="61">
    <w:abstractNumId w:val="72"/>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num>
  <w:num w:numId="66">
    <w:abstractNumId w:val="59"/>
  </w:num>
  <w:num w:numId="67">
    <w:abstractNumId w:val="67"/>
  </w:num>
  <w:num w:numId="68">
    <w:abstractNumId w:val="15"/>
  </w:num>
  <w:num w:numId="69">
    <w:abstractNumId w:val="22"/>
  </w:num>
  <w:num w:numId="70">
    <w:abstractNumId w:val="3"/>
  </w:num>
  <w:num w:numId="71">
    <w:abstractNumId w:val="75"/>
  </w:num>
  <w:num w:numId="72">
    <w:abstractNumId w:val="41"/>
  </w:num>
  <w:num w:numId="73">
    <w:abstractNumId w:val="87"/>
  </w:num>
  <w:num w:numId="74">
    <w:abstractNumId w:val="78"/>
  </w:num>
  <w:num w:numId="75">
    <w:abstractNumId w:val="58"/>
  </w:num>
  <w:num w:numId="76">
    <w:abstractNumId w:val="27"/>
  </w:num>
  <w:num w:numId="77">
    <w:abstractNumId w:val="2"/>
  </w:num>
  <w:num w:numId="78">
    <w:abstractNumId w:val="54"/>
  </w:num>
  <w:num w:numId="79">
    <w:abstractNumId w:val="57"/>
  </w:num>
  <w:num w:numId="80">
    <w:abstractNumId w:val="63"/>
  </w:num>
  <w:num w:numId="81">
    <w:abstractNumId w:val="40"/>
  </w:num>
  <w:num w:numId="82">
    <w:abstractNumId w:val="83"/>
  </w:num>
  <w:num w:numId="83">
    <w:abstractNumId w:val="1"/>
  </w:num>
  <w:num w:numId="84">
    <w:abstractNumId w:val="32"/>
  </w:num>
  <w:num w:numId="85">
    <w:abstractNumId w:val="80"/>
  </w:num>
  <w:num w:numId="86">
    <w:abstractNumId w:val="82"/>
  </w:num>
  <w:num w:numId="87">
    <w:abstractNumId w:val="6"/>
  </w:num>
  <w:num w:numId="88">
    <w:abstractNumId w:val="17"/>
  </w:num>
  <w:num w:numId="89">
    <w:abstractNumId w:val="45"/>
  </w:num>
  <w:num w:numId="90">
    <w:abstractNumId w:val="20"/>
  </w:num>
  <w:num w:numId="91">
    <w:abstractNumId w:val="79"/>
  </w:num>
  <w:num w:numId="92">
    <w:abstractNumId w:val="25"/>
  </w:num>
  <w:num w:numId="93">
    <w:abstractNumId w:val="24"/>
  </w:num>
  <w:num w:numId="94">
    <w:abstractNumId w:val="9"/>
  </w:num>
  <w:num w:numId="95">
    <w:abstractNumId w:val="29"/>
  </w:num>
  <w:num w:numId="96">
    <w:abstractNumId w:val="0"/>
  </w:num>
  <w:num w:numId="97">
    <w:abstractNumId w:val="50"/>
  </w:num>
  <w:num w:numId="98">
    <w:abstractNumId w:val="3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trackRevisions/>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C9"/>
    <w:rsid w:val="00000455"/>
    <w:rsid w:val="0000068E"/>
    <w:rsid w:val="00001547"/>
    <w:rsid w:val="00001777"/>
    <w:rsid w:val="00001829"/>
    <w:rsid w:val="00001ADB"/>
    <w:rsid w:val="00001B9F"/>
    <w:rsid w:val="00001C3D"/>
    <w:rsid w:val="00001E8C"/>
    <w:rsid w:val="0000236B"/>
    <w:rsid w:val="00002462"/>
    <w:rsid w:val="0000270B"/>
    <w:rsid w:val="00002723"/>
    <w:rsid w:val="00002759"/>
    <w:rsid w:val="00003422"/>
    <w:rsid w:val="000034C3"/>
    <w:rsid w:val="000039AE"/>
    <w:rsid w:val="00003F33"/>
    <w:rsid w:val="000041C9"/>
    <w:rsid w:val="0000502F"/>
    <w:rsid w:val="0000562C"/>
    <w:rsid w:val="000058EC"/>
    <w:rsid w:val="00006BE3"/>
    <w:rsid w:val="0000748A"/>
    <w:rsid w:val="0000763F"/>
    <w:rsid w:val="000104C9"/>
    <w:rsid w:val="00010685"/>
    <w:rsid w:val="000107E9"/>
    <w:rsid w:val="00010A8C"/>
    <w:rsid w:val="00010B8E"/>
    <w:rsid w:val="00011643"/>
    <w:rsid w:val="000119F7"/>
    <w:rsid w:val="000128A0"/>
    <w:rsid w:val="00013917"/>
    <w:rsid w:val="000151CA"/>
    <w:rsid w:val="000165AA"/>
    <w:rsid w:val="00016F2B"/>
    <w:rsid w:val="0001726B"/>
    <w:rsid w:val="00017453"/>
    <w:rsid w:val="0001746E"/>
    <w:rsid w:val="00017857"/>
    <w:rsid w:val="00017B8E"/>
    <w:rsid w:val="00020184"/>
    <w:rsid w:val="00020533"/>
    <w:rsid w:val="00020876"/>
    <w:rsid w:val="00021224"/>
    <w:rsid w:val="00021785"/>
    <w:rsid w:val="000218D9"/>
    <w:rsid w:val="00021947"/>
    <w:rsid w:val="0002213F"/>
    <w:rsid w:val="000221B6"/>
    <w:rsid w:val="00022BBE"/>
    <w:rsid w:val="00022D5A"/>
    <w:rsid w:val="00022F25"/>
    <w:rsid w:val="00023093"/>
    <w:rsid w:val="0002316D"/>
    <w:rsid w:val="000232BC"/>
    <w:rsid w:val="00023477"/>
    <w:rsid w:val="00023917"/>
    <w:rsid w:val="00024023"/>
    <w:rsid w:val="0002446B"/>
    <w:rsid w:val="0002481D"/>
    <w:rsid w:val="00024C03"/>
    <w:rsid w:val="000259EF"/>
    <w:rsid w:val="00025C72"/>
    <w:rsid w:val="000260CC"/>
    <w:rsid w:val="0002667E"/>
    <w:rsid w:val="000300E3"/>
    <w:rsid w:val="000304B9"/>
    <w:rsid w:val="0003059C"/>
    <w:rsid w:val="00030704"/>
    <w:rsid w:val="00030716"/>
    <w:rsid w:val="00030B10"/>
    <w:rsid w:val="00030FB6"/>
    <w:rsid w:val="000310C7"/>
    <w:rsid w:val="00031395"/>
    <w:rsid w:val="000315A9"/>
    <w:rsid w:val="0003240A"/>
    <w:rsid w:val="00032569"/>
    <w:rsid w:val="0003280F"/>
    <w:rsid w:val="000341D3"/>
    <w:rsid w:val="0003423B"/>
    <w:rsid w:val="0003482E"/>
    <w:rsid w:val="00035029"/>
    <w:rsid w:val="00035131"/>
    <w:rsid w:val="000351E6"/>
    <w:rsid w:val="00035AD7"/>
    <w:rsid w:val="00035D01"/>
    <w:rsid w:val="00035D26"/>
    <w:rsid w:val="000360D7"/>
    <w:rsid w:val="00036247"/>
    <w:rsid w:val="00036FEF"/>
    <w:rsid w:val="0003709A"/>
    <w:rsid w:val="0003727D"/>
    <w:rsid w:val="0003731D"/>
    <w:rsid w:val="00037738"/>
    <w:rsid w:val="000378FB"/>
    <w:rsid w:val="00037B43"/>
    <w:rsid w:val="00040545"/>
    <w:rsid w:val="00040C93"/>
    <w:rsid w:val="00040D6D"/>
    <w:rsid w:val="000414F2"/>
    <w:rsid w:val="00041C12"/>
    <w:rsid w:val="00042311"/>
    <w:rsid w:val="00042F4B"/>
    <w:rsid w:val="0004391D"/>
    <w:rsid w:val="000439C4"/>
    <w:rsid w:val="00043DC0"/>
    <w:rsid w:val="00043E6B"/>
    <w:rsid w:val="0004449D"/>
    <w:rsid w:val="000447E1"/>
    <w:rsid w:val="00044A59"/>
    <w:rsid w:val="000450F3"/>
    <w:rsid w:val="00046361"/>
    <w:rsid w:val="00046ADE"/>
    <w:rsid w:val="00046E57"/>
    <w:rsid w:val="00046FA1"/>
    <w:rsid w:val="0004704F"/>
    <w:rsid w:val="00047CBA"/>
    <w:rsid w:val="0005012B"/>
    <w:rsid w:val="000506E4"/>
    <w:rsid w:val="000520D9"/>
    <w:rsid w:val="0005240B"/>
    <w:rsid w:val="00052618"/>
    <w:rsid w:val="00053081"/>
    <w:rsid w:val="00053428"/>
    <w:rsid w:val="000537E6"/>
    <w:rsid w:val="000537FB"/>
    <w:rsid w:val="00053A99"/>
    <w:rsid w:val="00054AA9"/>
    <w:rsid w:val="000554EB"/>
    <w:rsid w:val="00055A1B"/>
    <w:rsid w:val="00055CFC"/>
    <w:rsid w:val="00055D55"/>
    <w:rsid w:val="00055D87"/>
    <w:rsid w:val="0005621C"/>
    <w:rsid w:val="0005643C"/>
    <w:rsid w:val="00056512"/>
    <w:rsid w:val="00056F39"/>
    <w:rsid w:val="000571B9"/>
    <w:rsid w:val="0005737A"/>
    <w:rsid w:val="00057591"/>
    <w:rsid w:val="0006005D"/>
    <w:rsid w:val="00060711"/>
    <w:rsid w:val="0006073E"/>
    <w:rsid w:val="00061190"/>
    <w:rsid w:val="000612B8"/>
    <w:rsid w:val="00061C54"/>
    <w:rsid w:val="00061DF7"/>
    <w:rsid w:val="00061E57"/>
    <w:rsid w:val="00061F2B"/>
    <w:rsid w:val="000626F9"/>
    <w:rsid w:val="00062FC8"/>
    <w:rsid w:val="00063590"/>
    <w:rsid w:val="0006366D"/>
    <w:rsid w:val="000642C4"/>
    <w:rsid w:val="00065538"/>
    <w:rsid w:val="00065D41"/>
    <w:rsid w:val="00066085"/>
    <w:rsid w:val="00066C2D"/>
    <w:rsid w:val="00070238"/>
    <w:rsid w:val="0007054F"/>
    <w:rsid w:val="00070810"/>
    <w:rsid w:val="000709D8"/>
    <w:rsid w:val="00071521"/>
    <w:rsid w:val="00071624"/>
    <w:rsid w:val="00071CFA"/>
    <w:rsid w:val="00071E26"/>
    <w:rsid w:val="00072200"/>
    <w:rsid w:val="00072651"/>
    <w:rsid w:val="000729BA"/>
    <w:rsid w:val="00072B23"/>
    <w:rsid w:val="00072B77"/>
    <w:rsid w:val="00072EE9"/>
    <w:rsid w:val="00073131"/>
    <w:rsid w:val="000731A0"/>
    <w:rsid w:val="00073F2D"/>
    <w:rsid w:val="00074028"/>
    <w:rsid w:val="00074C16"/>
    <w:rsid w:val="00075585"/>
    <w:rsid w:val="00075B20"/>
    <w:rsid w:val="00075B5E"/>
    <w:rsid w:val="00075CF2"/>
    <w:rsid w:val="0007632F"/>
    <w:rsid w:val="0007646B"/>
    <w:rsid w:val="00076D71"/>
    <w:rsid w:val="0008028D"/>
    <w:rsid w:val="00080494"/>
    <w:rsid w:val="00080DFD"/>
    <w:rsid w:val="00080E0C"/>
    <w:rsid w:val="000811C1"/>
    <w:rsid w:val="000825ED"/>
    <w:rsid w:val="000830F1"/>
    <w:rsid w:val="0008321E"/>
    <w:rsid w:val="00083805"/>
    <w:rsid w:val="00083BE5"/>
    <w:rsid w:val="00083DB3"/>
    <w:rsid w:val="00084014"/>
    <w:rsid w:val="000855EE"/>
    <w:rsid w:val="00085A0A"/>
    <w:rsid w:val="00085FC1"/>
    <w:rsid w:val="00086046"/>
    <w:rsid w:val="00086363"/>
    <w:rsid w:val="00086510"/>
    <w:rsid w:val="00086730"/>
    <w:rsid w:val="000869C6"/>
    <w:rsid w:val="00086D51"/>
    <w:rsid w:val="00087398"/>
    <w:rsid w:val="000875AF"/>
    <w:rsid w:val="00087A4A"/>
    <w:rsid w:val="00087C0B"/>
    <w:rsid w:val="0009032C"/>
    <w:rsid w:val="00090F37"/>
    <w:rsid w:val="00091A9D"/>
    <w:rsid w:val="000926EB"/>
    <w:rsid w:val="00092ABD"/>
    <w:rsid w:val="00092C71"/>
    <w:rsid w:val="00092E0D"/>
    <w:rsid w:val="0009386B"/>
    <w:rsid w:val="00093F7A"/>
    <w:rsid w:val="0009457C"/>
    <w:rsid w:val="00095177"/>
    <w:rsid w:val="000954EC"/>
    <w:rsid w:val="000966D7"/>
    <w:rsid w:val="000969A7"/>
    <w:rsid w:val="00096C36"/>
    <w:rsid w:val="00096F87"/>
    <w:rsid w:val="00097529"/>
    <w:rsid w:val="00097843"/>
    <w:rsid w:val="00097A58"/>
    <w:rsid w:val="00097BDE"/>
    <w:rsid w:val="000A02C6"/>
    <w:rsid w:val="000A05D2"/>
    <w:rsid w:val="000A0A0C"/>
    <w:rsid w:val="000A211D"/>
    <w:rsid w:val="000A268A"/>
    <w:rsid w:val="000A2965"/>
    <w:rsid w:val="000A2ADF"/>
    <w:rsid w:val="000A382F"/>
    <w:rsid w:val="000A3B72"/>
    <w:rsid w:val="000A40D9"/>
    <w:rsid w:val="000A454D"/>
    <w:rsid w:val="000A459D"/>
    <w:rsid w:val="000A4FE6"/>
    <w:rsid w:val="000A5197"/>
    <w:rsid w:val="000A638A"/>
    <w:rsid w:val="000A69F9"/>
    <w:rsid w:val="000A6E30"/>
    <w:rsid w:val="000A703A"/>
    <w:rsid w:val="000A7121"/>
    <w:rsid w:val="000A75B9"/>
    <w:rsid w:val="000B1048"/>
    <w:rsid w:val="000B106E"/>
    <w:rsid w:val="000B1231"/>
    <w:rsid w:val="000B1FD8"/>
    <w:rsid w:val="000B213E"/>
    <w:rsid w:val="000B2C38"/>
    <w:rsid w:val="000B2CDC"/>
    <w:rsid w:val="000B2F37"/>
    <w:rsid w:val="000B2F91"/>
    <w:rsid w:val="000B31B3"/>
    <w:rsid w:val="000B3888"/>
    <w:rsid w:val="000B39D7"/>
    <w:rsid w:val="000B3C75"/>
    <w:rsid w:val="000B3F8B"/>
    <w:rsid w:val="000B485F"/>
    <w:rsid w:val="000B4EC9"/>
    <w:rsid w:val="000B6DC2"/>
    <w:rsid w:val="000B6FE3"/>
    <w:rsid w:val="000B7109"/>
    <w:rsid w:val="000B724B"/>
    <w:rsid w:val="000C0477"/>
    <w:rsid w:val="000C07C1"/>
    <w:rsid w:val="000C191A"/>
    <w:rsid w:val="000C1E53"/>
    <w:rsid w:val="000C1FDE"/>
    <w:rsid w:val="000C202D"/>
    <w:rsid w:val="000C2574"/>
    <w:rsid w:val="000C292D"/>
    <w:rsid w:val="000C337F"/>
    <w:rsid w:val="000C36CF"/>
    <w:rsid w:val="000C3C1A"/>
    <w:rsid w:val="000C4CF3"/>
    <w:rsid w:val="000C542A"/>
    <w:rsid w:val="000C57FD"/>
    <w:rsid w:val="000C5A48"/>
    <w:rsid w:val="000C652D"/>
    <w:rsid w:val="000C6681"/>
    <w:rsid w:val="000C72C4"/>
    <w:rsid w:val="000C7BBA"/>
    <w:rsid w:val="000D0A57"/>
    <w:rsid w:val="000D0DBE"/>
    <w:rsid w:val="000D152D"/>
    <w:rsid w:val="000D1A91"/>
    <w:rsid w:val="000D1B51"/>
    <w:rsid w:val="000D2796"/>
    <w:rsid w:val="000D28DC"/>
    <w:rsid w:val="000D2F8F"/>
    <w:rsid w:val="000D3CF4"/>
    <w:rsid w:val="000D46A5"/>
    <w:rsid w:val="000D5490"/>
    <w:rsid w:val="000D5D51"/>
    <w:rsid w:val="000D6100"/>
    <w:rsid w:val="000D670F"/>
    <w:rsid w:val="000D67F2"/>
    <w:rsid w:val="000D701B"/>
    <w:rsid w:val="000E026F"/>
    <w:rsid w:val="000E1C34"/>
    <w:rsid w:val="000E2186"/>
    <w:rsid w:val="000E31C6"/>
    <w:rsid w:val="000E3973"/>
    <w:rsid w:val="000E3C8A"/>
    <w:rsid w:val="000E42D7"/>
    <w:rsid w:val="000E4527"/>
    <w:rsid w:val="000E53C3"/>
    <w:rsid w:val="000E6667"/>
    <w:rsid w:val="000E682E"/>
    <w:rsid w:val="000E6886"/>
    <w:rsid w:val="000E6E88"/>
    <w:rsid w:val="000E6F41"/>
    <w:rsid w:val="000E7854"/>
    <w:rsid w:val="000F0032"/>
    <w:rsid w:val="000F07FB"/>
    <w:rsid w:val="000F0F81"/>
    <w:rsid w:val="000F1287"/>
    <w:rsid w:val="000F12B3"/>
    <w:rsid w:val="000F1463"/>
    <w:rsid w:val="000F2893"/>
    <w:rsid w:val="000F2AD4"/>
    <w:rsid w:val="000F3DB5"/>
    <w:rsid w:val="000F4370"/>
    <w:rsid w:val="000F44E1"/>
    <w:rsid w:val="000F4D25"/>
    <w:rsid w:val="000F57F7"/>
    <w:rsid w:val="000F59E4"/>
    <w:rsid w:val="000F7003"/>
    <w:rsid w:val="000F7300"/>
    <w:rsid w:val="000F7D71"/>
    <w:rsid w:val="001008B9"/>
    <w:rsid w:val="00101C74"/>
    <w:rsid w:val="001022E8"/>
    <w:rsid w:val="00102336"/>
    <w:rsid w:val="00102402"/>
    <w:rsid w:val="00102590"/>
    <w:rsid w:val="00102C94"/>
    <w:rsid w:val="00102CE5"/>
    <w:rsid w:val="00103624"/>
    <w:rsid w:val="00103C0C"/>
    <w:rsid w:val="00103D04"/>
    <w:rsid w:val="00103E71"/>
    <w:rsid w:val="00103EB3"/>
    <w:rsid w:val="001049E6"/>
    <w:rsid w:val="00105FBB"/>
    <w:rsid w:val="0010653A"/>
    <w:rsid w:val="00106E66"/>
    <w:rsid w:val="00107323"/>
    <w:rsid w:val="00107781"/>
    <w:rsid w:val="00107C3F"/>
    <w:rsid w:val="00107CF2"/>
    <w:rsid w:val="00107E79"/>
    <w:rsid w:val="00110897"/>
    <w:rsid w:val="0011159C"/>
    <w:rsid w:val="00111A8A"/>
    <w:rsid w:val="00111E69"/>
    <w:rsid w:val="00112489"/>
    <w:rsid w:val="001130E2"/>
    <w:rsid w:val="001138FF"/>
    <w:rsid w:val="00113BD9"/>
    <w:rsid w:val="0011412B"/>
    <w:rsid w:val="001151B1"/>
    <w:rsid w:val="001156DF"/>
    <w:rsid w:val="001157D2"/>
    <w:rsid w:val="00115801"/>
    <w:rsid w:val="001158CE"/>
    <w:rsid w:val="00115EFF"/>
    <w:rsid w:val="001162E2"/>
    <w:rsid w:val="0011684A"/>
    <w:rsid w:val="0011692E"/>
    <w:rsid w:val="0011712B"/>
    <w:rsid w:val="0011720E"/>
    <w:rsid w:val="001174B0"/>
    <w:rsid w:val="0011755D"/>
    <w:rsid w:val="00120BB4"/>
    <w:rsid w:val="00120C1F"/>
    <w:rsid w:val="00121B2A"/>
    <w:rsid w:val="0012216D"/>
    <w:rsid w:val="001227E3"/>
    <w:rsid w:val="00122BE4"/>
    <w:rsid w:val="001239F9"/>
    <w:rsid w:val="00123FC9"/>
    <w:rsid w:val="0012429F"/>
    <w:rsid w:val="001246BD"/>
    <w:rsid w:val="00124BC5"/>
    <w:rsid w:val="00124FB7"/>
    <w:rsid w:val="0012668D"/>
    <w:rsid w:val="001269FD"/>
    <w:rsid w:val="00127134"/>
    <w:rsid w:val="00127853"/>
    <w:rsid w:val="001300E7"/>
    <w:rsid w:val="001303FB"/>
    <w:rsid w:val="00130CB3"/>
    <w:rsid w:val="0013119C"/>
    <w:rsid w:val="00131240"/>
    <w:rsid w:val="001312E1"/>
    <w:rsid w:val="0013133F"/>
    <w:rsid w:val="00131762"/>
    <w:rsid w:val="00131E4F"/>
    <w:rsid w:val="00132168"/>
    <w:rsid w:val="00132315"/>
    <w:rsid w:val="001327EA"/>
    <w:rsid w:val="00135007"/>
    <w:rsid w:val="001361BF"/>
    <w:rsid w:val="001367D8"/>
    <w:rsid w:val="00136C78"/>
    <w:rsid w:val="00137316"/>
    <w:rsid w:val="00137517"/>
    <w:rsid w:val="00137E65"/>
    <w:rsid w:val="00140565"/>
    <w:rsid w:val="0014071A"/>
    <w:rsid w:val="00140CA1"/>
    <w:rsid w:val="00140D81"/>
    <w:rsid w:val="00142276"/>
    <w:rsid w:val="001433CD"/>
    <w:rsid w:val="0014473C"/>
    <w:rsid w:val="00145B8B"/>
    <w:rsid w:val="00145D0B"/>
    <w:rsid w:val="001464D3"/>
    <w:rsid w:val="001467EA"/>
    <w:rsid w:val="00146CFA"/>
    <w:rsid w:val="0015007D"/>
    <w:rsid w:val="00150A63"/>
    <w:rsid w:val="00150BCC"/>
    <w:rsid w:val="00151024"/>
    <w:rsid w:val="00151104"/>
    <w:rsid w:val="00151FA6"/>
    <w:rsid w:val="00153CA3"/>
    <w:rsid w:val="00153EDB"/>
    <w:rsid w:val="0015448C"/>
    <w:rsid w:val="0015468E"/>
    <w:rsid w:val="001554E8"/>
    <w:rsid w:val="00155CD0"/>
    <w:rsid w:val="00155FAC"/>
    <w:rsid w:val="001570E4"/>
    <w:rsid w:val="001570F3"/>
    <w:rsid w:val="001573F5"/>
    <w:rsid w:val="00157AA2"/>
    <w:rsid w:val="00157AA4"/>
    <w:rsid w:val="00157F20"/>
    <w:rsid w:val="00160420"/>
    <w:rsid w:val="00160B46"/>
    <w:rsid w:val="001619C7"/>
    <w:rsid w:val="00161ADF"/>
    <w:rsid w:val="00161D6C"/>
    <w:rsid w:val="001636C5"/>
    <w:rsid w:val="00163B7C"/>
    <w:rsid w:val="00164102"/>
    <w:rsid w:val="001644BA"/>
    <w:rsid w:val="00164697"/>
    <w:rsid w:val="00164CF7"/>
    <w:rsid w:val="0016537B"/>
    <w:rsid w:val="001656EB"/>
    <w:rsid w:val="0016588B"/>
    <w:rsid w:val="00165FF7"/>
    <w:rsid w:val="00166160"/>
    <w:rsid w:val="00166299"/>
    <w:rsid w:val="00166E03"/>
    <w:rsid w:val="00167291"/>
    <w:rsid w:val="00167854"/>
    <w:rsid w:val="00167E4B"/>
    <w:rsid w:val="0017037F"/>
    <w:rsid w:val="001705DD"/>
    <w:rsid w:val="00170846"/>
    <w:rsid w:val="00171230"/>
    <w:rsid w:val="00171DA5"/>
    <w:rsid w:val="0017218A"/>
    <w:rsid w:val="001724D3"/>
    <w:rsid w:val="0017292D"/>
    <w:rsid w:val="00172F20"/>
    <w:rsid w:val="00173319"/>
    <w:rsid w:val="0017354B"/>
    <w:rsid w:val="00174212"/>
    <w:rsid w:val="00174D49"/>
    <w:rsid w:val="00175F4B"/>
    <w:rsid w:val="001761CF"/>
    <w:rsid w:val="00176417"/>
    <w:rsid w:val="001765CA"/>
    <w:rsid w:val="00176733"/>
    <w:rsid w:val="00177500"/>
    <w:rsid w:val="00177AB7"/>
    <w:rsid w:val="001806FB"/>
    <w:rsid w:val="00180C73"/>
    <w:rsid w:val="0018118C"/>
    <w:rsid w:val="001815AA"/>
    <w:rsid w:val="00181AE4"/>
    <w:rsid w:val="00182741"/>
    <w:rsid w:val="001827C7"/>
    <w:rsid w:val="00182BAF"/>
    <w:rsid w:val="00182E12"/>
    <w:rsid w:val="00183D3E"/>
    <w:rsid w:val="001840EA"/>
    <w:rsid w:val="0018410E"/>
    <w:rsid w:val="001843F2"/>
    <w:rsid w:val="00185053"/>
    <w:rsid w:val="00185CEA"/>
    <w:rsid w:val="001865A2"/>
    <w:rsid w:val="0018714E"/>
    <w:rsid w:val="001871EF"/>
    <w:rsid w:val="0018732D"/>
    <w:rsid w:val="0018760D"/>
    <w:rsid w:val="0019067C"/>
    <w:rsid w:val="00191D30"/>
    <w:rsid w:val="00192CC2"/>
    <w:rsid w:val="001935C1"/>
    <w:rsid w:val="0019496C"/>
    <w:rsid w:val="00194BC0"/>
    <w:rsid w:val="00195155"/>
    <w:rsid w:val="001956B3"/>
    <w:rsid w:val="00196642"/>
    <w:rsid w:val="0019668D"/>
    <w:rsid w:val="0019740D"/>
    <w:rsid w:val="0019797D"/>
    <w:rsid w:val="00197C43"/>
    <w:rsid w:val="001A0343"/>
    <w:rsid w:val="001A04A6"/>
    <w:rsid w:val="001A0EA0"/>
    <w:rsid w:val="001A1755"/>
    <w:rsid w:val="001A2CBC"/>
    <w:rsid w:val="001A2FC9"/>
    <w:rsid w:val="001A3217"/>
    <w:rsid w:val="001A3AAE"/>
    <w:rsid w:val="001A4AC0"/>
    <w:rsid w:val="001A51A1"/>
    <w:rsid w:val="001A5542"/>
    <w:rsid w:val="001A568B"/>
    <w:rsid w:val="001A5838"/>
    <w:rsid w:val="001A5F4B"/>
    <w:rsid w:val="001A6131"/>
    <w:rsid w:val="001A614E"/>
    <w:rsid w:val="001A63B5"/>
    <w:rsid w:val="001A6DCE"/>
    <w:rsid w:val="001A72C0"/>
    <w:rsid w:val="001B00FE"/>
    <w:rsid w:val="001B0CEF"/>
    <w:rsid w:val="001B1223"/>
    <w:rsid w:val="001B15AC"/>
    <w:rsid w:val="001B1B22"/>
    <w:rsid w:val="001B1B74"/>
    <w:rsid w:val="001B1D34"/>
    <w:rsid w:val="001B2665"/>
    <w:rsid w:val="001B2687"/>
    <w:rsid w:val="001B2D45"/>
    <w:rsid w:val="001B2F1A"/>
    <w:rsid w:val="001B40DB"/>
    <w:rsid w:val="001B4389"/>
    <w:rsid w:val="001B44A2"/>
    <w:rsid w:val="001B4949"/>
    <w:rsid w:val="001B5346"/>
    <w:rsid w:val="001B5362"/>
    <w:rsid w:val="001B56C0"/>
    <w:rsid w:val="001B5C58"/>
    <w:rsid w:val="001B6DD2"/>
    <w:rsid w:val="001B72A0"/>
    <w:rsid w:val="001B75D7"/>
    <w:rsid w:val="001B78BA"/>
    <w:rsid w:val="001C0484"/>
    <w:rsid w:val="001C1699"/>
    <w:rsid w:val="001C1F3A"/>
    <w:rsid w:val="001C2305"/>
    <w:rsid w:val="001C2B76"/>
    <w:rsid w:val="001C2F57"/>
    <w:rsid w:val="001C4114"/>
    <w:rsid w:val="001C4E66"/>
    <w:rsid w:val="001C5547"/>
    <w:rsid w:val="001C562F"/>
    <w:rsid w:val="001C56A6"/>
    <w:rsid w:val="001C615A"/>
    <w:rsid w:val="001C61C7"/>
    <w:rsid w:val="001C6E33"/>
    <w:rsid w:val="001C700C"/>
    <w:rsid w:val="001C7761"/>
    <w:rsid w:val="001C77E0"/>
    <w:rsid w:val="001C7EC1"/>
    <w:rsid w:val="001D05C0"/>
    <w:rsid w:val="001D0B78"/>
    <w:rsid w:val="001D1C2D"/>
    <w:rsid w:val="001D1C91"/>
    <w:rsid w:val="001D1F48"/>
    <w:rsid w:val="001D1F96"/>
    <w:rsid w:val="001D1FA6"/>
    <w:rsid w:val="001D222D"/>
    <w:rsid w:val="001D2699"/>
    <w:rsid w:val="001D2B1D"/>
    <w:rsid w:val="001D2BD6"/>
    <w:rsid w:val="001D31ED"/>
    <w:rsid w:val="001D3C4F"/>
    <w:rsid w:val="001D48C4"/>
    <w:rsid w:val="001D5926"/>
    <w:rsid w:val="001D6460"/>
    <w:rsid w:val="001D66ED"/>
    <w:rsid w:val="001D6D10"/>
    <w:rsid w:val="001D6FC3"/>
    <w:rsid w:val="001D7C27"/>
    <w:rsid w:val="001D7C95"/>
    <w:rsid w:val="001D7D8E"/>
    <w:rsid w:val="001E0225"/>
    <w:rsid w:val="001E0392"/>
    <w:rsid w:val="001E03CB"/>
    <w:rsid w:val="001E04CA"/>
    <w:rsid w:val="001E0B5D"/>
    <w:rsid w:val="001E0C5D"/>
    <w:rsid w:val="001E11BE"/>
    <w:rsid w:val="001E310A"/>
    <w:rsid w:val="001E343A"/>
    <w:rsid w:val="001E3F41"/>
    <w:rsid w:val="001E4E1D"/>
    <w:rsid w:val="001E653A"/>
    <w:rsid w:val="001E660D"/>
    <w:rsid w:val="001E6D2A"/>
    <w:rsid w:val="001F2A85"/>
    <w:rsid w:val="001F2B87"/>
    <w:rsid w:val="001F3476"/>
    <w:rsid w:val="001F3810"/>
    <w:rsid w:val="001F4184"/>
    <w:rsid w:val="001F47B8"/>
    <w:rsid w:val="001F4B50"/>
    <w:rsid w:val="001F548A"/>
    <w:rsid w:val="001F62BD"/>
    <w:rsid w:val="001F646E"/>
    <w:rsid w:val="001F6724"/>
    <w:rsid w:val="001F73D6"/>
    <w:rsid w:val="00201811"/>
    <w:rsid w:val="002022DF"/>
    <w:rsid w:val="002023A8"/>
    <w:rsid w:val="00202A75"/>
    <w:rsid w:val="00202F1C"/>
    <w:rsid w:val="002041AF"/>
    <w:rsid w:val="00204272"/>
    <w:rsid w:val="00204463"/>
    <w:rsid w:val="00204617"/>
    <w:rsid w:val="002047D9"/>
    <w:rsid w:val="00205A59"/>
    <w:rsid w:val="00205A5D"/>
    <w:rsid w:val="00205BDA"/>
    <w:rsid w:val="00205E6C"/>
    <w:rsid w:val="00206B5E"/>
    <w:rsid w:val="0020704E"/>
    <w:rsid w:val="00207C16"/>
    <w:rsid w:val="00207DB5"/>
    <w:rsid w:val="00207E55"/>
    <w:rsid w:val="0021018D"/>
    <w:rsid w:val="0021139C"/>
    <w:rsid w:val="002117D8"/>
    <w:rsid w:val="0021188A"/>
    <w:rsid w:val="00211B0B"/>
    <w:rsid w:val="00212093"/>
    <w:rsid w:val="002137C9"/>
    <w:rsid w:val="002139D1"/>
    <w:rsid w:val="00213E20"/>
    <w:rsid w:val="002140C3"/>
    <w:rsid w:val="00214859"/>
    <w:rsid w:val="002152EE"/>
    <w:rsid w:val="00215D73"/>
    <w:rsid w:val="00217331"/>
    <w:rsid w:val="002173C7"/>
    <w:rsid w:val="002177AF"/>
    <w:rsid w:val="002178F7"/>
    <w:rsid w:val="00217F5E"/>
    <w:rsid w:val="002203D0"/>
    <w:rsid w:val="0022058D"/>
    <w:rsid w:val="002212F6"/>
    <w:rsid w:val="0022271E"/>
    <w:rsid w:val="002229B8"/>
    <w:rsid w:val="0022367B"/>
    <w:rsid w:val="00223A57"/>
    <w:rsid w:val="002245B0"/>
    <w:rsid w:val="002248B8"/>
    <w:rsid w:val="00225849"/>
    <w:rsid w:val="00225A68"/>
    <w:rsid w:val="00225B2B"/>
    <w:rsid w:val="00225B6E"/>
    <w:rsid w:val="0022620C"/>
    <w:rsid w:val="00226B45"/>
    <w:rsid w:val="00227168"/>
    <w:rsid w:val="002276F6"/>
    <w:rsid w:val="002301CD"/>
    <w:rsid w:val="00230E0E"/>
    <w:rsid w:val="00230E67"/>
    <w:rsid w:val="00231594"/>
    <w:rsid w:val="00231708"/>
    <w:rsid w:val="00231818"/>
    <w:rsid w:val="00232F06"/>
    <w:rsid w:val="002339C0"/>
    <w:rsid w:val="0023433A"/>
    <w:rsid w:val="00234796"/>
    <w:rsid w:val="00234C5A"/>
    <w:rsid w:val="00234CBE"/>
    <w:rsid w:val="00235DEF"/>
    <w:rsid w:val="0023743D"/>
    <w:rsid w:val="00237956"/>
    <w:rsid w:val="0024011A"/>
    <w:rsid w:val="00240A15"/>
    <w:rsid w:val="00240AEF"/>
    <w:rsid w:val="00241104"/>
    <w:rsid w:val="002413B2"/>
    <w:rsid w:val="00241468"/>
    <w:rsid w:val="00242C81"/>
    <w:rsid w:val="002442E3"/>
    <w:rsid w:val="0024519E"/>
    <w:rsid w:val="0024527E"/>
    <w:rsid w:val="00245677"/>
    <w:rsid w:val="002456E0"/>
    <w:rsid w:val="002457E4"/>
    <w:rsid w:val="00245892"/>
    <w:rsid w:val="00246858"/>
    <w:rsid w:val="002469F5"/>
    <w:rsid w:val="00246AEB"/>
    <w:rsid w:val="00247C90"/>
    <w:rsid w:val="00247DE9"/>
    <w:rsid w:val="00250A91"/>
    <w:rsid w:val="00250CC5"/>
    <w:rsid w:val="002512D9"/>
    <w:rsid w:val="0025145D"/>
    <w:rsid w:val="00251BCC"/>
    <w:rsid w:val="00252EE8"/>
    <w:rsid w:val="00252F63"/>
    <w:rsid w:val="0025318B"/>
    <w:rsid w:val="00253257"/>
    <w:rsid w:val="0025437C"/>
    <w:rsid w:val="00254989"/>
    <w:rsid w:val="00254AAA"/>
    <w:rsid w:val="00255169"/>
    <w:rsid w:val="002553E2"/>
    <w:rsid w:val="002554E9"/>
    <w:rsid w:val="0025602B"/>
    <w:rsid w:val="002566CE"/>
    <w:rsid w:val="00256932"/>
    <w:rsid w:val="002569E8"/>
    <w:rsid w:val="00257191"/>
    <w:rsid w:val="00257618"/>
    <w:rsid w:val="0025765C"/>
    <w:rsid w:val="00257CC8"/>
    <w:rsid w:val="00257DA1"/>
    <w:rsid w:val="002601FF"/>
    <w:rsid w:val="002602E0"/>
    <w:rsid w:val="00260766"/>
    <w:rsid w:val="00260C45"/>
    <w:rsid w:val="0026147F"/>
    <w:rsid w:val="0026201A"/>
    <w:rsid w:val="002627F9"/>
    <w:rsid w:val="00262E27"/>
    <w:rsid w:val="00263CCB"/>
    <w:rsid w:val="00263D21"/>
    <w:rsid w:val="00263D69"/>
    <w:rsid w:val="00264569"/>
    <w:rsid w:val="00264BBE"/>
    <w:rsid w:val="00266319"/>
    <w:rsid w:val="0026659F"/>
    <w:rsid w:val="00266709"/>
    <w:rsid w:val="00266759"/>
    <w:rsid w:val="00266F2C"/>
    <w:rsid w:val="00267821"/>
    <w:rsid w:val="0027022D"/>
    <w:rsid w:val="002704AD"/>
    <w:rsid w:val="002709D8"/>
    <w:rsid w:val="00270C71"/>
    <w:rsid w:val="002717A9"/>
    <w:rsid w:val="00272BC3"/>
    <w:rsid w:val="00272CED"/>
    <w:rsid w:val="002732BD"/>
    <w:rsid w:val="0027340D"/>
    <w:rsid w:val="00273951"/>
    <w:rsid w:val="00273D04"/>
    <w:rsid w:val="00273D58"/>
    <w:rsid w:val="0027460B"/>
    <w:rsid w:val="00274E11"/>
    <w:rsid w:val="0027559F"/>
    <w:rsid w:val="002758BD"/>
    <w:rsid w:val="00276213"/>
    <w:rsid w:val="00276985"/>
    <w:rsid w:val="002770C9"/>
    <w:rsid w:val="00277500"/>
    <w:rsid w:val="00277D57"/>
    <w:rsid w:val="00277F6C"/>
    <w:rsid w:val="002802AC"/>
    <w:rsid w:val="002803F8"/>
    <w:rsid w:val="00280493"/>
    <w:rsid w:val="0028049A"/>
    <w:rsid w:val="002808BF"/>
    <w:rsid w:val="002810D1"/>
    <w:rsid w:val="0028214D"/>
    <w:rsid w:val="00282F79"/>
    <w:rsid w:val="00283A37"/>
    <w:rsid w:val="00283E10"/>
    <w:rsid w:val="00283F99"/>
    <w:rsid w:val="00284824"/>
    <w:rsid w:val="00286929"/>
    <w:rsid w:val="00286D7F"/>
    <w:rsid w:val="002870C6"/>
    <w:rsid w:val="002870D4"/>
    <w:rsid w:val="0028710A"/>
    <w:rsid w:val="00287302"/>
    <w:rsid w:val="00287395"/>
    <w:rsid w:val="002876BA"/>
    <w:rsid w:val="00290428"/>
    <w:rsid w:val="00291996"/>
    <w:rsid w:val="00291C91"/>
    <w:rsid w:val="00292076"/>
    <w:rsid w:val="002927CE"/>
    <w:rsid w:val="00292F0C"/>
    <w:rsid w:val="0029310D"/>
    <w:rsid w:val="00293484"/>
    <w:rsid w:val="00293C13"/>
    <w:rsid w:val="00294238"/>
    <w:rsid w:val="002956B5"/>
    <w:rsid w:val="00296293"/>
    <w:rsid w:val="002963AA"/>
    <w:rsid w:val="002963D7"/>
    <w:rsid w:val="00296662"/>
    <w:rsid w:val="00296730"/>
    <w:rsid w:val="00297500"/>
    <w:rsid w:val="0029781B"/>
    <w:rsid w:val="00297ED8"/>
    <w:rsid w:val="002A041A"/>
    <w:rsid w:val="002A19A0"/>
    <w:rsid w:val="002A216C"/>
    <w:rsid w:val="002A33D8"/>
    <w:rsid w:val="002A459F"/>
    <w:rsid w:val="002A45AB"/>
    <w:rsid w:val="002A4FF8"/>
    <w:rsid w:val="002A5201"/>
    <w:rsid w:val="002A559E"/>
    <w:rsid w:val="002A626A"/>
    <w:rsid w:val="002A6A0E"/>
    <w:rsid w:val="002A7069"/>
    <w:rsid w:val="002A74A6"/>
    <w:rsid w:val="002A75AC"/>
    <w:rsid w:val="002A7675"/>
    <w:rsid w:val="002A7E0D"/>
    <w:rsid w:val="002B03D5"/>
    <w:rsid w:val="002B19F2"/>
    <w:rsid w:val="002B1E66"/>
    <w:rsid w:val="002B2755"/>
    <w:rsid w:val="002B2A0C"/>
    <w:rsid w:val="002B317E"/>
    <w:rsid w:val="002B3AB5"/>
    <w:rsid w:val="002B4B69"/>
    <w:rsid w:val="002B51BA"/>
    <w:rsid w:val="002B5945"/>
    <w:rsid w:val="002B5B14"/>
    <w:rsid w:val="002B6148"/>
    <w:rsid w:val="002B73D5"/>
    <w:rsid w:val="002B7550"/>
    <w:rsid w:val="002B7E11"/>
    <w:rsid w:val="002B7E12"/>
    <w:rsid w:val="002B7F8A"/>
    <w:rsid w:val="002C02D7"/>
    <w:rsid w:val="002C0903"/>
    <w:rsid w:val="002C1A46"/>
    <w:rsid w:val="002C1BD5"/>
    <w:rsid w:val="002C2FF5"/>
    <w:rsid w:val="002C35D6"/>
    <w:rsid w:val="002C3B77"/>
    <w:rsid w:val="002C42A1"/>
    <w:rsid w:val="002C507B"/>
    <w:rsid w:val="002C745A"/>
    <w:rsid w:val="002C7471"/>
    <w:rsid w:val="002D0BC6"/>
    <w:rsid w:val="002D0CAF"/>
    <w:rsid w:val="002D1027"/>
    <w:rsid w:val="002D1432"/>
    <w:rsid w:val="002D16F8"/>
    <w:rsid w:val="002D1A43"/>
    <w:rsid w:val="002D2071"/>
    <w:rsid w:val="002D2497"/>
    <w:rsid w:val="002D36D8"/>
    <w:rsid w:val="002D381C"/>
    <w:rsid w:val="002D6A17"/>
    <w:rsid w:val="002D7731"/>
    <w:rsid w:val="002D79FF"/>
    <w:rsid w:val="002D7E33"/>
    <w:rsid w:val="002E04FE"/>
    <w:rsid w:val="002E0DC9"/>
    <w:rsid w:val="002E1509"/>
    <w:rsid w:val="002E1640"/>
    <w:rsid w:val="002E1CE8"/>
    <w:rsid w:val="002E1E93"/>
    <w:rsid w:val="002E2D6E"/>
    <w:rsid w:val="002E2DD7"/>
    <w:rsid w:val="002E368C"/>
    <w:rsid w:val="002E37C3"/>
    <w:rsid w:val="002E4464"/>
    <w:rsid w:val="002E5948"/>
    <w:rsid w:val="002E6D24"/>
    <w:rsid w:val="002E6DDD"/>
    <w:rsid w:val="002E7EF0"/>
    <w:rsid w:val="002F0884"/>
    <w:rsid w:val="002F101B"/>
    <w:rsid w:val="002F119D"/>
    <w:rsid w:val="002F11B1"/>
    <w:rsid w:val="002F17F3"/>
    <w:rsid w:val="002F1AB4"/>
    <w:rsid w:val="002F1D39"/>
    <w:rsid w:val="002F20EB"/>
    <w:rsid w:val="002F2A12"/>
    <w:rsid w:val="002F2C12"/>
    <w:rsid w:val="002F2C2D"/>
    <w:rsid w:val="002F42DD"/>
    <w:rsid w:val="002F57B2"/>
    <w:rsid w:val="002F6699"/>
    <w:rsid w:val="002F77FC"/>
    <w:rsid w:val="002F7D2D"/>
    <w:rsid w:val="002F7E49"/>
    <w:rsid w:val="0030039B"/>
    <w:rsid w:val="00301008"/>
    <w:rsid w:val="00301455"/>
    <w:rsid w:val="00301537"/>
    <w:rsid w:val="003015D3"/>
    <w:rsid w:val="003019DF"/>
    <w:rsid w:val="00301A3D"/>
    <w:rsid w:val="00301F04"/>
    <w:rsid w:val="00302576"/>
    <w:rsid w:val="00302865"/>
    <w:rsid w:val="00302DE4"/>
    <w:rsid w:val="00302EAC"/>
    <w:rsid w:val="00303BD3"/>
    <w:rsid w:val="00304032"/>
    <w:rsid w:val="003045AD"/>
    <w:rsid w:val="00304E61"/>
    <w:rsid w:val="00304FE2"/>
    <w:rsid w:val="003053ED"/>
    <w:rsid w:val="00305538"/>
    <w:rsid w:val="003055CE"/>
    <w:rsid w:val="00305E00"/>
    <w:rsid w:val="00305F5D"/>
    <w:rsid w:val="00307D7C"/>
    <w:rsid w:val="0031017E"/>
    <w:rsid w:val="0031067A"/>
    <w:rsid w:val="0031097C"/>
    <w:rsid w:val="00310BEF"/>
    <w:rsid w:val="0031117E"/>
    <w:rsid w:val="003116A7"/>
    <w:rsid w:val="00311785"/>
    <w:rsid w:val="00311846"/>
    <w:rsid w:val="00312407"/>
    <w:rsid w:val="00312427"/>
    <w:rsid w:val="0031519E"/>
    <w:rsid w:val="003156DE"/>
    <w:rsid w:val="00315B65"/>
    <w:rsid w:val="0031606A"/>
    <w:rsid w:val="00316602"/>
    <w:rsid w:val="00316CA3"/>
    <w:rsid w:val="00316E37"/>
    <w:rsid w:val="003170A3"/>
    <w:rsid w:val="00317137"/>
    <w:rsid w:val="00317A4F"/>
    <w:rsid w:val="00317D14"/>
    <w:rsid w:val="00317F11"/>
    <w:rsid w:val="00317FDC"/>
    <w:rsid w:val="00320CD3"/>
    <w:rsid w:val="00320F06"/>
    <w:rsid w:val="00322190"/>
    <w:rsid w:val="00322242"/>
    <w:rsid w:val="00322C03"/>
    <w:rsid w:val="00322DAC"/>
    <w:rsid w:val="003230F7"/>
    <w:rsid w:val="003237A9"/>
    <w:rsid w:val="003237B6"/>
    <w:rsid w:val="00323AE2"/>
    <w:rsid w:val="00323CA8"/>
    <w:rsid w:val="00324D60"/>
    <w:rsid w:val="00325027"/>
    <w:rsid w:val="0032537D"/>
    <w:rsid w:val="00325576"/>
    <w:rsid w:val="0032589E"/>
    <w:rsid w:val="00326030"/>
    <w:rsid w:val="00326A49"/>
    <w:rsid w:val="0032794F"/>
    <w:rsid w:val="00330037"/>
    <w:rsid w:val="00330E80"/>
    <w:rsid w:val="00330FE7"/>
    <w:rsid w:val="00331873"/>
    <w:rsid w:val="00331966"/>
    <w:rsid w:val="00331C80"/>
    <w:rsid w:val="00331D59"/>
    <w:rsid w:val="00331DEA"/>
    <w:rsid w:val="00332684"/>
    <w:rsid w:val="00332A25"/>
    <w:rsid w:val="00332E05"/>
    <w:rsid w:val="003333F5"/>
    <w:rsid w:val="003336B9"/>
    <w:rsid w:val="0033391D"/>
    <w:rsid w:val="00333D5A"/>
    <w:rsid w:val="00333F2A"/>
    <w:rsid w:val="003340A3"/>
    <w:rsid w:val="00334281"/>
    <w:rsid w:val="0033486F"/>
    <w:rsid w:val="00335431"/>
    <w:rsid w:val="003357FE"/>
    <w:rsid w:val="0033656F"/>
    <w:rsid w:val="0033663C"/>
    <w:rsid w:val="00336A89"/>
    <w:rsid w:val="00336BED"/>
    <w:rsid w:val="0033703E"/>
    <w:rsid w:val="003373DF"/>
    <w:rsid w:val="003377B2"/>
    <w:rsid w:val="00337B9B"/>
    <w:rsid w:val="00337D4E"/>
    <w:rsid w:val="00340281"/>
    <w:rsid w:val="00340BB9"/>
    <w:rsid w:val="00340D24"/>
    <w:rsid w:val="00340DEE"/>
    <w:rsid w:val="00340EDB"/>
    <w:rsid w:val="0034241F"/>
    <w:rsid w:val="003428BB"/>
    <w:rsid w:val="00342A48"/>
    <w:rsid w:val="00342F78"/>
    <w:rsid w:val="0034339E"/>
    <w:rsid w:val="00343527"/>
    <w:rsid w:val="00343690"/>
    <w:rsid w:val="00343C76"/>
    <w:rsid w:val="0034436C"/>
    <w:rsid w:val="00344D77"/>
    <w:rsid w:val="00344E9C"/>
    <w:rsid w:val="003453DF"/>
    <w:rsid w:val="00346191"/>
    <w:rsid w:val="00346D01"/>
    <w:rsid w:val="00347158"/>
    <w:rsid w:val="00347E3D"/>
    <w:rsid w:val="00350398"/>
    <w:rsid w:val="003504D4"/>
    <w:rsid w:val="003504ED"/>
    <w:rsid w:val="00351140"/>
    <w:rsid w:val="0035132A"/>
    <w:rsid w:val="003519BE"/>
    <w:rsid w:val="00351A64"/>
    <w:rsid w:val="00351C2B"/>
    <w:rsid w:val="003525EF"/>
    <w:rsid w:val="00352A91"/>
    <w:rsid w:val="00352DA7"/>
    <w:rsid w:val="003536D7"/>
    <w:rsid w:val="003548BD"/>
    <w:rsid w:val="00355947"/>
    <w:rsid w:val="00355A06"/>
    <w:rsid w:val="00355B25"/>
    <w:rsid w:val="00360152"/>
    <w:rsid w:val="00360927"/>
    <w:rsid w:val="00360E03"/>
    <w:rsid w:val="00361DB1"/>
    <w:rsid w:val="003620A2"/>
    <w:rsid w:val="00362923"/>
    <w:rsid w:val="00362A38"/>
    <w:rsid w:val="00363A93"/>
    <w:rsid w:val="00363ADF"/>
    <w:rsid w:val="003647AD"/>
    <w:rsid w:val="00364D94"/>
    <w:rsid w:val="003651E5"/>
    <w:rsid w:val="00365700"/>
    <w:rsid w:val="00365E70"/>
    <w:rsid w:val="00365ECF"/>
    <w:rsid w:val="0036622D"/>
    <w:rsid w:val="003665B5"/>
    <w:rsid w:val="003668CF"/>
    <w:rsid w:val="0036693D"/>
    <w:rsid w:val="0036748A"/>
    <w:rsid w:val="00367F67"/>
    <w:rsid w:val="003707D2"/>
    <w:rsid w:val="00371122"/>
    <w:rsid w:val="0037146D"/>
    <w:rsid w:val="003715F0"/>
    <w:rsid w:val="003719DB"/>
    <w:rsid w:val="0037270E"/>
    <w:rsid w:val="00372E89"/>
    <w:rsid w:val="00372F23"/>
    <w:rsid w:val="003730AE"/>
    <w:rsid w:val="003732AE"/>
    <w:rsid w:val="003737A0"/>
    <w:rsid w:val="003740D8"/>
    <w:rsid w:val="003741E3"/>
    <w:rsid w:val="003745BE"/>
    <w:rsid w:val="00374A64"/>
    <w:rsid w:val="00375A92"/>
    <w:rsid w:val="00375CA1"/>
    <w:rsid w:val="00376525"/>
    <w:rsid w:val="00376584"/>
    <w:rsid w:val="00376947"/>
    <w:rsid w:val="003770D8"/>
    <w:rsid w:val="0037746A"/>
    <w:rsid w:val="00377607"/>
    <w:rsid w:val="00377A8C"/>
    <w:rsid w:val="00377CE3"/>
    <w:rsid w:val="00377D08"/>
    <w:rsid w:val="00380651"/>
    <w:rsid w:val="00382028"/>
    <w:rsid w:val="00382493"/>
    <w:rsid w:val="00382585"/>
    <w:rsid w:val="00382723"/>
    <w:rsid w:val="00382B11"/>
    <w:rsid w:val="0038379C"/>
    <w:rsid w:val="00383C03"/>
    <w:rsid w:val="00383EE0"/>
    <w:rsid w:val="0038416D"/>
    <w:rsid w:val="003845C2"/>
    <w:rsid w:val="003845F8"/>
    <w:rsid w:val="0038555B"/>
    <w:rsid w:val="0038571D"/>
    <w:rsid w:val="00385AED"/>
    <w:rsid w:val="0038600D"/>
    <w:rsid w:val="0038604C"/>
    <w:rsid w:val="003873DC"/>
    <w:rsid w:val="00390532"/>
    <w:rsid w:val="00390C4F"/>
    <w:rsid w:val="0039217F"/>
    <w:rsid w:val="003942FC"/>
    <w:rsid w:val="00394669"/>
    <w:rsid w:val="003947B9"/>
    <w:rsid w:val="003948A7"/>
    <w:rsid w:val="00394EB3"/>
    <w:rsid w:val="003957B1"/>
    <w:rsid w:val="0039687D"/>
    <w:rsid w:val="0039765B"/>
    <w:rsid w:val="00397E81"/>
    <w:rsid w:val="003A01DE"/>
    <w:rsid w:val="003A03E5"/>
    <w:rsid w:val="003A0607"/>
    <w:rsid w:val="003A0E36"/>
    <w:rsid w:val="003A0F06"/>
    <w:rsid w:val="003A1087"/>
    <w:rsid w:val="003A135E"/>
    <w:rsid w:val="003A153B"/>
    <w:rsid w:val="003A217B"/>
    <w:rsid w:val="003A25F1"/>
    <w:rsid w:val="003A3643"/>
    <w:rsid w:val="003A3C65"/>
    <w:rsid w:val="003A3EF6"/>
    <w:rsid w:val="003A432D"/>
    <w:rsid w:val="003A499E"/>
    <w:rsid w:val="003A568A"/>
    <w:rsid w:val="003A5F05"/>
    <w:rsid w:val="003A6181"/>
    <w:rsid w:val="003A623D"/>
    <w:rsid w:val="003A635A"/>
    <w:rsid w:val="003A68F1"/>
    <w:rsid w:val="003A6912"/>
    <w:rsid w:val="003A6FEA"/>
    <w:rsid w:val="003A6FF6"/>
    <w:rsid w:val="003A7220"/>
    <w:rsid w:val="003A7443"/>
    <w:rsid w:val="003A76DB"/>
    <w:rsid w:val="003A796C"/>
    <w:rsid w:val="003B0C01"/>
    <w:rsid w:val="003B0F45"/>
    <w:rsid w:val="003B1520"/>
    <w:rsid w:val="003B1752"/>
    <w:rsid w:val="003B24E4"/>
    <w:rsid w:val="003B42B8"/>
    <w:rsid w:val="003B4672"/>
    <w:rsid w:val="003B4A8E"/>
    <w:rsid w:val="003B4CC2"/>
    <w:rsid w:val="003B5719"/>
    <w:rsid w:val="003B58C2"/>
    <w:rsid w:val="003B5C61"/>
    <w:rsid w:val="003B5CD2"/>
    <w:rsid w:val="003B5F7C"/>
    <w:rsid w:val="003B63C3"/>
    <w:rsid w:val="003C02B6"/>
    <w:rsid w:val="003C1535"/>
    <w:rsid w:val="003C178A"/>
    <w:rsid w:val="003C2013"/>
    <w:rsid w:val="003C2048"/>
    <w:rsid w:val="003C20A9"/>
    <w:rsid w:val="003C2363"/>
    <w:rsid w:val="003C3747"/>
    <w:rsid w:val="003C3AF2"/>
    <w:rsid w:val="003C3E5A"/>
    <w:rsid w:val="003C4786"/>
    <w:rsid w:val="003C494B"/>
    <w:rsid w:val="003C4CE5"/>
    <w:rsid w:val="003C4F0B"/>
    <w:rsid w:val="003C4F13"/>
    <w:rsid w:val="003C5F86"/>
    <w:rsid w:val="003C64EF"/>
    <w:rsid w:val="003C66A5"/>
    <w:rsid w:val="003C66C1"/>
    <w:rsid w:val="003C6736"/>
    <w:rsid w:val="003C6921"/>
    <w:rsid w:val="003C73B5"/>
    <w:rsid w:val="003C78E7"/>
    <w:rsid w:val="003C7E1C"/>
    <w:rsid w:val="003D01FE"/>
    <w:rsid w:val="003D04F7"/>
    <w:rsid w:val="003D079C"/>
    <w:rsid w:val="003D0821"/>
    <w:rsid w:val="003D0A41"/>
    <w:rsid w:val="003D0E7F"/>
    <w:rsid w:val="003D15B1"/>
    <w:rsid w:val="003D1A2C"/>
    <w:rsid w:val="003D2A91"/>
    <w:rsid w:val="003D2D59"/>
    <w:rsid w:val="003D3286"/>
    <w:rsid w:val="003D381E"/>
    <w:rsid w:val="003D3C7F"/>
    <w:rsid w:val="003D61C6"/>
    <w:rsid w:val="003D79EC"/>
    <w:rsid w:val="003E02F4"/>
    <w:rsid w:val="003E047A"/>
    <w:rsid w:val="003E134B"/>
    <w:rsid w:val="003E17D9"/>
    <w:rsid w:val="003E1901"/>
    <w:rsid w:val="003E28FE"/>
    <w:rsid w:val="003E2F9C"/>
    <w:rsid w:val="003E33C6"/>
    <w:rsid w:val="003E3800"/>
    <w:rsid w:val="003E382D"/>
    <w:rsid w:val="003E3885"/>
    <w:rsid w:val="003E3BAB"/>
    <w:rsid w:val="003E3F38"/>
    <w:rsid w:val="003E3F48"/>
    <w:rsid w:val="003E3F58"/>
    <w:rsid w:val="003E4977"/>
    <w:rsid w:val="003E4E8F"/>
    <w:rsid w:val="003E5123"/>
    <w:rsid w:val="003E55F2"/>
    <w:rsid w:val="003E5A41"/>
    <w:rsid w:val="003E5CB0"/>
    <w:rsid w:val="003E6252"/>
    <w:rsid w:val="003E6D76"/>
    <w:rsid w:val="003E6DA4"/>
    <w:rsid w:val="003E6E87"/>
    <w:rsid w:val="003E7B0B"/>
    <w:rsid w:val="003F0AF3"/>
    <w:rsid w:val="003F0B49"/>
    <w:rsid w:val="003F104A"/>
    <w:rsid w:val="003F1667"/>
    <w:rsid w:val="003F1A3A"/>
    <w:rsid w:val="003F1A69"/>
    <w:rsid w:val="003F23AA"/>
    <w:rsid w:val="003F26E3"/>
    <w:rsid w:val="003F29CA"/>
    <w:rsid w:val="003F2D32"/>
    <w:rsid w:val="003F3801"/>
    <w:rsid w:val="003F3875"/>
    <w:rsid w:val="003F425F"/>
    <w:rsid w:val="003F46E2"/>
    <w:rsid w:val="003F4AC0"/>
    <w:rsid w:val="003F4F5B"/>
    <w:rsid w:val="003F5036"/>
    <w:rsid w:val="003F5821"/>
    <w:rsid w:val="003F5BC4"/>
    <w:rsid w:val="003F5CD9"/>
    <w:rsid w:val="003F6530"/>
    <w:rsid w:val="003F6699"/>
    <w:rsid w:val="003F6F43"/>
    <w:rsid w:val="003F79F6"/>
    <w:rsid w:val="00400688"/>
    <w:rsid w:val="004008CF"/>
    <w:rsid w:val="004009FE"/>
    <w:rsid w:val="00402197"/>
    <w:rsid w:val="004026AD"/>
    <w:rsid w:val="0040282F"/>
    <w:rsid w:val="0040284F"/>
    <w:rsid w:val="00402B93"/>
    <w:rsid w:val="00403C6A"/>
    <w:rsid w:val="00403EF4"/>
    <w:rsid w:val="00404811"/>
    <w:rsid w:val="00404EED"/>
    <w:rsid w:val="0040509D"/>
    <w:rsid w:val="00405302"/>
    <w:rsid w:val="0040546D"/>
    <w:rsid w:val="00406F4C"/>
    <w:rsid w:val="00407F9B"/>
    <w:rsid w:val="0041025B"/>
    <w:rsid w:val="00411403"/>
    <w:rsid w:val="00411671"/>
    <w:rsid w:val="004118F2"/>
    <w:rsid w:val="004124ED"/>
    <w:rsid w:val="00413385"/>
    <w:rsid w:val="0041373F"/>
    <w:rsid w:val="00413F43"/>
    <w:rsid w:val="00414335"/>
    <w:rsid w:val="00414586"/>
    <w:rsid w:val="00414AA7"/>
    <w:rsid w:val="004151C7"/>
    <w:rsid w:val="00415766"/>
    <w:rsid w:val="00415947"/>
    <w:rsid w:val="00416BF1"/>
    <w:rsid w:val="00417041"/>
    <w:rsid w:val="00417DC1"/>
    <w:rsid w:val="00420390"/>
    <w:rsid w:val="00420392"/>
    <w:rsid w:val="00420A1C"/>
    <w:rsid w:val="004214B1"/>
    <w:rsid w:val="0042159F"/>
    <w:rsid w:val="0042182F"/>
    <w:rsid w:val="0042183D"/>
    <w:rsid w:val="00422829"/>
    <w:rsid w:val="004229F7"/>
    <w:rsid w:val="00422EAA"/>
    <w:rsid w:val="0042307E"/>
    <w:rsid w:val="00423134"/>
    <w:rsid w:val="00423FAA"/>
    <w:rsid w:val="0042464C"/>
    <w:rsid w:val="00424FAB"/>
    <w:rsid w:val="00425031"/>
    <w:rsid w:val="004255C3"/>
    <w:rsid w:val="00426027"/>
    <w:rsid w:val="0043006F"/>
    <w:rsid w:val="0043026F"/>
    <w:rsid w:val="00430AF8"/>
    <w:rsid w:val="00430E38"/>
    <w:rsid w:val="00431C1A"/>
    <w:rsid w:val="00432130"/>
    <w:rsid w:val="00432C23"/>
    <w:rsid w:val="00432CDC"/>
    <w:rsid w:val="00433184"/>
    <w:rsid w:val="00433272"/>
    <w:rsid w:val="00433478"/>
    <w:rsid w:val="00433F5D"/>
    <w:rsid w:val="00434DCD"/>
    <w:rsid w:val="00434E18"/>
    <w:rsid w:val="00434E55"/>
    <w:rsid w:val="00434EB6"/>
    <w:rsid w:val="00435674"/>
    <w:rsid w:val="004357A5"/>
    <w:rsid w:val="00435CF4"/>
    <w:rsid w:val="00435E15"/>
    <w:rsid w:val="0043640D"/>
    <w:rsid w:val="004365E6"/>
    <w:rsid w:val="00436C26"/>
    <w:rsid w:val="00436CA3"/>
    <w:rsid w:val="004370EE"/>
    <w:rsid w:val="004372E6"/>
    <w:rsid w:val="00437632"/>
    <w:rsid w:val="00437A7E"/>
    <w:rsid w:val="00437E60"/>
    <w:rsid w:val="00440110"/>
    <w:rsid w:val="004403A6"/>
    <w:rsid w:val="0044116B"/>
    <w:rsid w:val="00441608"/>
    <w:rsid w:val="00441981"/>
    <w:rsid w:val="00441DD9"/>
    <w:rsid w:val="00442673"/>
    <w:rsid w:val="00443987"/>
    <w:rsid w:val="00444563"/>
    <w:rsid w:val="00444932"/>
    <w:rsid w:val="00445564"/>
    <w:rsid w:val="00445A3B"/>
    <w:rsid w:val="00445C58"/>
    <w:rsid w:val="00445E80"/>
    <w:rsid w:val="00446CB0"/>
    <w:rsid w:val="0044710F"/>
    <w:rsid w:val="0044747E"/>
    <w:rsid w:val="004474E5"/>
    <w:rsid w:val="00447592"/>
    <w:rsid w:val="00447B67"/>
    <w:rsid w:val="00447F0E"/>
    <w:rsid w:val="004507E9"/>
    <w:rsid w:val="004508D3"/>
    <w:rsid w:val="00450AF4"/>
    <w:rsid w:val="00451923"/>
    <w:rsid w:val="00451AEE"/>
    <w:rsid w:val="00452325"/>
    <w:rsid w:val="0045312B"/>
    <w:rsid w:val="00453144"/>
    <w:rsid w:val="00453655"/>
    <w:rsid w:val="00454130"/>
    <w:rsid w:val="004545E5"/>
    <w:rsid w:val="00455501"/>
    <w:rsid w:val="00455C1F"/>
    <w:rsid w:val="0045601C"/>
    <w:rsid w:val="0045697A"/>
    <w:rsid w:val="00456D16"/>
    <w:rsid w:val="004578D0"/>
    <w:rsid w:val="00457923"/>
    <w:rsid w:val="00457C40"/>
    <w:rsid w:val="00457F9C"/>
    <w:rsid w:val="00460A4E"/>
    <w:rsid w:val="0046190E"/>
    <w:rsid w:val="00461A86"/>
    <w:rsid w:val="00461D7E"/>
    <w:rsid w:val="00461F35"/>
    <w:rsid w:val="004620A2"/>
    <w:rsid w:val="00462A78"/>
    <w:rsid w:val="00462BEB"/>
    <w:rsid w:val="00462E8B"/>
    <w:rsid w:val="004632CF"/>
    <w:rsid w:val="004633E0"/>
    <w:rsid w:val="00463639"/>
    <w:rsid w:val="00463934"/>
    <w:rsid w:val="00463BEC"/>
    <w:rsid w:val="00463C0E"/>
    <w:rsid w:val="00463D22"/>
    <w:rsid w:val="0046410C"/>
    <w:rsid w:val="004641A9"/>
    <w:rsid w:val="00464467"/>
    <w:rsid w:val="00464630"/>
    <w:rsid w:val="00464974"/>
    <w:rsid w:val="00464A19"/>
    <w:rsid w:val="004653BC"/>
    <w:rsid w:val="00465D6E"/>
    <w:rsid w:val="00465D75"/>
    <w:rsid w:val="00466022"/>
    <w:rsid w:val="00466273"/>
    <w:rsid w:val="0046629F"/>
    <w:rsid w:val="00466B4B"/>
    <w:rsid w:val="00466E2C"/>
    <w:rsid w:val="00467E20"/>
    <w:rsid w:val="00470BD6"/>
    <w:rsid w:val="00470C0F"/>
    <w:rsid w:val="00471196"/>
    <w:rsid w:val="004718F6"/>
    <w:rsid w:val="0047200E"/>
    <w:rsid w:val="004728A5"/>
    <w:rsid w:val="00472BE7"/>
    <w:rsid w:val="00473D75"/>
    <w:rsid w:val="00475078"/>
    <w:rsid w:val="004752D8"/>
    <w:rsid w:val="00475605"/>
    <w:rsid w:val="00475D22"/>
    <w:rsid w:val="00476363"/>
    <w:rsid w:val="004766D1"/>
    <w:rsid w:val="00476FE6"/>
    <w:rsid w:val="00476FFE"/>
    <w:rsid w:val="00477778"/>
    <w:rsid w:val="00477CB7"/>
    <w:rsid w:val="0048180A"/>
    <w:rsid w:val="004822D9"/>
    <w:rsid w:val="004829D3"/>
    <w:rsid w:val="00482CA4"/>
    <w:rsid w:val="004835D7"/>
    <w:rsid w:val="004836C7"/>
    <w:rsid w:val="00483BCB"/>
    <w:rsid w:val="00483EE2"/>
    <w:rsid w:val="00483F59"/>
    <w:rsid w:val="00484D82"/>
    <w:rsid w:val="004852BB"/>
    <w:rsid w:val="00485AB3"/>
    <w:rsid w:val="00486363"/>
    <w:rsid w:val="00487276"/>
    <w:rsid w:val="004872BB"/>
    <w:rsid w:val="00487863"/>
    <w:rsid w:val="0048790E"/>
    <w:rsid w:val="00487F9E"/>
    <w:rsid w:val="0049149D"/>
    <w:rsid w:val="0049172A"/>
    <w:rsid w:val="0049193D"/>
    <w:rsid w:val="00491ED3"/>
    <w:rsid w:val="0049220F"/>
    <w:rsid w:val="004931FB"/>
    <w:rsid w:val="00493642"/>
    <w:rsid w:val="00493D91"/>
    <w:rsid w:val="00494149"/>
    <w:rsid w:val="0049499D"/>
    <w:rsid w:val="00495071"/>
    <w:rsid w:val="00495120"/>
    <w:rsid w:val="00495919"/>
    <w:rsid w:val="00495973"/>
    <w:rsid w:val="00495A9B"/>
    <w:rsid w:val="00495B06"/>
    <w:rsid w:val="0049674B"/>
    <w:rsid w:val="0049682E"/>
    <w:rsid w:val="004970D1"/>
    <w:rsid w:val="00497412"/>
    <w:rsid w:val="00497A97"/>
    <w:rsid w:val="00497D0F"/>
    <w:rsid w:val="00497DF7"/>
    <w:rsid w:val="004A0241"/>
    <w:rsid w:val="004A0350"/>
    <w:rsid w:val="004A04EB"/>
    <w:rsid w:val="004A1852"/>
    <w:rsid w:val="004A1854"/>
    <w:rsid w:val="004A1D36"/>
    <w:rsid w:val="004A1D6C"/>
    <w:rsid w:val="004A2515"/>
    <w:rsid w:val="004A2606"/>
    <w:rsid w:val="004A2738"/>
    <w:rsid w:val="004A2E31"/>
    <w:rsid w:val="004A3134"/>
    <w:rsid w:val="004A3197"/>
    <w:rsid w:val="004A371F"/>
    <w:rsid w:val="004A3CCE"/>
    <w:rsid w:val="004A4419"/>
    <w:rsid w:val="004A4A44"/>
    <w:rsid w:val="004A55B4"/>
    <w:rsid w:val="004A5E1E"/>
    <w:rsid w:val="004A6334"/>
    <w:rsid w:val="004A6B47"/>
    <w:rsid w:val="004A6F80"/>
    <w:rsid w:val="004A7203"/>
    <w:rsid w:val="004A721F"/>
    <w:rsid w:val="004A731D"/>
    <w:rsid w:val="004A7564"/>
    <w:rsid w:val="004A7B0C"/>
    <w:rsid w:val="004B0461"/>
    <w:rsid w:val="004B0926"/>
    <w:rsid w:val="004B12DF"/>
    <w:rsid w:val="004B1393"/>
    <w:rsid w:val="004B2159"/>
    <w:rsid w:val="004B2635"/>
    <w:rsid w:val="004B2B33"/>
    <w:rsid w:val="004B30B2"/>
    <w:rsid w:val="004B31A5"/>
    <w:rsid w:val="004B3270"/>
    <w:rsid w:val="004B32E2"/>
    <w:rsid w:val="004B3948"/>
    <w:rsid w:val="004B3C46"/>
    <w:rsid w:val="004B43EA"/>
    <w:rsid w:val="004B4AB1"/>
    <w:rsid w:val="004B4CA1"/>
    <w:rsid w:val="004B53BB"/>
    <w:rsid w:val="004B5454"/>
    <w:rsid w:val="004B55B2"/>
    <w:rsid w:val="004B56FC"/>
    <w:rsid w:val="004B58D9"/>
    <w:rsid w:val="004B5EE9"/>
    <w:rsid w:val="004B5F22"/>
    <w:rsid w:val="004B6CBF"/>
    <w:rsid w:val="004B7CC6"/>
    <w:rsid w:val="004C0627"/>
    <w:rsid w:val="004C07D2"/>
    <w:rsid w:val="004C16A0"/>
    <w:rsid w:val="004C1ABC"/>
    <w:rsid w:val="004C1B81"/>
    <w:rsid w:val="004C1BC3"/>
    <w:rsid w:val="004C1F7E"/>
    <w:rsid w:val="004C3413"/>
    <w:rsid w:val="004C3585"/>
    <w:rsid w:val="004C3B3A"/>
    <w:rsid w:val="004C5218"/>
    <w:rsid w:val="004C6BA7"/>
    <w:rsid w:val="004C7424"/>
    <w:rsid w:val="004C75AD"/>
    <w:rsid w:val="004C794E"/>
    <w:rsid w:val="004D075B"/>
    <w:rsid w:val="004D0D7D"/>
    <w:rsid w:val="004D0DFD"/>
    <w:rsid w:val="004D1016"/>
    <w:rsid w:val="004D1ED9"/>
    <w:rsid w:val="004D297C"/>
    <w:rsid w:val="004D2F37"/>
    <w:rsid w:val="004D2FD6"/>
    <w:rsid w:val="004D30BD"/>
    <w:rsid w:val="004D349D"/>
    <w:rsid w:val="004D3817"/>
    <w:rsid w:val="004D3EB5"/>
    <w:rsid w:val="004D64C6"/>
    <w:rsid w:val="004D67B4"/>
    <w:rsid w:val="004D6D6B"/>
    <w:rsid w:val="004D7239"/>
    <w:rsid w:val="004D768B"/>
    <w:rsid w:val="004D7C06"/>
    <w:rsid w:val="004D7CF8"/>
    <w:rsid w:val="004E0A9F"/>
    <w:rsid w:val="004E16FC"/>
    <w:rsid w:val="004E1A22"/>
    <w:rsid w:val="004E211A"/>
    <w:rsid w:val="004E31A4"/>
    <w:rsid w:val="004E3892"/>
    <w:rsid w:val="004E38C7"/>
    <w:rsid w:val="004E3B66"/>
    <w:rsid w:val="004E3E77"/>
    <w:rsid w:val="004E4193"/>
    <w:rsid w:val="004E447B"/>
    <w:rsid w:val="004E48F8"/>
    <w:rsid w:val="004E4B00"/>
    <w:rsid w:val="004E4DE6"/>
    <w:rsid w:val="004E5320"/>
    <w:rsid w:val="004E54B9"/>
    <w:rsid w:val="004E5D8D"/>
    <w:rsid w:val="004E6AED"/>
    <w:rsid w:val="004E746D"/>
    <w:rsid w:val="004E77A1"/>
    <w:rsid w:val="004E7B53"/>
    <w:rsid w:val="004E7F4B"/>
    <w:rsid w:val="004F0110"/>
    <w:rsid w:val="004F1919"/>
    <w:rsid w:val="004F285B"/>
    <w:rsid w:val="004F28C0"/>
    <w:rsid w:val="004F2AD8"/>
    <w:rsid w:val="004F2D45"/>
    <w:rsid w:val="004F3985"/>
    <w:rsid w:val="004F449D"/>
    <w:rsid w:val="004F48AC"/>
    <w:rsid w:val="004F4E21"/>
    <w:rsid w:val="004F4FAA"/>
    <w:rsid w:val="004F551E"/>
    <w:rsid w:val="004F5E4E"/>
    <w:rsid w:val="004F65AD"/>
    <w:rsid w:val="004F689A"/>
    <w:rsid w:val="004F7388"/>
    <w:rsid w:val="0050070B"/>
    <w:rsid w:val="00500A0F"/>
    <w:rsid w:val="00500CBF"/>
    <w:rsid w:val="0050185A"/>
    <w:rsid w:val="0050198B"/>
    <w:rsid w:val="00502930"/>
    <w:rsid w:val="00503308"/>
    <w:rsid w:val="005035AF"/>
    <w:rsid w:val="00503688"/>
    <w:rsid w:val="00504726"/>
    <w:rsid w:val="00504A63"/>
    <w:rsid w:val="00505022"/>
    <w:rsid w:val="005051F3"/>
    <w:rsid w:val="00505909"/>
    <w:rsid w:val="00505EDE"/>
    <w:rsid w:val="00506AF5"/>
    <w:rsid w:val="00506FC4"/>
    <w:rsid w:val="00506FF4"/>
    <w:rsid w:val="00507142"/>
    <w:rsid w:val="005076C3"/>
    <w:rsid w:val="00507B52"/>
    <w:rsid w:val="00510C72"/>
    <w:rsid w:val="005118D5"/>
    <w:rsid w:val="00512308"/>
    <w:rsid w:val="0051238B"/>
    <w:rsid w:val="00512B2B"/>
    <w:rsid w:val="005146BE"/>
    <w:rsid w:val="0051497F"/>
    <w:rsid w:val="00514AAA"/>
    <w:rsid w:val="00514BA4"/>
    <w:rsid w:val="00514EBC"/>
    <w:rsid w:val="0051526E"/>
    <w:rsid w:val="005154D8"/>
    <w:rsid w:val="005156A6"/>
    <w:rsid w:val="005162F7"/>
    <w:rsid w:val="00516468"/>
    <w:rsid w:val="005165D4"/>
    <w:rsid w:val="0051666F"/>
    <w:rsid w:val="00516A99"/>
    <w:rsid w:val="00516C2E"/>
    <w:rsid w:val="00516DE4"/>
    <w:rsid w:val="00517246"/>
    <w:rsid w:val="0051751A"/>
    <w:rsid w:val="00517958"/>
    <w:rsid w:val="00517E6D"/>
    <w:rsid w:val="005202D2"/>
    <w:rsid w:val="00520394"/>
    <w:rsid w:val="005204D3"/>
    <w:rsid w:val="00520A9D"/>
    <w:rsid w:val="00521EEE"/>
    <w:rsid w:val="00522C92"/>
    <w:rsid w:val="00523276"/>
    <w:rsid w:val="00523447"/>
    <w:rsid w:val="005236CA"/>
    <w:rsid w:val="00523842"/>
    <w:rsid w:val="00523D35"/>
    <w:rsid w:val="00523EAD"/>
    <w:rsid w:val="0052490F"/>
    <w:rsid w:val="00524D8C"/>
    <w:rsid w:val="0052531F"/>
    <w:rsid w:val="0052555B"/>
    <w:rsid w:val="005260AB"/>
    <w:rsid w:val="00527887"/>
    <w:rsid w:val="00527BB8"/>
    <w:rsid w:val="00527F60"/>
    <w:rsid w:val="0053029E"/>
    <w:rsid w:val="0053046D"/>
    <w:rsid w:val="00530A73"/>
    <w:rsid w:val="00530BB7"/>
    <w:rsid w:val="00531359"/>
    <w:rsid w:val="00532567"/>
    <w:rsid w:val="00532A3E"/>
    <w:rsid w:val="00533611"/>
    <w:rsid w:val="00533D94"/>
    <w:rsid w:val="00534F54"/>
    <w:rsid w:val="0053574F"/>
    <w:rsid w:val="00535F30"/>
    <w:rsid w:val="0053631C"/>
    <w:rsid w:val="005365F7"/>
    <w:rsid w:val="005368B1"/>
    <w:rsid w:val="00537355"/>
    <w:rsid w:val="00537A19"/>
    <w:rsid w:val="00537ED4"/>
    <w:rsid w:val="00540011"/>
    <w:rsid w:val="00540138"/>
    <w:rsid w:val="005403E0"/>
    <w:rsid w:val="00540B60"/>
    <w:rsid w:val="00540FAD"/>
    <w:rsid w:val="005413E0"/>
    <w:rsid w:val="0054241E"/>
    <w:rsid w:val="00542653"/>
    <w:rsid w:val="0054289A"/>
    <w:rsid w:val="00543B80"/>
    <w:rsid w:val="00543D9C"/>
    <w:rsid w:val="005441BA"/>
    <w:rsid w:val="00544269"/>
    <w:rsid w:val="005450E5"/>
    <w:rsid w:val="005457C8"/>
    <w:rsid w:val="00545D2F"/>
    <w:rsid w:val="00546240"/>
    <w:rsid w:val="005463FD"/>
    <w:rsid w:val="0054667F"/>
    <w:rsid w:val="0054690F"/>
    <w:rsid w:val="005469C6"/>
    <w:rsid w:val="00546A41"/>
    <w:rsid w:val="00547290"/>
    <w:rsid w:val="00550A93"/>
    <w:rsid w:val="00551867"/>
    <w:rsid w:val="00551F8C"/>
    <w:rsid w:val="0055290F"/>
    <w:rsid w:val="00552A6E"/>
    <w:rsid w:val="00552B84"/>
    <w:rsid w:val="00552C5B"/>
    <w:rsid w:val="00553688"/>
    <w:rsid w:val="00553FC0"/>
    <w:rsid w:val="00554000"/>
    <w:rsid w:val="00555A14"/>
    <w:rsid w:val="0055726C"/>
    <w:rsid w:val="00557620"/>
    <w:rsid w:val="005577BD"/>
    <w:rsid w:val="00560424"/>
    <w:rsid w:val="00560581"/>
    <w:rsid w:val="00560F26"/>
    <w:rsid w:val="005610F5"/>
    <w:rsid w:val="00561532"/>
    <w:rsid w:val="00561FC5"/>
    <w:rsid w:val="005622B1"/>
    <w:rsid w:val="00563861"/>
    <w:rsid w:val="00563CFF"/>
    <w:rsid w:val="00563E9D"/>
    <w:rsid w:val="0056631F"/>
    <w:rsid w:val="005665CD"/>
    <w:rsid w:val="00567770"/>
    <w:rsid w:val="005701C1"/>
    <w:rsid w:val="005703E8"/>
    <w:rsid w:val="00571782"/>
    <w:rsid w:val="00571D66"/>
    <w:rsid w:val="00572051"/>
    <w:rsid w:val="00572876"/>
    <w:rsid w:val="00572C68"/>
    <w:rsid w:val="00572F49"/>
    <w:rsid w:val="0057312D"/>
    <w:rsid w:val="00573374"/>
    <w:rsid w:val="005736B1"/>
    <w:rsid w:val="00573BDB"/>
    <w:rsid w:val="00573EB1"/>
    <w:rsid w:val="005745C8"/>
    <w:rsid w:val="00574F1F"/>
    <w:rsid w:val="00574F4E"/>
    <w:rsid w:val="00575351"/>
    <w:rsid w:val="0057546E"/>
    <w:rsid w:val="005758FD"/>
    <w:rsid w:val="00575E55"/>
    <w:rsid w:val="00576A0B"/>
    <w:rsid w:val="00576AE2"/>
    <w:rsid w:val="005770D8"/>
    <w:rsid w:val="005773F5"/>
    <w:rsid w:val="00577404"/>
    <w:rsid w:val="0057743F"/>
    <w:rsid w:val="0057765C"/>
    <w:rsid w:val="005800F2"/>
    <w:rsid w:val="005809D1"/>
    <w:rsid w:val="0058112D"/>
    <w:rsid w:val="005814DF"/>
    <w:rsid w:val="005815E3"/>
    <w:rsid w:val="00581630"/>
    <w:rsid w:val="0058331C"/>
    <w:rsid w:val="00583931"/>
    <w:rsid w:val="005842C1"/>
    <w:rsid w:val="005844B6"/>
    <w:rsid w:val="005850B4"/>
    <w:rsid w:val="00585B4B"/>
    <w:rsid w:val="00585BEA"/>
    <w:rsid w:val="00585C51"/>
    <w:rsid w:val="00585DD6"/>
    <w:rsid w:val="00585DEB"/>
    <w:rsid w:val="00585EF1"/>
    <w:rsid w:val="00586441"/>
    <w:rsid w:val="00586764"/>
    <w:rsid w:val="00586889"/>
    <w:rsid w:val="00586A4B"/>
    <w:rsid w:val="00586F70"/>
    <w:rsid w:val="00590ECB"/>
    <w:rsid w:val="005913E2"/>
    <w:rsid w:val="0059145A"/>
    <w:rsid w:val="00591CDC"/>
    <w:rsid w:val="005924BD"/>
    <w:rsid w:val="00593AC9"/>
    <w:rsid w:val="00593D78"/>
    <w:rsid w:val="00594015"/>
    <w:rsid w:val="00594266"/>
    <w:rsid w:val="00595BC8"/>
    <w:rsid w:val="00595E40"/>
    <w:rsid w:val="005A22A9"/>
    <w:rsid w:val="005A2C3D"/>
    <w:rsid w:val="005A2CAB"/>
    <w:rsid w:val="005A324C"/>
    <w:rsid w:val="005A38F2"/>
    <w:rsid w:val="005A3D47"/>
    <w:rsid w:val="005A4552"/>
    <w:rsid w:val="005A49DB"/>
    <w:rsid w:val="005A571F"/>
    <w:rsid w:val="005A646E"/>
    <w:rsid w:val="005A7DFA"/>
    <w:rsid w:val="005B05EA"/>
    <w:rsid w:val="005B11C2"/>
    <w:rsid w:val="005B1C70"/>
    <w:rsid w:val="005B1F8B"/>
    <w:rsid w:val="005B1FBE"/>
    <w:rsid w:val="005B2607"/>
    <w:rsid w:val="005B33C0"/>
    <w:rsid w:val="005B4007"/>
    <w:rsid w:val="005B4013"/>
    <w:rsid w:val="005B418A"/>
    <w:rsid w:val="005B482B"/>
    <w:rsid w:val="005B5736"/>
    <w:rsid w:val="005B6E14"/>
    <w:rsid w:val="005B7116"/>
    <w:rsid w:val="005C04BC"/>
    <w:rsid w:val="005C0F6A"/>
    <w:rsid w:val="005C123F"/>
    <w:rsid w:val="005C16F6"/>
    <w:rsid w:val="005C191D"/>
    <w:rsid w:val="005C20CA"/>
    <w:rsid w:val="005C2297"/>
    <w:rsid w:val="005C241E"/>
    <w:rsid w:val="005C2A03"/>
    <w:rsid w:val="005C3676"/>
    <w:rsid w:val="005C37BE"/>
    <w:rsid w:val="005C38B0"/>
    <w:rsid w:val="005C3BBB"/>
    <w:rsid w:val="005C3E70"/>
    <w:rsid w:val="005C4120"/>
    <w:rsid w:val="005C4232"/>
    <w:rsid w:val="005C46F9"/>
    <w:rsid w:val="005C4778"/>
    <w:rsid w:val="005C4ADD"/>
    <w:rsid w:val="005C4CFB"/>
    <w:rsid w:val="005C4D55"/>
    <w:rsid w:val="005C4FD2"/>
    <w:rsid w:val="005C6418"/>
    <w:rsid w:val="005C64F5"/>
    <w:rsid w:val="005C71DD"/>
    <w:rsid w:val="005C7280"/>
    <w:rsid w:val="005D00A3"/>
    <w:rsid w:val="005D02B6"/>
    <w:rsid w:val="005D0863"/>
    <w:rsid w:val="005D1184"/>
    <w:rsid w:val="005D1334"/>
    <w:rsid w:val="005D14AE"/>
    <w:rsid w:val="005D15F6"/>
    <w:rsid w:val="005D15F9"/>
    <w:rsid w:val="005D164B"/>
    <w:rsid w:val="005D17DB"/>
    <w:rsid w:val="005D1A7D"/>
    <w:rsid w:val="005D21FE"/>
    <w:rsid w:val="005D38A0"/>
    <w:rsid w:val="005D4047"/>
    <w:rsid w:val="005D410A"/>
    <w:rsid w:val="005D431F"/>
    <w:rsid w:val="005D47A6"/>
    <w:rsid w:val="005D53FD"/>
    <w:rsid w:val="005D56C7"/>
    <w:rsid w:val="005D5EC6"/>
    <w:rsid w:val="005D6B27"/>
    <w:rsid w:val="005D6EAF"/>
    <w:rsid w:val="005D6F3A"/>
    <w:rsid w:val="005D7B9E"/>
    <w:rsid w:val="005D7C8C"/>
    <w:rsid w:val="005E0057"/>
    <w:rsid w:val="005E1C94"/>
    <w:rsid w:val="005E2351"/>
    <w:rsid w:val="005E29CD"/>
    <w:rsid w:val="005E3F75"/>
    <w:rsid w:val="005E42EB"/>
    <w:rsid w:val="005E5D7D"/>
    <w:rsid w:val="005E5F8F"/>
    <w:rsid w:val="005E752C"/>
    <w:rsid w:val="005E76DA"/>
    <w:rsid w:val="005E7DD2"/>
    <w:rsid w:val="005E7EC8"/>
    <w:rsid w:val="005F0E38"/>
    <w:rsid w:val="005F0E70"/>
    <w:rsid w:val="005F12A3"/>
    <w:rsid w:val="005F18B9"/>
    <w:rsid w:val="005F1B53"/>
    <w:rsid w:val="005F2333"/>
    <w:rsid w:val="005F244F"/>
    <w:rsid w:val="005F2A9F"/>
    <w:rsid w:val="005F329C"/>
    <w:rsid w:val="005F41D2"/>
    <w:rsid w:val="005F44DD"/>
    <w:rsid w:val="005F4B20"/>
    <w:rsid w:val="005F566F"/>
    <w:rsid w:val="005F58C9"/>
    <w:rsid w:val="005F5E5C"/>
    <w:rsid w:val="005F6DAF"/>
    <w:rsid w:val="005F6E8D"/>
    <w:rsid w:val="005F7AF6"/>
    <w:rsid w:val="006003EF"/>
    <w:rsid w:val="00600439"/>
    <w:rsid w:val="00600E79"/>
    <w:rsid w:val="00600F48"/>
    <w:rsid w:val="006020E4"/>
    <w:rsid w:val="00602533"/>
    <w:rsid w:val="00602748"/>
    <w:rsid w:val="006029CA"/>
    <w:rsid w:val="006038B1"/>
    <w:rsid w:val="00603CAB"/>
    <w:rsid w:val="00603D69"/>
    <w:rsid w:val="006041D8"/>
    <w:rsid w:val="0060442C"/>
    <w:rsid w:val="00604998"/>
    <w:rsid w:val="00604F8C"/>
    <w:rsid w:val="006051C3"/>
    <w:rsid w:val="006055DD"/>
    <w:rsid w:val="00606F5D"/>
    <w:rsid w:val="00607296"/>
    <w:rsid w:val="00610916"/>
    <w:rsid w:val="006111C6"/>
    <w:rsid w:val="00612001"/>
    <w:rsid w:val="00612A8B"/>
    <w:rsid w:val="00612BC1"/>
    <w:rsid w:val="00612F53"/>
    <w:rsid w:val="00613480"/>
    <w:rsid w:val="00613668"/>
    <w:rsid w:val="00614023"/>
    <w:rsid w:val="006160CF"/>
    <w:rsid w:val="006168E9"/>
    <w:rsid w:val="006173D5"/>
    <w:rsid w:val="00617884"/>
    <w:rsid w:val="006179CE"/>
    <w:rsid w:val="00617F5C"/>
    <w:rsid w:val="0062007D"/>
    <w:rsid w:val="0062158C"/>
    <w:rsid w:val="00622053"/>
    <w:rsid w:val="006225F8"/>
    <w:rsid w:val="0062287A"/>
    <w:rsid w:val="00623CB4"/>
    <w:rsid w:val="00624762"/>
    <w:rsid w:val="00624928"/>
    <w:rsid w:val="00624B4A"/>
    <w:rsid w:val="00624F83"/>
    <w:rsid w:val="0062553F"/>
    <w:rsid w:val="006268A9"/>
    <w:rsid w:val="00626D85"/>
    <w:rsid w:val="006278F9"/>
    <w:rsid w:val="00627FC0"/>
    <w:rsid w:val="0063001C"/>
    <w:rsid w:val="006307DB"/>
    <w:rsid w:val="006308CD"/>
    <w:rsid w:val="00631479"/>
    <w:rsid w:val="006318D3"/>
    <w:rsid w:val="0063256F"/>
    <w:rsid w:val="0063451D"/>
    <w:rsid w:val="00634EAD"/>
    <w:rsid w:val="006351FC"/>
    <w:rsid w:val="00635785"/>
    <w:rsid w:val="00635854"/>
    <w:rsid w:val="00635A4D"/>
    <w:rsid w:val="00636D2D"/>
    <w:rsid w:val="00640361"/>
    <w:rsid w:val="0064087F"/>
    <w:rsid w:val="00641CF7"/>
    <w:rsid w:val="00641D50"/>
    <w:rsid w:val="00641EEA"/>
    <w:rsid w:val="00641FEC"/>
    <w:rsid w:val="00642B2E"/>
    <w:rsid w:val="00642B86"/>
    <w:rsid w:val="00642D10"/>
    <w:rsid w:val="0064385B"/>
    <w:rsid w:val="006439CD"/>
    <w:rsid w:val="00643B02"/>
    <w:rsid w:val="00643ED5"/>
    <w:rsid w:val="00643F11"/>
    <w:rsid w:val="0064558D"/>
    <w:rsid w:val="00646E99"/>
    <w:rsid w:val="006470C9"/>
    <w:rsid w:val="00647C43"/>
    <w:rsid w:val="00647FEC"/>
    <w:rsid w:val="00650316"/>
    <w:rsid w:val="006504C8"/>
    <w:rsid w:val="0065056B"/>
    <w:rsid w:val="0065096A"/>
    <w:rsid w:val="006519FF"/>
    <w:rsid w:val="00651DAD"/>
    <w:rsid w:val="006522C0"/>
    <w:rsid w:val="006522DB"/>
    <w:rsid w:val="0065274A"/>
    <w:rsid w:val="00652CCF"/>
    <w:rsid w:val="006538A5"/>
    <w:rsid w:val="006538B0"/>
    <w:rsid w:val="00653917"/>
    <w:rsid w:val="00653B04"/>
    <w:rsid w:val="00654022"/>
    <w:rsid w:val="006546FE"/>
    <w:rsid w:val="00654C32"/>
    <w:rsid w:val="006552E2"/>
    <w:rsid w:val="00655CB7"/>
    <w:rsid w:val="00656C88"/>
    <w:rsid w:val="0066016A"/>
    <w:rsid w:val="00660557"/>
    <w:rsid w:val="00661735"/>
    <w:rsid w:val="00661F92"/>
    <w:rsid w:val="00662988"/>
    <w:rsid w:val="00662B7B"/>
    <w:rsid w:val="0066317A"/>
    <w:rsid w:val="006635F2"/>
    <w:rsid w:val="00663829"/>
    <w:rsid w:val="00663B8C"/>
    <w:rsid w:val="00664C01"/>
    <w:rsid w:val="00664FBE"/>
    <w:rsid w:val="006655F8"/>
    <w:rsid w:val="006658C9"/>
    <w:rsid w:val="00665CBF"/>
    <w:rsid w:val="00666911"/>
    <w:rsid w:val="00667294"/>
    <w:rsid w:val="0066738C"/>
    <w:rsid w:val="00667680"/>
    <w:rsid w:val="00667C23"/>
    <w:rsid w:val="00667C8B"/>
    <w:rsid w:val="00667E05"/>
    <w:rsid w:val="006710FC"/>
    <w:rsid w:val="00671186"/>
    <w:rsid w:val="0067125D"/>
    <w:rsid w:val="006714DD"/>
    <w:rsid w:val="00671666"/>
    <w:rsid w:val="0067302A"/>
    <w:rsid w:val="00673335"/>
    <w:rsid w:val="00674255"/>
    <w:rsid w:val="00675A49"/>
    <w:rsid w:val="00675F9C"/>
    <w:rsid w:val="00676A3D"/>
    <w:rsid w:val="00676D68"/>
    <w:rsid w:val="0067712E"/>
    <w:rsid w:val="00677375"/>
    <w:rsid w:val="00677740"/>
    <w:rsid w:val="00677963"/>
    <w:rsid w:val="00680109"/>
    <w:rsid w:val="0068065A"/>
    <w:rsid w:val="00680B11"/>
    <w:rsid w:val="00680C86"/>
    <w:rsid w:val="00681354"/>
    <w:rsid w:val="00681F9D"/>
    <w:rsid w:val="006822AC"/>
    <w:rsid w:val="006824F1"/>
    <w:rsid w:val="00682821"/>
    <w:rsid w:val="00682A6A"/>
    <w:rsid w:val="00682A96"/>
    <w:rsid w:val="00682BB7"/>
    <w:rsid w:val="00683463"/>
    <w:rsid w:val="006837A2"/>
    <w:rsid w:val="00683D6F"/>
    <w:rsid w:val="00684114"/>
    <w:rsid w:val="006848FD"/>
    <w:rsid w:val="00684B4F"/>
    <w:rsid w:val="00685554"/>
    <w:rsid w:val="006855B4"/>
    <w:rsid w:val="006870E7"/>
    <w:rsid w:val="0068734E"/>
    <w:rsid w:val="006900C1"/>
    <w:rsid w:val="00690813"/>
    <w:rsid w:val="0069085C"/>
    <w:rsid w:val="00690A2A"/>
    <w:rsid w:val="00690B10"/>
    <w:rsid w:val="00690B57"/>
    <w:rsid w:val="00690B7D"/>
    <w:rsid w:val="00690C1B"/>
    <w:rsid w:val="00690F76"/>
    <w:rsid w:val="006914AE"/>
    <w:rsid w:val="0069157A"/>
    <w:rsid w:val="006915C3"/>
    <w:rsid w:val="00692948"/>
    <w:rsid w:val="00692B51"/>
    <w:rsid w:val="00693005"/>
    <w:rsid w:val="00693416"/>
    <w:rsid w:val="0069374E"/>
    <w:rsid w:val="0069385C"/>
    <w:rsid w:val="00693D71"/>
    <w:rsid w:val="00694679"/>
    <w:rsid w:val="006947C2"/>
    <w:rsid w:val="00695959"/>
    <w:rsid w:val="00696B3A"/>
    <w:rsid w:val="00696E5C"/>
    <w:rsid w:val="0069709D"/>
    <w:rsid w:val="00697133"/>
    <w:rsid w:val="006A059A"/>
    <w:rsid w:val="006A1850"/>
    <w:rsid w:val="006A1E5F"/>
    <w:rsid w:val="006A24AF"/>
    <w:rsid w:val="006A2DD6"/>
    <w:rsid w:val="006A3B62"/>
    <w:rsid w:val="006A3D14"/>
    <w:rsid w:val="006A3EFF"/>
    <w:rsid w:val="006A4491"/>
    <w:rsid w:val="006A4D18"/>
    <w:rsid w:val="006A5003"/>
    <w:rsid w:val="006A554D"/>
    <w:rsid w:val="006A5747"/>
    <w:rsid w:val="006A67D4"/>
    <w:rsid w:val="006A7399"/>
    <w:rsid w:val="006A7D13"/>
    <w:rsid w:val="006B0184"/>
    <w:rsid w:val="006B06C7"/>
    <w:rsid w:val="006B2BE4"/>
    <w:rsid w:val="006B38E8"/>
    <w:rsid w:val="006B47B4"/>
    <w:rsid w:val="006B47CF"/>
    <w:rsid w:val="006B47F8"/>
    <w:rsid w:val="006B4D47"/>
    <w:rsid w:val="006B581E"/>
    <w:rsid w:val="006B59C7"/>
    <w:rsid w:val="006B6B28"/>
    <w:rsid w:val="006B7437"/>
    <w:rsid w:val="006B779B"/>
    <w:rsid w:val="006B7DDB"/>
    <w:rsid w:val="006C0032"/>
    <w:rsid w:val="006C0B7D"/>
    <w:rsid w:val="006C15AE"/>
    <w:rsid w:val="006C18C6"/>
    <w:rsid w:val="006C221C"/>
    <w:rsid w:val="006C270C"/>
    <w:rsid w:val="006C2C82"/>
    <w:rsid w:val="006C3346"/>
    <w:rsid w:val="006C456A"/>
    <w:rsid w:val="006C4EC0"/>
    <w:rsid w:val="006C535E"/>
    <w:rsid w:val="006C5F30"/>
    <w:rsid w:val="006C617A"/>
    <w:rsid w:val="006C6265"/>
    <w:rsid w:val="006C66C2"/>
    <w:rsid w:val="006C6AF0"/>
    <w:rsid w:val="006C7AE8"/>
    <w:rsid w:val="006C7C55"/>
    <w:rsid w:val="006C7CB2"/>
    <w:rsid w:val="006C7FA2"/>
    <w:rsid w:val="006D01D0"/>
    <w:rsid w:val="006D1220"/>
    <w:rsid w:val="006D167F"/>
    <w:rsid w:val="006D19EF"/>
    <w:rsid w:val="006D2FE6"/>
    <w:rsid w:val="006D3BBA"/>
    <w:rsid w:val="006D3FD4"/>
    <w:rsid w:val="006D49B9"/>
    <w:rsid w:val="006D4DEB"/>
    <w:rsid w:val="006D4F26"/>
    <w:rsid w:val="006D56C4"/>
    <w:rsid w:val="006D600B"/>
    <w:rsid w:val="006D6347"/>
    <w:rsid w:val="006D665E"/>
    <w:rsid w:val="006D66E7"/>
    <w:rsid w:val="006D671A"/>
    <w:rsid w:val="006D6843"/>
    <w:rsid w:val="006D6B14"/>
    <w:rsid w:val="006D6CEB"/>
    <w:rsid w:val="006D7FE4"/>
    <w:rsid w:val="006E02C7"/>
    <w:rsid w:val="006E072B"/>
    <w:rsid w:val="006E0BD8"/>
    <w:rsid w:val="006E0D7C"/>
    <w:rsid w:val="006E0EBA"/>
    <w:rsid w:val="006E3C3E"/>
    <w:rsid w:val="006E411E"/>
    <w:rsid w:val="006E4AB9"/>
    <w:rsid w:val="006E549A"/>
    <w:rsid w:val="006E5D1F"/>
    <w:rsid w:val="006E6500"/>
    <w:rsid w:val="006E6571"/>
    <w:rsid w:val="006E6582"/>
    <w:rsid w:val="006E67A4"/>
    <w:rsid w:val="006E75A9"/>
    <w:rsid w:val="006E7716"/>
    <w:rsid w:val="006F016D"/>
    <w:rsid w:val="006F02A3"/>
    <w:rsid w:val="006F0449"/>
    <w:rsid w:val="006F0654"/>
    <w:rsid w:val="006F0DCB"/>
    <w:rsid w:val="006F19DC"/>
    <w:rsid w:val="006F27FA"/>
    <w:rsid w:val="006F2C47"/>
    <w:rsid w:val="006F328F"/>
    <w:rsid w:val="006F33AD"/>
    <w:rsid w:val="006F34D8"/>
    <w:rsid w:val="006F36F9"/>
    <w:rsid w:val="006F4865"/>
    <w:rsid w:val="006F489C"/>
    <w:rsid w:val="006F49C2"/>
    <w:rsid w:val="006F49D9"/>
    <w:rsid w:val="006F5038"/>
    <w:rsid w:val="006F580D"/>
    <w:rsid w:val="006F60AE"/>
    <w:rsid w:val="006F76FA"/>
    <w:rsid w:val="006F7C09"/>
    <w:rsid w:val="0070059A"/>
    <w:rsid w:val="0070117C"/>
    <w:rsid w:val="00701CE7"/>
    <w:rsid w:val="00702154"/>
    <w:rsid w:val="00702B82"/>
    <w:rsid w:val="00702DB6"/>
    <w:rsid w:val="0070301F"/>
    <w:rsid w:val="007033A8"/>
    <w:rsid w:val="007036C6"/>
    <w:rsid w:val="00703F65"/>
    <w:rsid w:val="00704030"/>
    <w:rsid w:val="007049EF"/>
    <w:rsid w:val="00704A42"/>
    <w:rsid w:val="00704B70"/>
    <w:rsid w:val="00704E04"/>
    <w:rsid w:val="00705533"/>
    <w:rsid w:val="00705750"/>
    <w:rsid w:val="00705EF9"/>
    <w:rsid w:val="007062F9"/>
    <w:rsid w:val="00706502"/>
    <w:rsid w:val="00706584"/>
    <w:rsid w:val="00706ED7"/>
    <w:rsid w:val="007070F4"/>
    <w:rsid w:val="00707EEB"/>
    <w:rsid w:val="007100B6"/>
    <w:rsid w:val="007105CC"/>
    <w:rsid w:val="00710D70"/>
    <w:rsid w:val="0071103A"/>
    <w:rsid w:val="007115AB"/>
    <w:rsid w:val="0071197F"/>
    <w:rsid w:val="00711F74"/>
    <w:rsid w:val="007129B2"/>
    <w:rsid w:val="00713C92"/>
    <w:rsid w:val="00714466"/>
    <w:rsid w:val="007151BF"/>
    <w:rsid w:val="007159FB"/>
    <w:rsid w:val="00715D3F"/>
    <w:rsid w:val="00715D8E"/>
    <w:rsid w:val="00716F39"/>
    <w:rsid w:val="00717C70"/>
    <w:rsid w:val="00720366"/>
    <w:rsid w:val="00720425"/>
    <w:rsid w:val="007204F0"/>
    <w:rsid w:val="007209A0"/>
    <w:rsid w:val="00720AED"/>
    <w:rsid w:val="00721020"/>
    <w:rsid w:val="007218A6"/>
    <w:rsid w:val="00721E4C"/>
    <w:rsid w:val="00722156"/>
    <w:rsid w:val="00722625"/>
    <w:rsid w:val="00722827"/>
    <w:rsid w:val="00722F98"/>
    <w:rsid w:val="0072313C"/>
    <w:rsid w:val="007239C8"/>
    <w:rsid w:val="00723C2A"/>
    <w:rsid w:val="00723C2D"/>
    <w:rsid w:val="00724C40"/>
    <w:rsid w:val="00724E58"/>
    <w:rsid w:val="00725028"/>
    <w:rsid w:val="007261CC"/>
    <w:rsid w:val="0072789F"/>
    <w:rsid w:val="00730FBE"/>
    <w:rsid w:val="00731186"/>
    <w:rsid w:val="0073121D"/>
    <w:rsid w:val="00731299"/>
    <w:rsid w:val="00731302"/>
    <w:rsid w:val="0073141C"/>
    <w:rsid w:val="00733108"/>
    <w:rsid w:val="00733E3B"/>
    <w:rsid w:val="00733EB5"/>
    <w:rsid w:val="00734066"/>
    <w:rsid w:val="00734084"/>
    <w:rsid w:val="00735196"/>
    <w:rsid w:val="007355D6"/>
    <w:rsid w:val="00735BF8"/>
    <w:rsid w:val="00735C6C"/>
    <w:rsid w:val="00736199"/>
    <w:rsid w:val="00736473"/>
    <w:rsid w:val="007365AD"/>
    <w:rsid w:val="00736840"/>
    <w:rsid w:val="0073686C"/>
    <w:rsid w:val="007369BD"/>
    <w:rsid w:val="00736CF2"/>
    <w:rsid w:val="00736D4E"/>
    <w:rsid w:val="007373DA"/>
    <w:rsid w:val="0074050C"/>
    <w:rsid w:val="00740CC9"/>
    <w:rsid w:val="00742473"/>
    <w:rsid w:val="0074344C"/>
    <w:rsid w:val="0074368E"/>
    <w:rsid w:val="00743DB6"/>
    <w:rsid w:val="00743EEF"/>
    <w:rsid w:val="007440A3"/>
    <w:rsid w:val="00744954"/>
    <w:rsid w:val="00745519"/>
    <w:rsid w:val="007456B0"/>
    <w:rsid w:val="00746F05"/>
    <w:rsid w:val="00746F28"/>
    <w:rsid w:val="00747ACD"/>
    <w:rsid w:val="00747AF4"/>
    <w:rsid w:val="00747B72"/>
    <w:rsid w:val="00750916"/>
    <w:rsid w:val="00750BB8"/>
    <w:rsid w:val="00750E75"/>
    <w:rsid w:val="0075134E"/>
    <w:rsid w:val="00751695"/>
    <w:rsid w:val="007519EF"/>
    <w:rsid w:val="00751B09"/>
    <w:rsid w:val="00751C6B"/>
    <w:rsid w:val="00752345"/>
    <w:rsid w:val="007528C8"/>
    <w:rsid w:val="00752C49"/>
    <w:rsid w:val="007532A2"/>
    <w:rsid w:val="00754144"/>
    <w:rsid w:val="0075450D"/>
    <w:rsid w:val="00754A08"/>
    <w:rsid w:val="00754C88"/>
    <w:rsid w:val="0075509D"/>
    <w:rsid w:val="00755382"/>
    <w:rsid w:val="00755E8F"/>
    <w:rsid w:val="00755F0B"/>
    <w:rsid w:val="00756120"/>
    <w:rsid w:val="007565CD"/>
    <w:rsid w:val="00756E08"/>
    <w:rsid w:val="00757499"/>
    <w:rsid w:val="007601A9"/>
    <w:rsid w:val="00760B5F"/>
    <w:rsid w:val="007612EB"/>
    <w:rsid w:val="0076137A"/>
    <w:rsid w:val="007613AC"/>
    <w:rsid w:val="007614B7"/>
    <w:rsid w:val="0076179B"/>
    <w:rsid w:val="00762283"/>
    <w:rsid w:val="0076284F"/>
    <w:rsid w:val="00763020"/>
    <w:rsid w:val="00763185"/>
    <w:rsid w:val="007631F2"/>
    <w:rsid w:val="00763269"/>
    <w:rsid w:val="007632F5"/>
    <w:rsid w:val="00763605"/>
    <w:rsid w:val="00763A04"/>
    <w:rsid w:val="00763EB0"/>
    <w:rsid w:val="00764DD1"/>
    <w:rsid w:val="00764FB2"/>
    <w:rsid w:val="00765A69"/>
    <w:rsid w:val="00766426"/>
    <w:rsid w:val="007671DF"/>
    <w:rsid w:val="00767B32"/>
    <w:rsid w:val="00767C41"/>
    <w:rsid w:val="00767C69"/>
    <w:rsid w:val="00767DB0"/>
    <w:rsid w:val="007710C6"/>
    <w:rsid w:val="007719B5"/>
    <w:rsid w:val="00771A24"/>
    <w:rsid w:val="0077265B"/>
    <w:rsid w:val="00772B56"/>
    <w:rsid w:val="00773124"/>
    <w:rsid w:val="00773779"/>
    <w:rsid w:val="00773BE0"/>
    <w:rsid w:val="00773F29"/>
    <w:rsid w:val="007745A4"/>
    <w:rsid w:val="00774731"/>
    <w:rsid w:val="00774812"/>
    <w:rsid w:val="00774B73"/>
    <w:rsid w:val="00775E08"/>
    <w:rsid w:val="00776C69"/>
    <w:rsid w:val="0077710A"/>
    <w:rsid w:val="007805CD"/>
    <w:rsid w:val="00780BFB"/>
    <w:rsid w:val="00780D69"/>
    <w:rsid w:val="0078178C"/>
    <w:rsid w:val="007817C3"/>
    <w:rsid w:val="00782C03"/>
    <w:rsid w:val="007835D5"/>
    <w:rsid w:val="007838F2"/>
    <w:rsid w:val="00783CE2"/>
    <w:rsid w:val="00784271"/>
    <w:rsid w:val="00784FED"/>
    <w:rsid w:val="007851DE"/>
    <w:rsid w:val="007853FE"/>
    <w:rsid w:val="00785799"/>
    <w:rsid w:val="007858DA"/>
    <w:rsid w:val="0078739A"/>
    <w:rsid w:val="007873A7"/>
    <w:rsid w:val="00787764"/>
    <w:rsid w:val="007878A8"/>
    <w:rsid w:val="007878B3"/>
    <w:rsid w:val="00790485"/>
    <w:rsid w:val="007916BA"/>
    <w:rsid w:val="00791B4D"/>
    <w:rsid w:val="0079270D"/>
    <w:rsid w:val="00792902"/>
    <w:rsid w:val="0079361F"/>
    <w:rsid w:val="00793E58"/>
    <w:rsid w:val="00793E66"/>
    <w:rsid w:val="00794052"/>
    <w:rsid w:val="0079421C"/>
    <w:rsid w:val="00794B5B"/>
    <w:rsid w:val="007951F8"/>
    <w:rsid w:val="0079547D"/>
    <w:rsid w:val="0079556B"/>
    <w:rsid w:val="00795A57"/>
    <w:rsid w:val="00795B3F"/>
    <w:rsid w:val="00795EF5"/>
    <w:rsid w:val="00796B56"/>
    <w:rsid w:val="007A0C78"/>
    <w:rsid w:val="007A1231"/>
    <w:rsid w:val="007A1835"/>
    <w:rsid w:val="007A4440"/>
    <w:rsid w:val="007A4583"/>
    <w:rsid w:val="007A4992"/>
    <w:rsid w:val="007A57FD"/>
    <w:rsid w:val="007A5FEE"/>
    <w:rsid w:val="007A6254"/>
    <w:rsid w:val="007A682E"/>
    <w:rsid w:val="007A75F7"/>
    <w:rsid w:val="007A7832"/>
    <w:rsid w:val="007A7A32"/>
    <w:rsid w:val="007A7A5F"/>
    <w:rsid w:val="007A7DA8"/>
    <w:rsid w:val="007A7EDD"/>
    <w:rsid w:val="007B0EE4"/>
    <w:rsid w:val="007B25A5"/>
    <w:rsid w:val="007B3016"/>
    <w:rsid w:val="007B381D"/>
    <w:rsid w:val="007B4947"/>
    <w:rsid w:val="007B4CC0"/>
    <w:rsid w:val="007B54EF"/>
    <w:rsid w:val="007B56E6"/>
    <w:rsid w:val="007B58A9"/>
    <w:rsid w:val="007B5C5C"/>
    <w:rsid w:val="007B5DF7"/>
    <w:rsid w:val="007B638A"/>
    <w:rsid w:val="007B6577"/>
    <w:rsid w:val="007B66F4"/>
    <w:rsid w:val="007B7761"/>
    <w:rsid w:val="007B7F00"/>
    <w:rsid w:val="007C1BF0"/>
    <w:rsid w:val="007C1F80"/>
    <w:rsid w:val="007C273E"/>
    <w:rsid w:val="007C2A18"/>
    <w:rsid w:val="007C3F39"/>
    <w:rsid w:val="007C4128"/>
    <w:rsid w:val="007C487D"/>
    <w:rsid w:val="007C48B8"/>
    <w:rsid w:val="007C4966"/>
    <w:rsid w:val="007C4ABC"/>
    <w:rsid w:val="007C4F60"/>
    <w:rsid w:val="007C4FF7"/>
    <w:rsid w:val="007C5707"/>
    <w:rsid w:val="007C5719"/>
    <w:rsid w:val="007C5AA1"/>
    <w:rsid w:val="007C5EB7"/>
    <w:rsid w:val="007C6188"/>
    <w:rsid w:val="007C61A6"/>
    <w:rsid w:val="007C64C0"/>
    <w:rsid w:val="007C6C1F"/>
    <w:rsid w:val="007C6F1B"/>
    <w:rsid w:val="007C714B"/>
    <w:rsid w:val="007C7C90"/>
    <w:rsid w:val="007D0D37"/>
    <w:rsid w:val="007D15FA"/>
    <w:rsid w:val="007D1CFD"/>
    <w:rsid w:val="007D245F"/>
    <w:rsid w:val="007D2766"/>
    <w:rsid w:val="007D2CED"/>
    <w:rsid w:val="007D37B4"/>
    <w:rsid w:val="007D48C9"/>
    <w:rsid w:val="007D5827"/>
    <w:rsid w:val="007D5A9F"/>
    <w:rsid w:val="007D5F22"/>
    <w:rsid w:val="007D653C"/>
    <w:rsid w:val="007D6586"/>
    <w:rsid w:val="007D6763"/>
    <w:rsid w:val="007D68C0"/>
    <w:rsid w:val="007D6932"/>
    <w:rsid w:val="007D7191"/>
    <w:rsid w:val="007D725D"/>
    <w:rsid w:val="007D72E6"/>
    <w:rsid w:val="007D743E"/>
    <w:rsid w:val="007D7B6D"/>
    <w:rsid w:val="007D7B73"/>
    <w:rsid w:val="007D7E2D"/>
    <w:rsid w:val="007E044A"/>
    <w:rsid w:val="007E05AC"/>
    <w:rsid w:val="007E07A5"/>
    <w:rsid w:val="007E335A"/>
    <w:rsid w:val="007E463F"/>
    <w:rsid w:val="007E5353"/>
    <w:rsid w:val="007E6316"/>
    <w:rsid w:val="007E66D6"/>
    <w:rsid w:val="007E694C"/>
    <w:rsid w:val="007E7411"/>
    <w:rsid w:val="007E76B8"/>
    <w:rsid w:val="007E7860"/>
    <w:rsid w:val="007E7F32"/>
    <w:rsid w:val="007F00FE"/>
    <w:rsid w:val="007F04FD"/>
    <w:rsid w:val="007F0A3D"/>
    <w:rsid w:val="007F0D04"/>
    <w:rsid w:val="007F131F"/>
    <w:rsid w:val="007F1366"/>
    <w:rsid w:val="007F1703"/>
    <w:rsid w:val="007F1EC8"/>
    <w:rsid w:val="007F2657"/>
    <w:rsid w:val="007F2ACC"/>
    <w:rsid w:val="007F2BFF"/>
    <w:rsid w:val="007F3163"/>
    <w:rsid w:val="007F3780"/>
    <w:rsid w:val="007F3C5E"/>
    <w:rsid w:val="007F415C"/>
    <w:rsid w:val="007F49E3"/>
    <w:rsid w:val="007F4A82"/>
    <w:rsid w:val="007F4B1E"/>
    <w:rsid w:val="007F4D81"/>
    <w:rsid w:val="007F57F8"/>
    <w:rsid w:val="007F5AB0"/>
    <w:rsid w:val="007F629E"/>
    <w:rsid w:val="007F7430"/>
    <w:rsid w:val="007F7A55"/>
    <w:rsid w:val="007F7B91"/>
    <w:rsid w:val="008001C2"/>
    <w:rsid w:val="00800866"/>
    <w:rsid w:val="00801C17"/>
    <w:rsid w:val="00801E9C"/>
    <w:rsid w:val="00801EE0"/>
    <w:rsid w:val="00802596"/>
    <w:rsid w:val="008025B1"/>
    <w:rsid w:val="00802689"/>
    <w:rsid w:val="00802E98"/>
    <w:rsid w:val="0080328A"/>
    <w:rsid w:val="008035B0"/>
    <w:rsid w:val="00803E26"/>
    <w:rsid w:val="00804305"/>
    <w:rsid w:val="00804357"/>
    <w:rsid w:val="008051FB"/>
    <w:rsid w:val="0080634A"/>
    <w:rsid w:val="00806925"/>
    <w:rsid w:val="00807A6D"/>
    <w:rsid w:val="00810362"/>
    <w:rsid w:val="008103B6"/>
    <w:rsid w:val="008103F0"/>
    <w:rsid w:val="00810ED2"/>
    <w:rsid w:val="008113BA"/>
    <w:rsid w:val="00811AB2"/>
    <w:rsid w:val="00811B45"/>
    <w:rsid w:val="00811EF9"/>
    <w:rsid w:val="0081226A"/>
    <w:rsid w:val="008127FC"/>
    <w:rsid w:val="00812CFB"/>
    <w:rsid w:val="00812E1C"/>
    <w:rsid w:val="008133D1"/>
    <w:rsid w:val="008134C3"/>
    <w:rsid w:val="008139ED"/>
    <w:rsid w:val="00814111"/>
    <w:rsid w:val="008142E5"/>
    <w:rsid w:val="0081470B"/>
    <w:rsid w:val="00814891"/>
    <w:rsid w:val="0081539A"/>
    <w:rsid w:val="00815602"/>
    <w:rsid w:val="008156EF"/>
    <w:rsid w:val="00815BE7"/>
    <w:rsid w:val="00816619"/>
    <w:rsid w:val="008167C3"/>
    <w:rsid w:val="008169A1"/>
    <w:rsid w:val="00816EF8"/>
    <w:rsid w:val="0081726B"/>
    <w:rsid w:val="00817A5D"/>
    <w:rsid w:val="00820307"/>
    <w:rsid w:val="00820531"/>
    <w:rsid w:val="00820673"/>
    <w:rsid w:val="00820A97"/>
    <w:rsid w:val="00820EA6"/>
    <w:rsid w:val="008214AB"/>
    <w:rsid w:val="00822310"/>
    <w:rsid w:val="008226BD"/>
    <w:rsid w:val="00822B3E"/>
    <w:rsid w:val="00823207"/>
    <w:rsid w:val="0082393E"/>
    <w:rsid w:val="00823DE2"/>
    <w:rsid w:val="0082409F"/>
    <w:rsid w:val="008240B6"/>
    <w:rsid w:val="00824449"/>
    <w:rsid w:val="00824744"/>
    <w:rsid w:val="0082607B"/>
    <w:rsid w:val="008260A0"/>
    <w:rsid w:val="00826CDB"/>
    <w:rsid w:val="00826ED1"/>
    <w:rsid w:val="00827020"/>
    <w:rsid w:val="008309F7"/>
    <w:rsid w:val="00830B93"/>
    <w:rsid w:val="00830CF1"/>
    <w:rsid w:val="00831242"/>
    <w:rsid w:val="008313BE"/>
    <w:rsid w:val="00831428"/>
    <w:rsid w:val="008340D0"/>
    <w:rsid w:val="008343F4"/>
    <w:rsid w:val="00834F91"/>
    <w:rsid w:val="00835278"/>
    <w:rsid w:val="0083577C"/>
    <w:rsid w:val="008363F5"/>
    <w:rsid w:val="008367DB"/>
    <w:rsid w:val="008371B4"/>
    <w:rsid w:val="008371E7"/>
    <w:rsid w:val="00837911"/>
    <w:rsid w:val="00837CBF"/>
    <w:rsid w:val="00841D76"/>
    <w:rsid w:val="00841E94"/>
    <w:rsid w:val="00841F75"/>
    <w:rsid w:val="00842384"/>
    <w:rsid w:val="008427F7"/>
    <w:rsid w:val="00842B80"/>
    <w:rsid w:val="0084385D"/>
    <w:rsid w:val="008442BB"/>
    <w:rsid w:val="008448CC"/>
    <w:rsid w:val="00845222"/>
    <w:rsid w:val="008456EB"/>
    <w:rsid w:val="00845949"/>
    <w:rsid w:val="00845C06"/>
    <w:rsid w:val="008466EF"/>
    <w:rsid w:val="00846FB2"/>
    <w:rsid w:val="008477F6"/>
    <w:rsid w:val="0085041E"/>
    <w:rsid w:val="0085070F"/>
    <w:rsid w:val="00850D54"/>
    <w:rsid w:val="0085104C"/>
    <w:rsid w:val="00851732"/>
    <w:rsid w:val="00851E0A"/>
    <w:rsid w:val="00851F6C"/>
    <w:rsid w:val="0085205A"/>
    <w:rsid w:val="00852966"/>
    <w:rsid w:val="00852BAD"/>
    <w:rsid w:val="0085342C"/>
    <w:rsid w:val="00853D38"/>
    <w:rsid w:val="00854132"/>
    <w:rsid w:val="0085449E"/>
    <w:rsid w:val="0085461C"/>
    <w:rsid w:val="00854C09"/>
    <w:rsid w:val="0085569F"/>
    <w:rsid w:val="00855767"/>
    <w:rsid w:val="008562E0"/>
    <w:rsid w:val="0085687A"/>
    <w:rsid w:val="00856CB4"/>
    <w:rsid w:val="00856E32"/>
    <w:rsid w:val="00857548"/>
    <w:rsid w:val="00857E9D"/>
    <w:rsid w:val="00860579"/>
    <w:rsid w:val="00861272"/>
    <w:rsid w:val="00861378"/>
    <w:rsid w:val="00861473"/>
    <w:rsid w:val="0086152E"/>
    <w:rsid w:val="00861B6A"/>
    <w:rsid w:val="00862120"/>
    <w:rsid w:val="0086234A"/>
    <w:rsid w:val="00862AFB"/>
    <w:rsid w:val="00863625"/>
    <w:rsid w:val="00863630"/>
    <w:rsid w:val="00863AC9"/>
    <w:rsid w:val="00863ED9"/>
    <w:rsid w:val="00864694"/>
    <w:rsid w:val="00866315"/>
    <w:rsid w:val="0086654D"/>
    <w:rsid w:val="00866635"/>
    <w:rsid w:val="00866783"/>
    <w:rsid w:val="00866B20"/>
    <w:rsid w:val="008679CC"/>
    <w:rsid w:val="00867E11"/>
    <w:rsid w:val="00870388"/>
    <w:rsid w:val="0087059C"/>
    <w:rsid w:val="008718CF"/>
    <w:rsid w:val="00872853"/>
    <w:rsid w:val="00872B88"/>
    <w:rsid w:val="00873390"/>
    <w:rsid w:val="008733FE"/>
    <w:rsid w:val="00873C85"/>
    <w:rsid w:val="00873F9B"/>
    <w:rsid w:val="008752D8"/>
    <w:rsid w:val="00875EEE"/>
    <w:rsid w:val="008775E3"/>
    <w:rsid w:val="00880909"/>
    <w:rsid w:val="00880C19"/>
    <w:rsid w:val="00880E12"/>
    <w:rsid w:val="00880E94"/>
    <w:rsid w:val="00881601"/>
    <w:rsid w:val="00881666"/>
    <w:rsid w:val="00881784"/>
    <w:rsid w:val="0088196E"/>
    <w:rsid w:val="00881D87"/>
    <w:rsid w:val="0088337B"/>
    <w:rsid w:val="00883FEC"/>
    <w:rsid w:val="008843A9"/>
    <w:rsid w:val="00884BA0"/>
    <w:rsid w:val="00885015"/>
    <w:rsid w:val="008850B6"/>
    <w:rsid w:val="00885E6F"/>
    <w:rsid w:val="0088770C"/>
    <w:rsid w:val="00887855"/>
    <w:rsid w:val="00890844"/>
    <w:rsid w:val="00890D5D"/>
    <w:rsid w:val="0089199C"/>
    <w:rsid w:val="00891A55"/>
    <w:rsid w:val="00891BDC"/>
    <w:rsid w:val="00892292"/>
    <w:rsid w:val="00892932"/>
    <w:rsid w:val="0089321D"/>
    <w:rsid w:val="00893732"/>
    <w:rsid w:val="00893828"/>
    <w:rsid w:val="00893978"/>
    <w:rsid w:val="00893D56"/>
    <w:rsid w:val="008941C2"/>
    <w:rsid w:val="00894491"/>
    <w:rsid w:val="008952C2"/>
    <w:rsid w:val="00896C87"/>
    <w:rsid w:val="0089767C"/>
    <w:rsid w:val="008A0DBA"/>
    <w:rsid w:val="008A179E"/>
    <w:rsid w:val="008A1D6D"/>
    <w:rsid w:val="008A271D"/>
    <w:rsid w:val="008A2D33"/>
    <w:rsid w:val="008A2DBF"/>
    <w:rsid w:val="008A2E23"/>
    <w:rsid w:val="008A359E"/>
    <w:rsid w:val="008A3FB9"/>
    <w:rsid w:val="008A40E1"/>
    <w:rsid w:val="008A45FC"/>
    <w:rsid w:val="008A52C9"/>
    <w:rsid w:val="008A6521"/>
    <w:rsid w:val="008A680F"/>
    <w:rsid w:val="008A6BF1"/>
    <w:rsid w:val="008A6C6A"/>
    <w:rsid w:val="008A778B"/>
    <w:rsid w:val="008A7D5C"/>
    <w:rsid w:val="008B05B0"/>
    <w:rsid w:val="008B0E9F"/>
    <w:rsid w:val="008B1498"/>
    <w:rsid w:val="008B155B"/>
    <w:rsid w:val="008B2400"/>
    <w:rsid w:val="008B2666"/>
    <w:rsid w:val="008B2894"/>
    <w:rsid w:val="008B28EB"/>
    <w:rsid w:val="008B2F32"/>
    <w:rsid w:val="008B3BC5"/>
    <w:rsid w:val="008B41AD"/>
    <w:rsid w:val="008B4258"/>
    <w:rsid w:val="008B5E4F"/>
    <w:rsid w:val="008B5ED3"/>
    <w:rsid w:val="008B62AE"/>
    <w:rsid w:val="008B696C"/>
    <w:rsid w:val="008B6B60"/>
    <w:rsid w:val="008C0017"/>
    <w:rsid w:val="008C05EC"/>
    <w:rsid w:val="008C0A07"/>
    <w:rsid w:val="008C0E5A"/>
    <w:rsid w:val="008C18F9"/>
    <w:rsid w:val="008C1D03"/>
    <w:rsid w:val="008C2229"/>
    <w:rsid w:val="008C2366"/>
    <w:rsid w:val="008C299C"/>
    <w:rsid w:val="008C3785"/>
    <w:rsid w:val="008C4212"/>
    <w:rsid w:val="008C5064"/>
    <w:rsid w:val="008C5072"/>
    <w:rsid w:val="008C560C"/>
    <w:rsid w:val="008C56D1"/>
    <w:rsid w:val="008C5C4F"/>
    <w:rsid w:val="008C5FF8"/>
    <w:rsid w:val="008C6683"/>
    <w:rsid w:val="008C74BA"/>
    <w:rsid w:val="008C7CCD"/>
    <w:rsid w:val="008C7E38"/>
    <w:rsid w:val="008C7E62"/>
    <w:rsid w:val="008C7F40"/>
    <w:rsid w:val="008D0436"/>
    <w:rsid w:val="008D0831"/>
    <w:rsid w:val="008D1EEA"/>
    <w:rsid w:val="008D1F91"/>
    <w:rsid w:val="008D23E4"/>
    <w:rsid w:val="008D2AD6"/>
    <w:rsid w:val="008D4781"/>
    <w:rsid w:val="008D658B"/>
    <w:rsid w:val="008D65B3"/>
    <w:rsid w:val="008D6881"/>
    <w:rsid w:val="008D70CF"/>
    <w:rsid w:val="008D7437"/>
    <w:rsid w:val="008D7C33"/>
    <w:rsid w:val="008D7E31"/>
    <w:rsid w:val="008D7F52"/>
    <w:rsid w:val="008E010E"/>
    <w:rsid w:val="008E026D"/>
    <w:rsid w:val="008E02B0"/>
    <w:rsid w:val="008E0781"/>
    <w:rsid w:val="008E1ED2"/>
    <w:rsid w:val="008E2282"/>
    <w:rsid w:val="008E2858"/>
    <w:rsid w:val="008E2B5A"/>
    <w:rsid w:val="008E2B69"/>
    <w:rsid w:val="008E33F9"/>
    <w:rsid w:val="008E378D"/>
    <w:rsid w:val="008E3CA1"/>
    <w:rsid w:val="008E3F20"/>
    <w:rsid w:val="008E3FB8"/>
    <w:rsid w:val="008E4A82"/>
    <w:rsid w:val="008E4CA5"/>
    <w:rsid w:val="008E4D87"/>
    <w:rsid w:val="008E52F0"/>
    <w:rsid w:val="008E5C79"/>
    <w:rsid w:val="008E6462"/>
    <w:rsid w:val="008E6A60"/>
    <w:rsid w:val="008E6C06"/>
    <w:rsid w:val="008E707C"/>
    <w:rsid w:val="008E7271"/>
    <w:rsid w:val="008E73B5"/>
    <w:rsid w:val="008E7D52"/>
    <w:rsid w:val="008F03F2"/>
    <w:rsid w:val="008F085F"/>
    <w:rsid w:val="008F086C"/>
    <w:rsid w:val="008F190C"/>
    <w:rsid w:val="008F1D48"/>
    <w:rsid w:val="008F1DEB"/>
    <w:rsid w:val="008F2AF1"/>
    <w:rsid w:val="008F2BB5"/>
    <w:rsid w:val="008F3014"/>
    <w:rsid w:val="008F3984"/>
    <w:rsid w:val="008F43EC"/>
    <w:rsid w:val="008F468E"/>
    <w:rsid w:val="008F48E7"/>
    <w:rsid w:val="008F4FB6"/>
    <w:rsid w:val="008F51ED"/>
    <w:rsid w:val="008F566B"/>
    <w:rsid w:val="008F5FBF"/>
    <w:rsid w:val="008F6438"/>
    <w:rsid w:val="008F6CEC"/>
    <w:rsid w:val="008F7630"/>
    <w:rsid w:val="008F7F0E"/>
    <w:rsid w:val="00900252"/>
    <w:rsid w:val="009005CA"/>
    <w:rsid w:val="00900623"/>
    <w:rsid w:val="00900BB4"/>
    <w:rsid w:val="00900FA0"/>
    <w:rsid w:val="0090120C"/>
    <w:rsid w:val="00901482"/>
    <w:rsid w:val="009014BC"/>
    <w:rsid w:val="009014E9"/>
    <w:rsid w:val="0090271A"/>
    <w:rsid w:val="0090324C"/>
    <w:rsid w:val="00903B87"/>
    <w:rsid w:val="0090494F"/>
    <w:rsid w:val="00904DEB"/>
    <w:rsid w:val="00904F43"/>
    <w:rsid w:val="009061A0"/>
    <w:rsid w:val="0090632C"/>
    <w:rsid w:val="00906BE9"/>
    <w:rsid w:val="0091022F"/>
    <w:rsid w:val="00910435"/>
    <w:rsid w:val="00910614"/>
    <w:rsid w:val="009108DB"/>
    <w:rsid w:val="00910A10"/>
    <w:rsid w:val="00910BA1"/>
    <w:rsid w:val="00910FDB"/>
    <w:rsid w:val="00911120"/>
    <w:rsid w:val="0091180D"/>
    <w:rsid w:val="009121CC"/>
    <w:rsid w:val="0091247E"/>
    <w:rsid w:val="009124B6"/>
    <w:rsid w:val="009126D5"/>
    <w:rsid w:val="00912CC7"/>
    <w:rsid w:val="00913627"/>
    <w:rsid w:val="00914C98"/>
    <w:rsid w:val="0091559F"/>
    <w:rsid w:val="00915F70"/>
    <w:rsid w:val="009161FF"/>
    <w:rsid w:val="00916751"/>
    <w:rsid w:val="00916996"/>
    <w:rsid w:val="00917374"/>
    <w:rsid w:val="00917CBB"/>
    <w:rsid w:val="009204E0"/>
    <w:rsid w:val="0092057B"/>
    <w:rsid w:val="00921FBA"/>
    <w:rsid w:val="00922150"/>
    <w:rsid w:val="00922152"/>
    <w:rsid w:val="0092241A"/>
    <w:rsid w:val="0092263B"/>
    <w:rsid w:val="00922B75"/>
    <w:rsid w:val="00922C33"/>
    <w:rsid w:val="00922D64"/>
    <w:rsid w:val="009233CC"/>
    <w:rsid w:val="009234AE"/>
    <w:rsid w:val="009234FC"/>
    <w:rsid w:val="00923519"/>
    <w:rsid w:val="0092395B"/>
    <w:rsid w:val="00923B44"/>
    <w:rsid w:val="00924305"/>
    <w:rsid w:val="0092436D"/>
    <w:rsid w:val="00924C14"/>
    <w:rsid w:val="00924D7E"/>
    <w:rsid w:val="009250A2"/>
    <w:rsid w:val="009259F7"/>
    <w:rsid w:val="009264DE"/>
    <w:rsid w:val="00926844"/>
    <w:rsid w:val="00927B13"/>
    <w:rsid w:val="00927C4C"/>
    <w:rsid w:val="00927E1D"/>
    <w:rsid w:val="009307ED"/>
    <w:rsid w:val="00930F77"/>
    <w:rsid w:val="00931224"/>
    <w:rsid w:val="0093153D"/>
    <w:rsid w:val="00931DAA"/>
    <w:rsid w:val="009320A3"/>
    <w:rsid w:val="0093233B"/>
    <w:rsid w:val="009325AF"/>
    <w:rsid w:val="009327DA"/>
    <w:rsid w:val="00932E7E"/>
    <w:rsid w:val="00932FD1"/>
    <w:rsid w:val="0093327A"/>
    <w:rsid w:val="00933401"/>
    <w:rsid w:val="0093377E"/>
    <w:rsid w:val="00933A4A"/>
    <w:rsid w:val="00933FAB"/>
    <w:rsid w:val="009345B2"/>
    <w:rsid w:val="00935200"/>
    <w:rsid w:val="00935248"/>
    <w:rsid w:val="00935EA3"/>
    <w:rsid w:val="00936367"/>
    <w:rsid w:val="00936997"/>
    <w:rsid w:val="00937D48"/>
    <w:rsid w:val="00937FA5"/>
    <w:rsid w:val="00940617"/>
    <w:rsid w:val="0094243E"/>
    <w:rsid w:val="009426A4"/>
    <w:rsid w:val="00943846"/>
    <w:rsid w:val="0094389A"/>
    <w:rsid w:val="00944797"/>
    <w:rsid w:val="00946787"/>
    <w:rsid w:val="009468F8"/>
    <w:rsid w:val="00946FFF"/>
    <w:rsid w:val="009476A0"/>
    <w:rsid w:val="00947B65"/>
    <w:rsid w:val="00947C3B"/>
    <w:rsid w:val="0095029C"/>
    <w:rsid w:val="0095082C"/>
    <w:rsid w:val="00950848"/>
    <w:rsid w:val="009508C4"/>
    <w:rsid w:val="00950984"/>
    <w:rsid w:val="0095399C"/>
    <w:rsid w:val="00953C7E"/>
    <w:rsid w:val="009544F2"/>
    <w:rsid w:val="009550B9"/>
    <w:rsid w:val="0095585F"/>
    <w:rsid w:val="009559D4"/>
    <w:rsid w:val="00957A9C"/>
    <w:rsid w:val="00957D95"/>
    <w:rsid w:val="0096037E"/>
    <w:rsid w:val="009605BB"/>
    <w:rsid w:val="009606EF"/>
    <w:rsid w:val="00961311"/>
    <w:rsid w:val="0096169F"/>
    <w:rsid w:val="0096172D"/>
    <w:rsid w:val="00961B8B"/>
    <w:rsid w:val="00961F09"/>
    <w:rsid w:val="00963F89"/>
    <w:rsid w:val="009640C0"/>
    <w:rsid w:val="0096465A"/>
    <w:rsid w:val="0096497D"/>
    <w:rsid w:val="00964DF1"/>
    <w:rsid w:val="00965BEA"/>
    <w:rsid w:val="00965F07"/>
    <w:rsid w:val="0096640F"/>
    <w:rsid w:val="00966A7D"/>
    <w:rsid w:val="00966F87"/>
    <w:rsid w:val="00967299"/>
    <w:rsid w:val="009672C1"/>
    <w:rsid w:val="0096765A"/>
    <w:rsid w:val="0096776A"/>
    <w:rsid w:val="009678B7"/>
    <w:rsid w:val="00967A42"/>
    <w:rsid w:val="00967A9B"/>
    <w:rsid w:val="00967AC4"/>
    <w:rsid w:val="00967F90"/>
    <w:rsid w:val="00970298"/>
    <w:rsid w:val="00970386"/>
    <w:rsid w:val="009704A6"/>
    <w:rsid w:val="009704AB"/>
    <w:rsid w:val="00970ECC"/>
    <w:rsid w:val="00971BA5"/>
    <w:rsid w:val="009722A2"/>
    <w:rsid w:val="00972E4D"/>
    <w:rsid w:val="00973133"/>
    <w:rsid w:val="0097374D"/>
    <w:rsid w:val="00973CC6"/>
    <w:rsid w:val="00974223"/>
    <w:rsid w:val="00975348"/>
    <w:rsid w:val="00975A26"/>
    <w:rsid w:val="00975F7F"/>
    <w:rsid w:val="0097634A"/>
    <w:rsid w:val="00977764"/>
    <w:rsid w:val="00977AD8"/>
    <w:rsid w:val="00977BDA"/>
    <w:rsid w:val="00980A7F"/>
    <w:rsid w:val="00981257"/>
    <w:rsid w:val="00981FC8"/>
    <w:rsid w:val="009827E8"/>
    <w:rsid w:val="00983066"/>
    <w:rsid w:val="009837AB"/>
    <w:rsid w:val="0098441C"/>
    <w:rsid w:val="009849AB"/>
    <w:rsid w:val="00984B88"/>
    <w:rsid w:val="009853B8"/>
    <w:rsid w:val="0098696A"/>
    <w:rsid w:val="00986A79"/>
    <w:rsid w:val="00986B73"/>
    <w:rsid w:val="00987716"/>
    <w:rsid w:val="009877F7"/>
    <w:rsid w:val="009901B8"/>
    <w:rsid w:val="0099023D"/>
    <w:rsid w:val="009906FC"/>
    <w:rsid w:val="0099129D"/>
    <w:rsid w:val="00991D2A"/>
    <w:rsid w:val="00992420"/>
    <w:rsid w:val="00992443"/>
    <w:rsid w:val="00992C26"/>
    <w:rsid w:val="00992E55"/>
    <w:rsid w:val="00993F3A"/>
    <w:rsid w:val="0099433F"/>
    <w:rsid w:val="0099569A"/>
    <w:rsid w:val="00995E2B"/>
    <w:rsid w:val="00996C6A"/>
    <w:rsid w:val="00996CAE"/>
    <w:rsid w:val="00996F17"/>
    <w:rsid w:val="009974F0"/>
    <w:rsid w:val="00997519"/>
    <w:rsid w:val="00997823"/>
    <w:rsid w:val="00997B6D"/>
    <w:rsid w:val="00997EBF"/>
    <w:rsid w:val="009A0957"/>
    <w:rsid w:val="009A22AB"/>
    <w:rsid w:val="009A2407"/>
    <w:rsid w:val="009A29B3"/>
    <w:rsid w:val="009A2E6D"/>
    <w:rsid w:val="009A399A"/>
    <w:rsid w:val="009A3C6D"/>
    <w:rsid w:val="009A47AD"/>
    <w:rsid w:val="009A4B7F"/>
    <w:rsid w:val="009A557A"/>
    <w:rsid w:val="009A5641"/>
    <w:rsid w:val="009A6D09"/>
    <w:rsid w:val="009A71F4"/>
    <w:rsid w:val="009A7232"/>
    <w:rsid w:val="009A7266"/>
    <w:rsid w:val="009A727C"/>
    <w:rsid w:val="009A7857"/>
    <w:rsid w:val="009A7C37"/>
    <w:rsid w:val="009B01FC"/>
    <w:rsid w:val="009B04B7"/>
    <w:rsid w:val="009B0B37"/>
    <w:rsid w:val="009B13E1"/>
    <w:rsid w:val="009B17D5"/>
    <w:rsid w:val="009B22D1"/>
    <w:rsid w:val="009B37E6"/>
    <w:rsid w:val="009B3AA0"/>
    <w:rsid w:val="009B40C6"/>
    <w:rsid w:val="009B4EED"/>
    <w:rsid w:val="009B5773"/>
    <w:rsid w:val="009B5D43"/>
    <w:rsid w:val="009B60BD"/>
    <w:rsid w:val="009B63D6"/>
    <w:rsid w:val="009B66B4"/>
    <w:rsid w:val="009B707C"/>
    <w:rsid w:val="009B7FC8"/>
    <w:rsid w:val="009C067E"/>
    <w:rsid w:val="009C12F7"/>
    <w:rsid w:val="009C1484"/>
    <w:rsid w:val="009C15EE"/>
    <w:rsid w:val="009C2079"/>
    <w:rsid w:val="009C2810"/>
    <w:rsid w:val="009C307A"/>
    <w:rsid w:val="009C309B"/>
    <w:rsid w:val="009C3650"/>
    <w:rsid w:val="009C3A61"/>
    <w:rsid w:val="009C3E55"/>
    <w:rsid w:val="009C3EB7"/>
    <w:rsid w:val="009C3F91"/>
    <w:rsid w:val="009C4256"/>
    <w:rsid w:val="009C4F26"/>
    <w:rsid w:val="009C501E"/>
    <w:rsid w:val="009C5239"/>
    <w:rsid w:val="009C5481"/>
    <w:rsid w:val="009C5634"/>
    <w:rsid w:val="009C6048"/>
    <w:rsid w:val="009C6F69"/>
    <w:rsid w:val="009C71F9"/>
    <w:rsid w:val="009C723A"/>
    <w:rsid w:val="009C7D88"/>
    <w:rsid w:val="009C7DFD"/>
    <w:rsid w:val="009D073C"/>
    <w:rsid w:val="009D08D2"/>
    <w:rsid w:val="009D12B7"/>
    <w:rsid w:val="009D1891"/>
    <w:rsid w:val="009D1DB4"/>
    <w:rsid w:val="009D252C"/>
    <w:rsid w:val="009D25EE"/>
    <w:rsid w:val="009D25EF"/>
    <w:rsid w:val="009D2B15"/>
    <w:rsid w:val="009D315C"/>
    <w:rsid w:val="009D37CB"/>
    <w:rsid w:val="009D3A2A"/>
    <w:rsid w:val="009D479B"/>
    <w:rsid w:val="009D490F"/>
    <w:rsid w:val="009D4980"/>
    <w:rsid w:val="009D53C8"/>
    <w:rsid w:val="009D5C67"/>
    <w:rsid w:val="009D6DEC"/>
    <w:rsid w:val="009D6E8E"/>
    <w:rsid w:val="009D7029"/>
    <w:rsid w:val="009D7097"/>
    <w:rsid w:val="009D7872"/>
    <w:rsid w:val="009D7951"/>
    <w:rsid w:val="009D7EDA"/>
    <w:rsid w:val="009D7EEF"/>
    <w:rsid w:val="009E046A"/>
    <w:rsid w:val="009E0881"/>
    <w:rsid w:val="009E0C61"/>
    <w:rsid w:val="009E0D43"/>
    <w:rsid w:val="009E163D"/>
    <w:rsid w:val="009E168F"/>
    <w:rsid w:val="009E17AF"/>
    <w:rsid w:val="009E1CCB"/>
    <w:rsid w:val="009E2032"/>
    <w:rsid w:val="009E21B7"/>
    <w:rsid w:val="009E2271"/>
    <w:rsid w:val="009E276B"/>
    <w:rsid w:val="009E2D34"/>
    <w:rsid w:val="009E2E0F"/>
    <w:rsid w:val="009E318D"/>
    <w:rsid w:val="009E3602"/>
    <w:rsid w:val="009E4513"/>
    <w:rsid w:val="009E4684"/>
    <w:rsid w:val="009E480A"/>
    <w:rsid w:val="009E4B9C"/>
    <w:rsid w:val="009E4C5A"/>
    <w:rsid w:val="009E547F"/>
    <w:rsid w:val="009E5662"/>
    <w:rsid w:val="009E567D"/>
    <w:rsid w:val="009E5D0A"/>
    <w:rsid w:val="009E6012"/>
    <w:rsid w:val="009E660E"/>
    <w:rsid w:val="009E6922"/>
    <w:rsid w:val="009E72CA"/>
    <w:rsid w:val="009E7A05"/>
    <w:rsid w:val="009F0BE6"/>
    <w:rsid w:val="009F15DF"/>
    <w:rsid w:val="009F1A26"/>
    <w:rsid w:val="009F1C70"/>
    <w:rsid w:val="009F35E6"/>
    <w:rsid w:val="009F37D1"/>
    <w:rsid w:val="009F3D6A"/>
    <w:rsid w:val="009F416B"/>
    <w:rsid w:val="009F4308"/>
    <w:rsid w:val="009F4432"/>
    <w:rsid w:val="009F4587"/>
    <w:rsid w:val="009F4D1C"/>
    <w:rsid w:val="009F5A04"/>
    <w:rsid w:val="009F5B74"/>
    <w:rsid w:val="009F5BBA"/>
    <w:rsid w:val="009F6988"/>
    <w:rsid w:val="009F6DBD"/>
    <w:rsid w:val="009F6EC0"/>
    <w:rsid w:val="009F72FA"/>
    <w:rsid w:val="009F7518"/>
    <w:rsid w:val="009F76E8"/>
    <w:rsid w:val="009F7D7C"/>
    <w:rsid w:val="00A00505"/>
    <w:rsid w:val="00A006A0"/>
    <w:rsid w:val="00A00A4E"/>
    <w:rsid w:val="00A00B80"/>
    <w:rsid w:val="00A01867"/>
    <w:rsid w:val="00A01AE0"/>
    <w:rsid w:val="00A01CA7"/>
    <w:rsid w:val="00A01F83"/>
    <w:rsid w:val="00A02252"/>
    <w:rsid w:val="00A02405"/>
    <w:rsid w:val="00A02923"/>
    <w:rsid w:val="00A03371"/>
    <w:rsid w:val="00A038F8"/>
    <w:rsid w:val="00A03B34"/>
    <w:rsid w:val="00A03C6D"/>
    <w:rsid w:val="00A03D63"/>
    <w:rsid w:val="00A041F6"/>
    <w:rsid w:val="00A044C2"/>
    <w:rsid w:val="00A047CD"/>
    <w:rsid w:val="00A0650F"/>
    <w:rsid w:val="00A075C5"/>
    <w:rsid w:val="00A0778B"/>
    <w:rsid w:val="00A07A3E"/>
    <w:rsid w:val="00A10575"/>
    <w:rsid w:val="00A10861"/>
    <w:rsid w:val="00A10C3C"/>
    <w:rsid w:val="00A11201"/>
    <w:rsid w:val="00A11F22"/>
    <w:rsid w:val="00A13D4F"/>
    <w:rsid w:val="00A14321"/>
    <w:rsid w:val="00A14633"/>
    <w:rsid w:val="00A1493D"/>
    <w:rsid w:val="00A14FE5"/>
    <w:rsid w:val="00A1505A"/>
    <w:rsid w:val="00A1529F"/>
    <w:rsid w:val="00A15FD0"/>
    <w:rsid w:val="00A160D3"/>
    <w:rsid w:val="00A16854"/>
    <w:rsid w:val="00A168F7"/>
    <w:rsid w:val="00A17105"/>
    <w:rsid w:val="00A1778E"/>
    <w:rsid w:val="00A178DA"/>
    <w:rsid w:val="00A17BDA"/>
    <w:rsid w:val="00A202DD"/>
    <w:rsid w:val="00A208BF"/>
    <w:rsid w:val="00A2099A"/>
    <w:rsid w:val="00A22365"/>
    <w:rsid w:val="00A2263C"/>
    <w:rsid w:val="00A228BA"/>
    <w:rsid w:val="00A24681"/>
    <w:rsid w:val="00A24A41"/>
    <w:rsid w:val="00A25056"/>
    <w:rsid w:val="00A252F8"/>
    <w:rsid w:val="00A25418"/>
    <w:rsid w:val="00A2582F"/>
    <w:rsid w:val="00A25AB4"/>
    <w:rsid w:val="00A25E28"/>
    <w:rsid w:val="00A26887"/>
    <w:rsid w:val="00A27AE4"/>
    <w:rsid w:val="00A27FBF"/>
    <w:rsid w:val="00A307BE"/>
    <w:rsid w:val="00A315D3"/>
    <w:rsid w:val="00A32396"/>
    <w:rsid w:val="00A325CA"/>
    <w:rsid w:val="00A32D7A"/>
    <w:rsid w:val="00A32E6C"/>
    <w:rsid w:val="00A34272"/>
    <w:rsid w:val="00A34421"/>
    <w:rsid w:val="00A34DEB"/>
    <w:rsid w:val="00A355E0"/>
    <w:rsid w:val="00A357AB"/>
    <w:rsid w:val="00A363B3"/>
    <w:rsid w:val="00A363B8"/>
    <w:rsid w:val="00A369FB"/>
    <w:rsid w:val="00A372F6"/>
    <w:rsid w:val="00A37476"/>
    <w:rsid w:val="00A37DC7"/>
    <w:rsid w:val="00A4145C"/>
    <w:rsid w:val="00A418AD"/>
    <w:rsid w:val="00A424A6"/>
    <w:rsid w:val="00A42562"/>
    <w:rsid w:val="00A4286F"/>
    <w:rsid w:val="00A42A04"/>
    <w:rsid w:val="00A42BE9"/>
    <w:rsid w:val="00A42ECA"/>
    <w:rsid w:val="00A43218"/>
    <w:rsid w:val="00A432AC"/>
    <w:rsid w:val="00A4362B"/>
    <w:rsid w:val="00A43678"/>
    <w:rsid w:val="00A43780"/>
    <w:rsid w:val="00A44591"/>
    <w:rsid w:val="00A45219"/>
    <w:rsid w:val="00A455CC"/>
    <w:rsid w:val="00A45CA2"/>
    <w:rsid w:val="00A45DFB"/>
    <w:rsid w:val="00A46038"/>
    <w:rsid w:val="00A46D7F"/>
    <w:rsid w:val="00A4730A"/>
    <w:rsid w:val="00A47EC3"/>
    <w:rsid w:val="00A50449"/>
    <w:rsid w:val="00A50668"/>
    <w:rsid w:val="00A506BD"/>
    <w:rsid w:val="00A508B3"/>
    <w:rsid w:val="00A50CD9"/>
    <w:rsid w:val="00A51787"/>
    <w:rsid w:val="00A53CCF"/>
    <w:rsid w:val="00A54227"/>
    <w:rsid w:val="00A548DF"/>
    <w:rsid w:val="00A54D66"/>
    <w:rsid w:val="00A5558A"/>
    <w:rsid w:val="00A556E2"/>
    <w:rsid w:val="00A56925"/>
    <w:rsid w:val="00A57131"/>
    <w:rsid w:val="00A5739C"/>
    <w:rsid w:val="00A574D5"/>
    <w:rsid w:val="00A60259"/>
    <w:rsid w:val="00A60411"/>
    <w:rsid w:val="00A60454"/>
    <w:rsid w:val="00A60868"/>
    <w:rsid w:val="00A60FE4"/>
    <w:rsid w:val="00A61A9C"/>
    <w:rsid w:val="00A61CC7"/>
    <w:rsid w:val="00A63707"/>
    <w:rsid w:val="00A638C0"/>
    <w:rsid w:val="00A63AB7"/>
    <w:rsid w:val="00A64856"/>
    <w:rsid w:val="00A64BE0"/>
    <w:rsid w:val="00A64F8A"/>
    <w:rsid w:val="00A6518C"/>
    <w:rsid w:val="00A663E4"/>
    <w:rsid w:val="00A66AA3"/>
    <w:rsid w:val="00A67865"/>
    <w:rsid w:val="00A67FDB"/>
    <w:rsid w:val="00A700C0"/>
    <w:rsid w:val="00A70766"/>
    <w:rsid w:val="00A72390"/>
    <w:rsid w:val="00A725EF"/>
    <w:rsid w:val="00A726A6"/>
    <w:rsid w:val="00A73226"/>
    <w:rsid w:val="00A7389D"/>
    <w:rsid w:val="00A73CCB"/>
    <w:rsid w:val="00A73EDF"/>
    <w:rsid w:val="00A74409"/>
    <w:rsid w:val="00A74451"/>
    <w:rsid w:val="00A7494D"/>
    <w:rsid w:val="00A75494"/>
    <w:rsid w:val="00A75AC0"/>
    <w:rsid w:val="00A75C89"/>
    <w:rsid w:val="00A75ECA"/>
    <w:rsid w:val="00A7652F"/>
    <w:rsid w:val="00A76A4F"/>
    <w:rsid w:val="00A76D62"/>
    <w:rsid w:val="00A805C3"/>
    <w:rsid w:val="00A80F9E"/>
    <w:rsid w:val="00A8173F"/>
    <w:rsid w:val="00A819A0"/>
    <w:rsid w:val="00A822D6"/>
    <w:rsid w:val="00A82EED"/>
    <w:rsid w:val="00A83DDD"/>
    <w:rsid w:val="00A849AC"/>
    <w:rsid w:val="00A8564C"/>
    <w:rsid w:val="00A8566D"/>
    <w:rsid w:val="00A85BC1"/>
    <w:rsid w:val="00A85DAB"/>
    <w:rsid w:val="00A86788"/>
    <w:rsid w:val="00A86E61"/>
    <w:rsid w:val="00A87973"/>
    <w:rsid w:val="00A87A22"/>
    <w:rsid w:val="00A9038A"/>
    <w:rsid w:val="00A90474"/>
    <w:rsid w:val="00A90E8D"/>
    <w:rsid w:val="00A91808"/>
    <w:rsid w:val="00A918C1"/>
    <w:rsid w:val="00A91F4B"/>
    <w:rsid w:val="00A92819"/>
    <w:rsid w:val="00A92D2B"/>
    <w:rsid w:val="00A93F28"/>
    <w:rsid w:val="00A94B93"/>
    <w:rsid w:val="00A94CB1"/>
    <w:rsid w:val="00A951DF"/>
    <w:rsid w:val="00A95D0B"/>
    <w:rsid w:val="00A9685E"/>
    <w:rsid w:val="00A96BBC"/>
    <w:rsid w:val="00A96CDB"/>
    <w:rsid w:val="00A96D6E"/>
    <w:rsid w:val="00A97771"/>
    <w:rsid w:val="00A97B52"/>
    <w:rsid w:val="00AA0614"/>
    <w:rsid w:val="00AA0ACB"/>
    <w:rsid w:val="00AA0E2C"/>
    <w:rsid w:val="00AA0E9B"/>
    <w:rsid w:val="00AA0EB5"/>
    <w:rsid w:val="00AA216B"/>
    <w:rsid w:val="00AA216D"/>
    <w:rsid w:val="00AA22FD"/>
    <w:rsid w:val="00AA2ACD"/>
    <w:rsid w:val="00AA2B09"/>
    <w:rsid w:val="00AA3384"/>
    <w:rsid w:val="00AA33E7"/>
    <w:rsid w:val="00AA42C1"/>
    <w:rsid w:val="00AA44CF"/>
    <w:rsid w:val="00AA4CA0"/>
    <w:rsid w:val="00AA5210"/>
    <w:rsid w:val="00AA57CC"/>
    <w:rsid w:val="00AA5A09"/>
    <w:rsid w:val="00AA5BCA"/>
    <w:rsid w:val="00AA5E57"/>
    <w:rsid w:val="00AA5EF8"/>
    <w:rsid w:val="00AA640D"/>
    <w:rsid w:val="00AA6B47"/>
    <w:rsid w:val="00AA76AE"/>
    <w:rsid w:val="00AA7BCE"/>
    <w:rsid w:val="00AA7E63"/>
    <w:rsid w:val="00AA7F59"/>
    <w:rsid w:val="00AB0059"/>
    <w:rsid w:val="00AB0383"/>
    <w:rsid w:val="00AB0607"/>
    <w:rsid w:val="00AB0B58"/>
    <w:rsid w:val="00AB0F6B"/>
    <w:rsid w:val="00AB1566"/>
    <w:rsid w:val="00AB1612"/>
    <w:rsid w:val="00AB1F78"/>
    <w:rsid w:val="00AB1F99"/>
    <w:rsid w:val="00AB232C"/>
    <w:rsid w:val="00AB2580"/>
    <w:rsid w:val="00AB2B2A"/>
    <w:rsid w:val="00AB2F59"/>
    <w:rsid w:val="00AB35A2"/>
    <w:rsid w:val="00AB3B86"/>
    <w:rsid w:val="00AB42CF"/>
    <w:rsid w:val="00AB45D0"/>
    <w:rsid w:val="00AB4870"/>
    <w:rsid w:val="00AB4C2B"/>
    <w:rsid w:val="00AB4F5B"/>
    <w:rsid w:val="00AB4F7E"/>
    <w:rsid w:val="00AB5426"/>
    <w:rsid w:val="00AB5691"/>
    <w:rsid w:val="00AB5BE1"/>
    <w:rsid w:val="00AB5D4D"/>
    <w:rsid w:val="00AB6073"/>
    <w:rsid w:val="00AB6C9F"/>
    <w:rsid w:val="00AB7177"/>
    <w:rsid w:val="00AB7178"/>
    <w:rsid w:val="00AB7A08"/>
    <w:rsid w:val="00AC041B"/>
    <w:rsid w:val="00AC0573"/>
    <w:rsid w:val="00AC07D5"/>
    <w:rsid w:val="00AC0999"/>
    <w:rsid w:val="00AC09E0"/>
    <w:rsid w:val="00AC0C51"/>
    <w:rsid w:val="00AC17F7"/>
    <w:rsid w:val="00AC1865"/>
    <w:rsid w:val="00AC1BF6"/>
    <w:rsid w:val="00AC1D06"/>
    <w:rsid w:val="00AC1EAA"/>
    <w:rsid w:val="00AC4944"/>
    <w:rsid w:val="00AC4D4A"/>
    <w:rsid w:val="00AC53DA"/>
    <w:rsid w:val="00AC5CDA"/>
    <w:rsid w:val="00AC5CDB"/>
    <w:rsid w:val="00AC6E08"/>
    <w:rsid w:val="00AC74F2"/>
    <w:rsid w:val="00AC7626"/>
    <w:rsid w:val="00AC7842"/>
    <w:rsid w:val="00AC7974"/>
    <w:rsid w:val="00AC7C49"/>
    <w:rsid w:val="00AC7CF2"/>
    <w:rsid w:val="00AC7E44"/>
    <w:rsid w:val="00AD00C1"/>
    <w:rsid w:val="00AD016E"/>
    <w:rsid w:val="00AD0A74"/>
    <w:rsid w:val="00AD133C"/>
    <w:rsid w:val="00AD136E"/>
    <w:rsid w:val="00AD155C"/>
    <w:rsid w:val="00AD1FF5"/>
    <w:rsid w:val="00AD2629"/>
    <w:rsid w:val="00AD2F42"/>
    <w:rsid w:val="00AD3294"/>
    <w:rsid w:val="00AD43BD"/>
    <w:rsid w:val="00AD4AFF"/>
    <w:rsid w:val="00AD4D63"/>
    <w:rsid w:val="00AD5483"/>
    <w:rsid w:val="00AD597E"/>
    <w:rsid w:val="00AD61F4"/>
    <w:rsid w:val="00AD63B0"/>
    <w:rsid w:val="00AD694C"/>
    <w:rsid w:val="00AD6C28"/>
    <w:rsid w:val="00AD7328"/>
    <w:rsid w:val="00AD7EEF"/>
    <w:rsid w:val="00AE004F"/>
    <w:rsid w:val="00AE0452"/>
    <w:rsid w:val="00AE0DC9"/>
    <w:rsid w:val="00AE10C3"/>
    <w:rsid w:val="00AE1142"/>
    <w:rsid w:val="00AE1667"/>
    <w:rsid w:val="00AE2D92"/>
    <w:rsid w:val="00AE362B"/>
    <w:rsid w:val="00AE3851"/>
    <w:rsid w:val="00AE4ACD"/>
    <w:rsid w:val="00AE519F"/>
    <w:rsid w:val="00AE5555"/>
    <w:rsid w:val="00AE5B90"/>
    <w:rsid w:val="00AE6A47"/>
    <w:rsid w:val="00AE7752"/>
    <w:rsid w:val="00AE7FC1"/>
    <w:rsid w:val="00AF0428"/>
    <w:rsid w:val="00AF06E0"/>
    <w:rsid w:val="00AF0ABE"/>
    <w:rsid w:val="00AF0B0D"/>
    <w:rsid w:val="00AF0BEF"/>
    <w:rsid w:val="00AF166A"/>
    <w:rsid w:val="00AF1D7D"/>
    <w:rsid w:val="00AF1DEA"/>
    <w:rsid w:val="00AF2283"/>
    <w:rsid w:val="00AF26F7"/>
    <w:rsid w:val="00AF27F9"/>
    <w:rsid w:val="00AF2E3D"/>
    <w:rsid w:val="00AF3B78"/>
    <w:rsid w:val="00AF3BF4"/>
    <w:rsid w:val="00AF3FB5"/>
    <w:rsid w:val="00AF4123"/>
    <w:rsid w:val="00AF435A"/>
    <w:rsid w:val="00AF4DD2"/>
    <w:rsid w:val="00AF55C2"/>
    <w:rsid w:val="00AF576F"/>
    <w:rsid w:val="00AF5837"/>
    <w:rsid w:val="00AF5A1D"/>
    <w:rsid w:val="00AF625C"/>
    <w:rsid w:val="00AF6EB2"/>
    <w:rsid w:val="00AF70E2"/>
    <w:rsid w:val="00AF7603"/>
    <w:rsid w:val="00AF7F4A"/>
    <w:rsid w:val="00B001F3"/>
    <w:rsid w:val="00B0023D"/>
    <w:rsid w:val="00B01828"/>
    <w:rsid w:val="00B01F5B"/>
    <w:rsid w:val="00B0285D"/>
    <w:rsid w:val="00B02DFF"/>
    <w:rsid w:val="00B036D4"/>
    <w:rsid w:val="00B03AC2"/>
    <w:rsid w:val="00B03F7C"/>
    <w:rsid w:val="00B04244"/>
    <w:rsid w:val="00B043AB"/>
    <w:rsid w:val="00B04D71"/>
    <w:rsid w:val="00B04FED"/>
    <w:rsid w:val="00B052B6"/>
    <w:rsid w:val="00B05396"/>
    <w:rsid w:val="00B05595"/>
    <w:rsid w:val="00B05E22"/>
    <w:rsid w:val="00B06167"/>
    <w:rsid w:val="00B06F6C"/>
    <w:rsid w:val="00B07C09"/>
    <w:rsid w:val="00B106AB"/>
    <w:rsid w:val="00B10D45"/>
    <w:rsid w:val="00B10F88"/>
    <w:rsid w:val="00B118C6"/>
    <w:rsid w:val="00B12274"/>
    <w:rsid w:val="00B12780"/>
    <w:rsid w:val="00B12DE3"/>
    <w:rsid w:val="00B13268"/>
    <w:rsid w:val="00B135B9"/>
    <w:rsid w:val="00B1385F"/>
    <w:rsid w:val="00B13A44"/>
    <w:rsid w:val="00B14396"/>
    <w:rsid w:val="00B155CA"/>
    <w:rsid w:val="00B15EAF"/>
    <w:rsid w:val="00B15FA1"/>
    <w:rsid w:val="00B16158"/>
    <w:rsid w:val="00B16AF3"/>
    <w:rsid w:val="00B16F39"/>
    <w:rsid w:val="00B173B2"/>
    <w:rsid w:val="00B21118"/>
    <w:rsid w:val="00B217FE"/>
    <w:rsid w:val="00B21B8D"/>
    <w:rsid w:val="00B21D4A"/>
    <w:rsid w:val="00B24243"/>
    <w:rsid w:val="00B24323"/>
    <w:rsid w:val="00B2577F"/>
    <w:rsid w:val="00B26037"/>
    <w:rsid w:val="00B2690C"/>
    <w:rsid w:val="00B26F3F"/>
    <w:rsid w:val="00B30325"/>
    <w:rsid w:val="00B30E94"/>
    <w:rsid w:val="00B30F3D"/>
    <w:rsid w:val="00B31350"/>
    <w:rsid w:val="00B32145"/>
    <w:rsid w:val="00B3220B"/>
    <w:rsid w:val="00B32AD8"/>
    <w:rsid w:val="00B32B83"/>
    <w:rsid w:val="00B32C31"/>
    <w:rsid w:val="00B32D22"/>
    <w:rsid w:val="00B33628"/>
    <w:rsid w:val="00B33B9D"/>
    <w:rsid w:val="00B34921"/>
    <w:rsid w:val="00B34BF5"/>
    <w:rsid w:val="00B350DA"/>
    <w:rsid w:val="00B36C88"/>
    <w:rsid w:val="00B40230"/>
    <w:rsid w:val="00B4034B"/>
    <w:rsid w:val="00B41C6D"/>
    <w:rsid w:val="00B41CC5"/>
    <w:rsid w:val="00B42889"/>
    <w:rsid w:val="00B428EE"/>
    <w:rsid w:val="00B42E53"/>
    <w:rsid w:val="00B44355"/>
    <w:rsid w:val="00B44986"/>
    <w:rsid w:val="00B45CD3"/>
    <w:rsid w:val="00B4644A"/>
    <w:rsid w:val="00B46477"/>
    <w:rsid w:val="00B46694"/>
    <w:rsid w:val="00B470FE"/>
    <w:rsid w:val="00B47DC2"/>
    <w:rsid w:val="00B5041C"/>
    <w:rsid w:val="00B50A0D"/>
    <w:rsid w:val="00B5186F"/>
    <w:rsid w:val="00B518B3"/>
    <w:rsid w:val="00B522C7"/>
    <w:rsid w:val="00B52736"/>
    <w:rsid w:val="00B52953"/>
    <w:rsid w:val="00B52FE2"/>
    <w:rsid w:val="00B530B5"/>
    <w:rsid w:val="00B5331E"/>
    <w:rsid w:val="00B5401A"/>
    <w:rsid w:val="00B54BCD"/>
    <w:rsid w:val="00B54E4C"/>
    <w:rsid w:val="00B553D5"/>
    <w:rsid w:val="00B555FA"/>
    <w:rsid w:val="00B559B1"/>
    <w:rsid w:val="00B56F4A"/>
    <w:rsid w:val="00B56FB6"/>
    <w:rsid w:val="00B57C0B"/>
    <w:rsid w:val="00B57D65"/>
    <w:rsid w:val="00B57DF7"/>
    <w:rsid w:val="00B57EFE"/>
    <w:rsid w:val="00B6048C"/>
    <w:rsid w:val="00B60682"/>
    <w:rsid w:val="00B60CE1"/>
    <w:rsid w:val="00B610C1"/>
    <w:rsid w:val="00B612A5"/>
    <w:rsid w:val="00B615FD"/>
    <w:rsid w:val="00B61B8E"/>
    <w:rsid w:val="00B628B5"/>
    <w:rsid w:val="00B6294E"/>
    <w:rsid w:val="00B630E4"/>
    <w:rsid w:val="00B635B7"/>
    <w:rsid w:val="00B6368C"/>
    <w:rsid w:val="00B637B9"/>
    <w:rsid w:val="00B650C6"/>
    <w:rsid w:val="00B65887"/>
    <w:rsid w:val="00B6653C"/>
    <w:rsid w:val="00B667FA"/>
    <w:rsid w:val="00B6724E"/>
    <w:rsid w:val="00B6775B"/>
    <w:rsid w:val="00B67834"/>
    <w:rsid w:val="00B703CF"/>
    <w:rsid w:val="00B70604"/>
    <w:rsid w:val="00B708D3"/>
    <w:rsid w:val="00B71262"/>
    <w:rsid w:val="00B71696"/>
    <w:rsid w:val="00B71788"/>
    <w:rsid w:val="00B717AF"/>
    <w:rsid w:val="00B71A68"/>
    <w:rsid w:val="00B72B6A"/>
    <w:rsid w:val="00B72C74"/>
    <w:rsid w:val="00B7319E"/>
    <w:rsid w:val="00B731F4"/>
    <w:rsid w:val="00B733BA"/>
    <w:rsid w:val="00B73A53"/>
    <w:rsid w:val="00B73D44"/>
    <w:rsid w:val="00B744DF"/>
    <w:rsid w:val="00B74676"/>
    <w:rsid w:val="00B754A0"/>
    <w:rsid w:val="00B75FB5"/>
    <w:rsid w:val="00B76197"/>
    <w:rsid w:val="00B76597"/>
    <w:rsid w:val="00B76EA9"/>
    <w:rsid w:val="00B80486"/>
    <w:rsid w:val="00B808E8"/>
    <w:rsid w:val="00B80BBE"/>
    <w:rsid w:val="00B81681"/>
    <w:rsid w:val="00B81A7E"/>
    <w:rsid w:val="00B81E3D"/>
    <w:rsid w:val="00B8236B"/>
    <w:rsid w:val="00B82699"/>
    <w:rsid w:val="00B832E1"/>
    <w:rsid w:val="00B83C90"/>
    <w:rsid w:val="00B8497F"/>
    <w:rsid w:val="00B85053"/>
    <w:rsid w:val="00B85352"/>
    <w:rsid w:val="00B85424"/>
    <w:rsid w:val="00B86043"/>
    <w:rsid w:val="00B8630F"/>
    <w:rsid w:val="00B86530"/>
    <w:rsid w:val="00B868A0"/>
    <w:rsid w:val="00B86AB1"/>
    <w:rsid w:val="00B86D2B"/>
    <w:rsid w:val="00B871F0"/>
    <w:rsid w:val="00B90563"/>
    <w:rsid w:val="00B90ADB"/>
    <w:rsid w:val="00B90E7E"/>
    <w:rsid w:val="00B91919"/>
    <w:rsid w:val="00B921F6"/>
    <w:rsid w:val="00B92EAF"/>
    <w:rsid w:val="00B933B2"/>
    <w:rsid w:val="00B93C87"/>
    <w:rsid w:val="00B93CAB"/>
    <w:rsid w:val="00B93D34"/>
    <w:rsid w:val="00B9440E"/>
    <w:rsid w:val="00B9455B"/>
    <w:rsid w:val="00B947D0"/>
    <w:rsid w:val="00B94B5B"/>
    <w:rsid w:val="00B94F00"/>
    <w:rsid w:val="00B95093"/>
    <w:rsid w:val="00B951D8"/>
    <w:rsid w:val="00B96C23"/>
    <w:rsid w:val="00B97507"/>
    <w:rsid w:val="00B9795C"/>
    <w:rsid w:val="00BA08BD"/>
    <w:rsid w:val="00BA0A39"/>
    <w:rsid w:val="00BA0AAA"/>
    <w:rsid w:val="00BA0E2D"/>
    <w:rsid w:val="00BA194F"/>
    <w:rsid w:val="00BA1B86"/>
    <w:rsid w:val="00BA4562"/>
    <w:rsid w:val="00BA4A05"/>
    <w:rsid w:val="00BA4A1F"/>
    <w:rsid w:val="00BA4B65"/>
    <w:rsid w:val="00BA4BD1"/>
    <w:rsid w:val="00BA4D95"/>
    <w:rsid w:val="00BA50BF"/>
    <w:rsid w:val="00BA56A8"/>
    <w:rsid w:val="00BA61A0"/>
    <w:rsid w:val="00BA68C6"/>
    <w:rsid w:val="00BA71F8"/>
    <w:rsid w:val="00BB01CD"/>
    <w:rsid w:val="00BB0552"/>
    <w:rsid w:val="00BB144E"/>
    <w:rsid w:val="00BB16A5"/>
    <w:rsid w:val="00BB2589"/>
    <w:rsid w:val="00BB3A10"/>
    <w:rsid w:val="00BB4458"/>
    <w:rsid w:val="00BB49BC"/>
    <w:rsid w:val="00BB51DE"/>
    <w:rsid w:val="00BB590E"/>
    <w:rsid w:val="00BB5C03"/>
    <w:rsid w:val="00BB5C62"/>
    <w:rsid w:val="00BB5F36"/>
    <w:rsid w:val="00BB647B"/>
    <w:rsid w:val="00BB6D01"/>
    <w:rsid w:val="00BB6D59"/>
    <w:rsid w:val="00BB6F71"/>
    <w:rsid w:val="00BB7285"/>
    <w:rsid w:val="00BB729E"/>
    <w:rsid w:val="00BB76F2"/>
    <w:rsid w:val="00BC02F1"/>
    <w:rsid w:val="00BC04E2"/>
    <w:rsid w:val="00BC0E67"/>
    <w:rsid w:val="00BC1FC9"/>
    <w:rsid w:val="00BC22F1"/>
    <w:rsid w:val="00BC24CC"/>
    <w:rsid w:val="00BC3571"/>
    <w:rsid w:val="00BC38F3"/>
    <w:rsid w:val="00BC3A26"/>
    <w:rsid w:val="00BC42DA"/>
    <w:rsid w:val="00BC4813"/>
    <w:rsid w:val="00BC4942"/>
    <w:rsid w:val="00BC5012"/>
    <w:rsid w:val="00BC56FE"/>
    <w:rsid w:val="00BC5A3C"/>
    <w:rsid w:val="00BC5A55"/>
    <w:rsid w:val="00BC5F82"/>
    <w:rsid w:val="00BC601D"/>
    <w:rsid w:val="00BC7258"/>
    <w:rsid w:val="00BC760E"/>
    <w:rsid w:val="00BC76E9"/>
    <w:rsid w:val="00BC788B"/>
    <w:rsid w:val="00BC78E3"/>
    <w:rsid w:val="00BD0003"/>
    <w:rsid w:val="00BD00BA"/>
    <w:rsid w:val="00BD0426"/>
    <w:rsid w:val="00BD072F"/>
    <w:rsid w:val="00BD11B8"/>
    <w:rsid w:val="00BD1458"/>
    <w:rsid w:val="00BD179F"/>
    <w:rsid w:val="00BD2CA0"/>
    <w:rsid w:val="00BD326B"/>
    <w:rsid w:val="00BD4375"/>
    <w:rsid w:val="00BD4A9A"/>
    <w:rsid w:val="00BD5040"/>
    <w:rsid w:val="00BD6953"/>
    <w:rsid w:val="00BD6B33"/>
    <w:rsid w:val="00BD7113"/>
    <w:rsid w:val="00BD7557"/>
    <w:rsid w:val="00BD762A"/>
    <w:rsid w:val="00BE10A1"/>
    <w:rsid w:val="00BE1381"/>
    <w:rsid w:val="00BE1634"/>
    <w:rsid w:val="00BE216E"/>
    <w:rsid w:val="00BE239F"/>
    <w:rsid w:val="00BE2800"/>
    <w:rsid w:val="00BE3DF0"/>
    <w:rsid w:val="00BE481F"/>
    <w:rsid w:val="00BE53DB"/>
    <w:rsid w:val="00BE546A"/>
    <w:rsid w:val="00BE5AD5"/>
    <w:rsid w:val="00BE6406"/>
    <w:rsid w:val="00BE659A"/>
    <w:rsid w:val="00BE72F4"/>
    <w:rsid w:val="00BF01D9"/>
    <w:rsid w:val="00BF0955"/>
    <w:rsid w:val="00BF0D95"/>
    <w:rsid w:val="00BF1D32"/>
    <w:rsid w:val="00BF2F5E"/>
    <w:rsid w:val="00BF3EBA"/>
    <w:rsid w:val="00BF4091"/>
    <w:rsid w:val="00BF4AC5"/>
    <w:rsid w:val="00BF4C6C"/>
    <w:rsid w:val="00BF5A3F"/>
    <w:rsid w:val="00BF6169"/>
    <w:rsid w:val="00BF6583"/>
    <w:rsid w:val="00BF6C7D"/>
    <w:rsid w:val="00BF75EF"/>
    <w:rsid w:val="00BF7962"/>
    <w:rsid w:val="00C0051D"/>
    <w:rsid w:val="00C008F3"/>
    <w:rsid w:val="00C01306"/>
    <w:rsid w:val="00C02412"/>
    <w:rsid w:val="00C02ACA"/>
    <w:rsid w:val="00C02BBA"/>
    <w:rsid w:val="00C02F1D"/>
    <w:rsid w:val="00C031DA"/>
    <w:rsid w:val="00C03580"/>
    <w:rsid w:val="00C048BB"/>
    <w:rsid w:val="00C048E2"/>
    <w:rsid w:val="00C04CBE"/>
    <w:rsid w:val="00C04D6B"/>
    <w:rsid w:val="00C05333"/>
    <w:rsid w:val="00C0588B"/>
    <w:rsid w:val="00C05AAB"/>
    <w:rsid w:val="00C05D09"/>
    <w:rsid w:val="00C05F34"/>
    <w:rsid w:val="00C061F5"/>
    <w:rsid w:val="00C112A8"/>
    <w:rsid w:val="00C1154F"/>
    <w:rsid w:val="00C117DA"/>
    <w:rsid w:val="00C11B85"/>
    <w:rsid w:val="00C11E9A"/>
    <w:rsid w:val="00C122F0"/>
    <w:rsid w:val="00C12306"/>
    <w:rsid w:val="00C12EEF"/>
    <w:rsid w:val="00C12F0C"/>
    <w:rsid w:val="00C131EB"/>
    <w:rsid w:val="00C136B5"/>
    <w:rsid w:val="00C139B0"/>
    <w:rsid w:val="00C13D48"/>
    <w:rsid w:val="00C13FF8"/>
    <w:rsid w:val="00C140CB"/>
    <w:rsid w:val="00C14CB5"/>
    <w:rsid w:val="00C1522A"/>
    <w:rsid w:val="00C154A1"/>
    <w:rsid w:val="00C160CC"/>
    <w:rsid w:val="00C166D7"/>
    <w:rsid w:val="00C16857"/>
    <w:rsid w:val="00C16F84"/>
    <w:rsid w:val="00C173BA"/>
    <w:rsid w:val="00C17AAE"/>
    <w:rsid w:val="00C20249"/>
    <w:rsid w:val="00C20316"/>
    <w:rsid w:val="00C210F6"/>
    <w:rsid w:val="00C211F2"/>
    <w:rsid w:val="00C212DD"/>
    <w:rsid w:val="00C213C2"/>
    <w:rsid w:val="00C21DE0"/>
    <w:rsid w:val="00C22995"/>
    <w:rsid w:val="00C229A5"/>
    <w:rsid w:val="00C233A9"/>
    <w:rsid w:val="00C235DC"/>
    <w:rsid w:val="00C24AFB"/>
    <w:rsid w:val="00C24D7B"/>
    <w:rsid w:val="00C251C4"/>
    <w:rsid w:val="00C259E6"/>
    <w:rsid w:val="00C25B1B"/>
    <w:rsid w:val="00C25D70"/>
    <w:rsid w:val="00C26130"/>
    <w:rsid w:val="00C26C3F"/>
    <w:rsid w:val="00C26DB2"/>
    <w:rsid w:val="00C3028F"/>
    <w:rsid w:val="00C31D5E"/>
    <w:rsid w:val="00C32DFD"/>
    <w:rsid w:val="00C33CE3"/>
    <w:rsid w:val="00C3463A"/>
    <w:rsid w:val="00C346BE"/>
    <w:rsid w:val="00C349C3"/>
    <w:rsid w:val="00C34D3D"/>
    <w:rsid w:val="00C34E30"/>
    <w:rsid w:val="00C35036"/>
    <w:rsid w:val="00C353D3"/>
    <w:rsid w:val="00C3605A"/>
    <w:rsid w:val="00C3622A"/>
    <w:rsid w:val="00C362E8"/>
    <w:rsid w:val="00C36DEA"/>
    <w:rsid w:val="00C37634"/>
    <w:rsid w:val="00C37DFB"/>
    <w:rsid w:val="00C40339"/>
    <w:rsid w:val="00C40CDA"/>
    <w:rsid w:val="00C417FC"/>
    <w:rsid w:val="00C41F2F"/>
    <w:rsid w:val="00C4203F"/>
    <w:rsid w:val="00C42485"/>
    <w:rsid w:val="00C424DB"/>
    <w:rsid w:val="00C4274E"/>
    <w:rsid w:val="00C42AAA"/>
    <w:rsid w:val="00C42D8B"/>
    <w:rsid w:val="00C43093"/>
    <w:rsid w:val="00C437BD"/>
    <w:rsid w:val="00C43C23"/>
    <w:rsid w:val="00C44374"/>
    <w:rsid w:val="00C45671"/>
    <w:rsid w:val="00C45DCF"/>
    <w:rsid w:val="00C45F18"/>
    <w:rsid w:val="00C46108"/>
    <w:rsid w:val="00C467A8"/>
    <w:rsid w:val="00C46A04"/>
    <w:rsid w:val="00C46C96"/>
    <w:rsid w:val="00C46E01"/>
    <w:rsid w:val="00C46E92"/>
    <w:rsid w:val="00C4785B"/>
    <w:rsid w:val="00C502A6"/>
    <w:rsid w:val="00C505CA"/>
    <w:rsid w:val="00C50862"/>
    <w:rsid w:val="00C508CA"/>
    <w:rsid w:val="00C52509"/>
    <w:rsid w:val="00C536F6"/>
    <w:rsid w:val="00C53ACD"/>
    <w:rsid w:val="00C53C88"/>
    <w:rsid w:val="00C554FD"/>
    <w:rsid w:val="00C55718"/>
    <w:rsid w:val="00C55EE6"/>
    <w:rsid w:val="00C55FE1"/>
    <w:rsid w:val="00C57AF4"/>
    <w:rsid w:val="00C57E9B"/>
    <w:rsid w:val="00C607E2"/>
    <w:rsid w:val="00C61BCC"/>
    <w:rsid w:val="00C62CFE"/>
    <w:rsid w:val="00C6350C"/>
    <w:rsid w:val="00C63A89"/>
    <w:rsid w:val="00C63A8A"/>
    <w:rsid w:val="00C63FE0"/>
    <w:rsid w:val="00C645B1"/>
    <w:rsid w:val="00C65566"/>
    <w:rsid w:val="00C656E0"/>
    <w:rsid w:val="00C65AF4"/>
    <w:rsid w:val="00C65B56"/>
    <w:rsid w:val="00C66237"/>
    <w:rsid w:val="00C662A3"/>
    <w:rsid w:val="00C663F1"/>
    <w:rsid w:val="00C66B7C"/>
    <w:rsid w:val="00C6710C"/>
    <w:rsid w:val="00C67C4E"/>
    <w:rsid w:val="00C67CBF"/>
    <w:rsid w:val="00C67FEC"/>
    <w:rsid w:val="00C717C8"/>
    <w:rsid w:val="00C71BF4"/>
    <w:rsid w:val="00C73B17"/>
    <w:rsid w:val="00C73C99"/>
    <w:rsid w:val="00C7453C"/>
    <w:rsid w:val="00C74802"/>
    <w:rsid w:val="00C74EDC"/>
    <w:rsid w:val="00C75594"/>
    <w:rsid w:val="00C75C95"/>
    <w:rsid w:val="00C769E4"/>
    <w:rsid w:val="00C76BC5"/>
    <w:rsid w:val="00C804FE"/>
    <w:rsid w:val="00C80F52"/>
    <w:rsid w:val="00C813BB"/>
    <w:rsid w:val="00C8159D"/>
    <w:rsid w:val="00C8173F"/>
    <w:rsid w:val="00C81A77"/>
    <w:rsid w:val="00C81AC9"/>
    <w:rsid w:val="00C82FD9"/>
    <w:rsid w:val="00C83C9E"/>
    <w:rsid w:val="00C842F4"/>
    <w:rsid w:val="00C84994"/>
    <w:rsid w:val="00C84EAE"/>
    <w:rsid w:val="00C8525A"/>
    <w:rsid w:val="00C853F1"/>
    <w:rsid w:val="00C86116"/>
    <w:rsid w:val="00C86A21"/>
    <w:rsid w:val="00C873A9"/>
    <w:rsid w:val="00C87540"/>
    <w:rsid w:val="00C91091"/>
    <w:rsid w:val="00C91766"/>
    <w:rsid w:val="00C918DB"/>
    <w:rsid w:val="00C919D4"/>
    <w:rsid w:val="00C9287B"/>
    <w:rsid w:val="00C9354A"/>
    <w:rsid w:val="00C940CC"/>
    <w:rsid w:val="00C940DD"/>
    <w:rsid w:val="00C94D78"/>
    <w:rsid w:val="00C95009"/>
    <w:rsid w:val="00C951C0"/>
    <w:rsid w:val="00C95BF3"/>
    <w:rsid w:val="00C960C4"/>
    <w:rsid w:val="00C96298"/>
    <w:rsid w:val="00C96623"/>
    <w:rsid w:val="00C96790"/>
    <w:rsid w:val="00C974B1"/>
    <w:rsid w:val="00C97DCA"/>
    <w:rsid w:val="00CA03BA"/>
    <w:rsid w:val="00CA05FC"/>
    <w:rsid w:val="00CA0B72"/>
    <w:rsid w:val="00CA100B"/>
    <w:rsid w:val="00CA1DBB"/>
    <w:rsid w:val="00CA20DE"/>
    <w:rsid w:val="00CA2879"/>
    <w:rsid w:val="00CA2E90"/>
    <w:rsid w:val="00CA40DB"/>
    <w:rsid w:val="00CA4BFB"/>
    <w:rsid w:val="00CA4CDA"/>
    <w:rsid w:val="00CA4DBA"/>
    <w:rsid w:val="00CA510D"/>
    <w:rsid w:val="00CA554B"/>
    <w:rsid w:val="00CA570F"/>
    <w:rsid w:val="00CA60FB"/>
    <w:rsid w:val="00CA65C9"/>
    <w:rsid w:val="00CA6C09"/>
    <w:rsid w:val="00CA6D2B"/>
    <w:rsid w:val="00CA79C8"/>
    <w:rsid w:val="00CA7EF6"/>
    <w:rsid w:val="00CB04AE"/>
    <w:rsid w:val="00CB0EC1"/>
    <w:rsid w:val="00CB14A3"/>
    <w:rsid w:val="00CB175C"/>
    <w:rsid w:val="00CB1870"/>
    <w:rsid w:val="00CB1B15"/>
    <w:rsid w:val="00CB21C3"/>
    <w:rsid w:val="00CB2203"/>
    <w:rsid w:val="00CB45D4"/>
    <w:rsid w:val="00CB4763"/>
    <w:rsid w:val="00CB54BC"/>
    <w:rsid w:val="00CB5F50"/>
    <w:rsid w:val="00CB63CD"/>
    <w:rsid w:val="00CB63FD"/>
    <w:rsid w:val="00CB6628"/>
    <w:rsid w:val="00CB75FD"/>
    <w:rsid w:val="00CC0D39"/>
    <w:rsid w:val="00CC0FDE"/>
    <w:rsid w:val="00CC1ECB"/>
    <w:rsid w:val="00CC2205"/>
    <w:rsid w:val="00CC28EF"/>
    <w:rsid w:val="00CC2E85"/>
    <w:rsid w:val="00CC38D0"/>
    <w:rsid w:val="00CC47FF"/>
    <w:rsid w:val="00CC5F6E"/>
    <w:rsid w:val="00CC6010"/>
    <w:rsid w:val="00CC6288"/>
    <w:rsid w:val="00CC6910"/>
    <w:rsid w:val="00CC699B"/>
    <w:rsid w:val="00CC69B9"/>
    <w:rsid w:val="00CC6AE5"/>
    <w:rsid w:val="00CC7187"/>
    <w:rsid w:val="00CC789C"/>
    <w:rsid w:val="00CD0168"/>
    <w:rsid w:val="00CD03CB"/>
    <w:rsid w:val="00CD0470"/>
    <w:rsid w:val="00CD13E6"/>
    <w:rsid w:val="00CD1BDA"/>
    <w:rsid w:val="00CD2E2B"/>
    <w:rsid w:val="00CD2EFD"/>
    <w:rsid w:val="00CD2F4A"/>
    <w:rsid w:val="00CD333E"/>
    <w:rsid w:val="00CD343B"/>
    <w:rsid w:val="00CD35BA"/>
    <w:rsid w:val="00CD3E11"/>
    <w:rsid w:val="00CD4391"/>
    <w:rsid w:val="00CD43AF"/>
    <w:rsid w:val="00CD4437"/>
    <w:rsid w:val="00CD4571"/>
    <w:rsid w:val="00CD4A7D"/>
    <w:rsid w:val="00CD4C35"/>
    <w:rsid w:val="00CD51FA"/>
    <w:rsid w:val="00CD5432"/>
    <w:rsid w:val="00CD570C"/>
    <w:rsid w:val="00CD62A7"/>
    <w:rsid w:val="00CD67A3"/>
    <w:rsid w:val="00CD67BC"/>
    <w:rsid w:val="00CD70CC"/>
    <w:rsid w:val="00CD7221"/>
    <w:rsid w:val="00CE053E"/>
    <w:rsid w:val="00CE06A2"/>
    <w:rsid w:val="00CE0B43"/>
    <w:rsid w:val="00CE0EB6"/>
    <w:rsid w:val="00CE1BF3"/>
    <w:rsid w:val="00CE241D"/>
    <w:rsid w:val="00CE2628"/>
    <w:rsid w:val="00CE355D"/>
    <w:rsid w:val="00CE3E93"/>
    <w:rsid w:val="00CE3F61"/>
    <w:rsid w:val="00CE4271"/>
    <w:rsid w:val="00CE42FC"/>
    <w:rsid w:val="00CE4A58"/>
    <w:rsid w:val="00CE5254"/>
    <w:rsid w:val="00CE55B5"/>
    <w:rsid w:val="00CE5B79"/>
    <w:rsid w:val="00CE5C86"/>
    <w:rsid w:val="00CE64B3"/>
    <w:rsid w:val="00CE6E31"/>
    <w:rsid w:val="00CE6E6B"/>
    <w:rsid w:val="00CE6EFC"/>
    <w:rsid w:val="00CF025E"/>
    <w:rsid w:val="00CF08DA"/>
    <w:rsid w:val="00CF1513"/>
    <w:rsid w:val="00CF188D"/>
    <w:rsid w:val="00CF1923"/>
    <w:rsid w:val="00CF1ABB"/>
    <w:rsid w:val="00CF1CDD"/>
    <w:rsid w:val="00CF1CFE"/>
    <w:rsid w:val="00CF2268"/>
    <w:rsid w:val="00CF2514"/>
    <w:rsid w:val="00CF2746"/>
    <w:rsid w:val="00CF2AAB"/>
    <w:rsid w:val="00CF2BB8"/>
    <w:rsid w:val="00CF2C8A"/>
    <w:rsid w:val="00CF48D5"/>
    <w:rsid w:val="00CF49EE"/>
    <w:rsid w:val="00CF50C5"/>
    <w:rsid w:val="00CF55CF"/>
    <w:rsid w:val="00CF6033"/>
    <w:rsid w:val="00CF69D8"/>
    <w:rsid w:val="00CF6B53"/>
    <w:rsid w:val="00CF6B68"/>
    <w:rsid w:val="00CF6B73"/>
    <w:rsid w:val="00CF6BD3"/>
    <w:rsid w:val="00CF6E5A"/>
    <w:rsid w:val="00CF6E87"/>
    <w:rsid w:val="00CF7488"/>
    <w:rsid w:val="00CF7910"/>
    <w:rsid w:val="00CF7FD8"/>
    <w:rsid w:val="00CF7FE0"/>
    <w:rsid w:val="00D00674"/>
    <w:rsid w:val="00D00744"/>
    <w:rsid w:val="00D00CE7"/>
    <w:rsid w:val="00D011FB"/>
    <w:rsid w:val="00D01336"/>
    <w:rsid w:val="00D0152D"/>
    <w:rsid w:val="00D016A5"/>
    <w:rsid w:val="00D018D6"/>
    <w:rsid w:val="00D01F80"/>
    <w:rsid w:val="00D022C5"/>
    <w:rsid w:val="00D02AD1"/>
    <w:rsid w:val="00D02FE1"/>
    <w:rsid w:val="00D036BF"/>
    <w:rsid w:val="00D03A02"/>
    <w:rsid w:val="00D042EB"/>
    <w:rsid w:val="00D04615"/>
    <w:rsid w:val="00D04853"/>
    <w:rsid w:val="00D0494B"/>
    <w:rsid w:val="00D0553B"/>
    <w:rsid w:val="00D05C45"/>
    <w:rsid w:val="00D05E41"/>
    <w:rsid w:val="00D06842"/>
    <w:rsid w:val="00D07485"/>
    <w:rsid w:val="00D07EA8"/>
    <w:rsid w:val="00D1000A"/>
    <w:rsid w:val="00D105C7"/>
    <w:rsid w:val="00D105DC"/>
    <w:rsid w:val="00D10655"/>
    <w:rsid w:val="00D1075E"/>
    <w:rsid w:val="00D10802"/>
    <w:rsid w:val="00D10DF8"/>
    <w:rsid w:val="00D10E45"/>
    <w:rsid w:val="00D11284"/>
    <w:rsid w:val="00D11960"/>
    <w:rsid w:val="00D11A0B"/>
    <w:rsid w:val="00D11CC5"/>
    <w:rsid w:val="00D1204D"/>
    <w:rsid w:val="00D127BD"/>
    <w:rsid w:val="00D12BF2"/>
    <w:rsid w:val="00D1324B"/>
    <w:rsid w:val="00D13D04"/>
    <w:rsid w:val="00D14030"/>
    <w:rsid w:val="00D1447E"/>
    <w:rsid w:val="00D15BDE"/>
    <w:rsid w:val="00D16CA6"/>
    <w:rsid w:val="00D2011E"/>
    <w:rsid w:val="00D2064A"/>
    <w:rsid w:val="00D213F1"/>
    <w:rsid w:val="00D2143A"/>
    <w:rsid w:val="00D215C0"/>
    <w:rsid w:val="00D21EAD"/>
    <w:rsid w:val="00D2204C"/>
    <w:rsid w:val="00D23F77"/>
    <w:rsid w:val="00D257D0"/>
    <w:rsid w:val="00D259AA"/>
    <w:rsid w:val="00D25F10"/>
    <w:rsid w:val="00D25FD6"/>
    <w:rsid w:val="00D261D2"/>
    <w:rsid w:val="00D26293"/>
    <w:rsid w:val="00D2678A"/>
    <w:rsid w:val="00D27101"/>
    <w:rsid w:val="00D27CCB"/>
    <w:rsid w:val="00D3044C"/>
    <w:rsid w:val="00D308A5"/>
    <w:rsid w:val="00D30C2E"/>
    <w:rsid w:val="00D311FB"/>
    <w:rsid w:val="00D31449"/>
    <w:rsid w:val="00D319A3"/>
    <w:rsid w:val="00D335D5"/>
    <w:rsid w:val="00D33AE4"/>
    <w:rsid w:val="00D33C5B"/>
    <w:rsid w:val="00D33EFD"/>
    <w:rsid w:val="00D34887"/>
    <w:rsid w:val="00D35AFC"/>
    <w:rsid w:val="00D371DA"/>
    <w:rsid w:val="00D3729D"/>
    <w:rsid w:val="00D37F62"/>
    <w:rsid w:val="00D402F0"/>
    <w:rsid w:val="00D40AE8"/>
    <w:rsid w:val="00D41872"/>
    <w:rsid w:val="00D41CC2"/>
    <w:rsid w:val="00D41EDB"/>
    <w:rsid w:val="00D42949"/>
    <w:rsid w:val="00D42992"/>
    <w:rsid w:val="00D43331"/>
    <w:rsid w:val="00D437C4"/>
    <w:rsid w:val="00D43841"/>
    <w:rsid w:val="00D43D3B"/>
    <w:rsid w:val="00D43F3B"/>
    <w:rsid w:val="00D441C2"/>
    <w:rsid w:val="00D448AC"/>
    <w:rsid w:val="00D45893"/>
    <w:rsid w:val="00D467C6"/>
    <w:rsid w:val="00D46A18"/>
    <w:rsid w:val="00D47368"/>
    <w:rsid w:val="00D4769C"/>
    <w:rsid w:val="00D47AA8"/>
    <w:rsid w:val="00D47D15"/>
    <w:rsid w:val="00D51C22"/>
    <w:rsid w:val="00D51F6E"/>
    <w:rsid w:val="00D52233"/>
    <w:rsid w:val="00D5260C"/>
    <w:rsid w:val="00D52B3F"/>
    <w:rsid w:val="00D52BBA"/>
    <w:rsid w:val="00D52CC7"/>
    <w:rsid w:val="00D52E45"/>
    <w:rsid w:val="00D533D1"/>
    <w:rsid w:val="00D536CE"/>
    <w:rsid w:val="00D53D4D"/>
    <w:rsid w:val="00D5410B"/>
    <w:rsid w:val="00D54389"/>
    <w:rsid w:val="00D54B7B"/>
    <w:rsid w:val="00D57086"/>
    <w:rsid w:val="00D572B6"/>
    <w:rsid w:val="00D57626"/>
    <w:rsid w:val="00D57957"/>
    <w:rsid w:val="00D57FFB"/>
    <w:rsid w:val="00D6000D"/>
    <w:rsid w:val="00D609A9"/>
    <w:rsid w:val="00D61687"/>
    <w:rsid w:val="00D619DF"/>
    <w:rsid w:val="00D61F86"/>
    <w:rsid w:val="00D62513"/>
    <w:rsid w:val="00D63BDB"/>
    <w:rsid w:val="00D64431"/>
    <w:rsid w:val="00D64436"/>
    <w:rsid w:val="00D65239"/>
    <w:rsid w:val="00D6535F"/>
    <w:rsid w:val="00D6566D"/>
    <w:rsid w:val="00D65693"/>
    <w:rsid w:val="00D6601E"/>
    <w:rsid w:val="00D666BF"/>
    <w:rsid w:val="00D676EB"/>
    <w:rsid w:val="00D718C3"/>
    <w:rsid w:val="00D72422"/>
    <w:rsid w:val="00D728CD"/>
    <w:rsid w:val="00D72FBE"/>
    <w:rsid w:val="00D732EB"/>
    <w:rsid w:val="00D7361B"/>
    <w:rsid w:val="00D73CFF"/>
    <w:rsid w:val="00D74414"/>
    <w:rsid w:val="00D751DE"/>
    <w:rsid w:val="00D7534A"/>
    <w:rsid w:val="00D758C5"/>
    <w:rsid w:val="00D76368"/>
    <w:rsid w:val="00D7669B"/>
    <w:rsid w:val="00D76CC1"/>
    <w:rsid w:val="00D76E79"/>
    <w:rsid w:val="00D771F7"/>
    <w:rsid w:val="00D7784E"/>
    <w:rsid w:val="00D8194B"/>
    <w:rsid w:val="00D81E15"/>
    <w:rsid w:val="00D81F73"/>
    <w:rsid w:val="00D8257E"/>
    <w:rsid w:val="00D826A0"/>
    <w:rsid w:val="00D826D7"/>
    <w:rsid w:val="00D82759"/>
    <w:rsid w:val="00D82881"/>
    <w:rsid w:val="00D82C5F"/>
    <w:rsid w:val="00D8312A"/>
    <w:rsid w:val="00D831F6"/>
    <w:rsid w:val="00D83879"/>
    <w:rsid w:val="00D83932"/>
    <w:rsid w:val="00D83E5B"/>
    <w:rsid w:val="00D846A6"/>
    <w:rsid w:val="00D84FB4"/>
    <w:rsid w:val="00D856D0"/>
    <w:rsid w:val="00D86132"/>
    <w:rsid w:val="00D871F0"/>
    <w:rsid w:val="00D906FB"/>
    <w:rsid w:val="00D90A65"/>
    <w:rsid w:val="00D90AC1"/>
    <w:rsid w:val="00D91314"/>
    <w:rsid w:val="00D91CB4"/>
    <w:rsid w:val="00D9263B"/>
    <w:rsid w:val="00D92B3C"/>
    <w:rsid w:val="00D930B8"/>
    <w:rsid w:val="00D9311D"/>
    <w:rsid w:val="00D93309"/>
    <w:rsid w:val="00D9330D"/>
    <w:rsid w:val="00D936A8"/>
    <w:rsid w:val="00D937D6"/>
    <w:rsid w:val="00D93A4F"/>
    <w:rsid w:val="00D93C8F"/>
    <w:rsid w:val="00D93E7B"/>
    <w:rsid w:val="00D93EA1"/>
    <w:rsid w:val="00D93FBC"/>
    <w:rsid w:val="00D940EE"/>
    <w:rsid w:val="00D9414F"/>
    <w:rsid w:val="00D969CD"/>
    <w:rsid w:val="00D973CF"/>
    <w:rsid w:val="00D976C9"/>
    <w:rsid w:val="00D97A49"/>
    <w:rsid w:val="00D97CA2"/>
    <w:rsid w:val="00D97D6D"/>
    <w:rsid w:val="00DA0443"/>
    <w:rsid w:val="00DA0803"/>
    <w:rsid w:val="00DA0878"/>
    <w:rsid w:val="00DA09E1"/>
    <w:rsid w:val="00DA0F13"/>
    <w:rsid w:val="00DA171D"/>
    <w:rsid w:val="00DA1855"/>
    <w:rsid w:val="00DA1D13"/>
    <w:rsid w:val="00DA1EA5"/>
    <w:rsid w:val="00DA2503"/>
    <w:rsid w:val="00DA3199"/>
    <w:rsid w:val="00DA37E8"/>
    <w:rsid w:val="00DA3F63"/>
    <w:rsid w:val="00DA405D"/>
    <w:rsid w:val="00DA461F"/>
    <w:rsid w:val="00DA4751"/>
    <w:rsid w:val="00DA4C10"/>
    <w:rsid w:val="00DA53C8"/>
    <w:rsid w:val="00DA583B"/>
    <w:rsid w:val="00DA6212"/>
    <w:rsid w:val="00DA63A1"/>
    <w:rsid w:val="00DA67E5"/>
    <w:rsid w:val="00DA6C2E"/>
    <w:rsid w:val="00DA7450"/>
    <w:rsid w:val="00DA7853"/>
    <w:rsid w:val="00DA7955"/>
    <w:rsid w:val="00DB0B7C"/>
    <w:rsid w:val="00DB1501"/>
    <w:rsid w:val="00DB2698"/>
    <w:rsid w:val="00DB31FC"/>
    <w:rsid w:val="00DB345B"/>
    <w:rsid w:val="00DB39FD"/>
    <w:rsid w:val="00DB3E8E"/>
    <w:rsid w:val="00DB6847"/>
    <w:rsid w:val="00DB7138"/>
    <w:rsid w:val="00DC094B"/>
    <w:rsid w:val="00DC170E"/>
    <w:rsid w:val="00DC1A3C"/>
    <w:rsid w:val="00DC213A"/>
    <w:rsid w:val="00DC26D3"/>
    <w:rsid w:val="00DC2914"/>
    <w:rsid w:val="00DC2F8B"/>
    <w:rsid w:val="00DC3DB1"/>
    <w:rsid w:val="00DC3F46"/>
    <w:rsid w:val="00DC528C"/>
    <w:rsid w:val="00DC5962"/>
    <w:rsid w:val="00DC5984"/>
    <w:rsid w:val="00DC59BD"/>
    <w:rsid w:val="00DC5A99"/>
    <w:rsid w:val="00DC5C21"/>
    <w:rsid w:val="00DC6DFB"/>
    <w:rsid w:val="00DC75EB"/>
    <w:rsid w:val="00DD01C0"/>
    <w:rsid w:val="00DD0A6E"/>
    <w:rsid w:val="00DD118C"/>
    <w:rsid w:val="00DD2210"/>
    <w:rsid w:val="00DD2329"/>
    <w:rsid w:val="00DD278C"/>
    <w:rsid w:val="00DD313A"/>
    <w:rsid w:val="00DD3984"/>
    <w:rsid w:val="00DD5530"/>
    <w:rsid w:val="00DD5F36"/>
    <w:rsid w:val="00DD7364"/>
    <w:rsid w:val="00DD73B8"/>
    <w:rsid w:val="00DD764E"/>
    <w:rsid w:val="00DD78F8"/>
    <w:rsid w:val="00DD79A2"/>
    <w:rsid w:val="00DD7D21"/>
    <w:rsid w:val="00DD7D7B"/>
    <w:rsid w:val="00DD7EB6"/>
    <w:rsid w:val="00DE0C71"/>
    <w:rsid w:val="00DE0D03"/>
    <w:rsid w:val="00DE0DF8"/>
    <w:rsid w:val="00DE1FA4"/>
    <w:rsid w:val="00DE2983"/>
    <w:rsid w:val="00DE3003"/>
    <w:rsid w:val="00DE3113"/>
    <w:rsid w:val="00DE4089"/>
    <w:rsid w:val="00DE4869"/>
    <w:rsid w:val="00DE4A3F"/>
    <w:rsid w:val="00DE4AFA"/>
    <w:rsid w:val="00DE68DF"/>
    <w:rsid w:val="00DE72D9"/>
    <w:rsid w:val="00DE7525"/>
    <w:rsid w:val="00DE769E"/>
    <w:rsid w:val="00DE796C"/>
    <w:rsid w:val="00DF02BC"/>
    <w:rsid w:val="00DF05BB"/>
    <w:rsid w:val="00DF064D"/>
    <w:rsid w:val="00DF1E20"/>
    <w:rsid w:val="00DF2B6B"/>
    <w:rsid w:val="00DF3424"/>
    <w:rsid w:val="00DF3498"/>
    <w:rsid w:val="00DF35BE"/>
    <w:rsid w:val="00DF40CE"/>
    <w:rsid w:val="00DF4C52"/>
    <w:rsid w:val="00DF4C8B"/>
    <w:rsid w:val="00DF52BD"/>
    <w:rsid w:val="00DF73FB"/>
    <w:rsid w:val="00DF7451"/>
    <w:rsid w:val="00DF7F3E"/>
    <w:rsid w:val="00E00DAD"/>
    <w:rsid w:val="00E011A6"/>
    <w:rsid w:val="00E022BA"/>
    <w:rsid w:val="00E028C0"/>
    <w:rsid w:val="00E02B3C"/>
    <w:rsid w:val="00E02DF5"/>
    <w:rsid w:val="00E033E4"/>
    <w:rsid w:val="00E038E2"/>
    <w:rsid w:val="00E039A6"/>
    <w:rsid w:val="00E03C9F"/>
    <w:rsid w:val="00E040BB"/>
    <w:rsid w:val="00E0410E"/>
    <w:rsid w:val="00E053EE"/>
    <w:rsid w:val="00E0567B"/>
    <w:rsid w:val="00E05A9E"/>
    <w:rsid w:val="00E05AAF"/>
    <w:rsid w:val="00E07415"/>
    <w:rsid w:val="00E0771A"/>
    <w:rsid w:val="00E10241"/>
    <w:rsid w:val="00E1024E"/>
    <w:rsid w:val="00E102F3"/>
    <w:rsid w:val="00E105C8"/>
    <w:rsid w:val="00E1084D"/>
    <w:rsid w:val="00E10A58"/>
    <w:rsid w:val="00E11113"/>
    <w:rsid w:val="00E11C00"/>
    <w:rsid w:val="00E11FB8"/>
    <w:rsid w:val="00E11FC2"/>
    <w:rsid w:val="00E12561"/>
    <w:rsid w:val="00E12641"/>
    <w:rsid w:val="00E1287B"/>
    <w:rsid w:val="00E12900"/>
    <w:rsid w:val="00E129EA"/>
    <w:rsid w:val="00E1324B"/>
    <w:rsid w:val="00E138D5"/>
    <w:rsid w:val="00E13ACA"/>
    <w:rsid w:val="00E14196"/>
    <w:rsid w:val="00E141FA"/>
    <w:rsid w:val="00E1475C"/>
    <w:rsid w:val="00E14D99"/>
    <w:rsid w:val="00E152E2"/>
    <w:rsid w:val="00E15A58"/>
    <w:rsid w:val="00E15C3F"/>
    <w:rsid w:val="00E15D96"/>
    <w:rsid w:val="00E1618E"/>
    <w:rsid w:val="00E16601"/>
    <w:rsid w:val="00E169E3"/>
    <w:rsid w:val="00E16A1C"/>
    <w:rsid w:val="00E1773F"/>
    <w:rsid w:val="00E17947"/>
    <w:rsid w:val="00E17D0B"/>
    <w:rsid w:val="00E17E40"/>
    <w:rsid w:val="00E201E9"/>
    <w:rsid w:val="00E20821"/>
    <w:rsid w:val="00E20D4A"/>
    <w:rsid w:val="00E20F54"/>
    <w:rsid w:val="00E20FA4"/>
    <w:rsid w:val="00E22A40"/>
    <w:rsid w:val="00E22D09"/>
    <w:rsid w:val="00E2350C"/>
    <w:rsid w:val="00E23AFC"/>
    <w:rsid w:val="00E24068"/>
    <w:rsid w:val="00E24257"/>
    <w:rsid w:val="00E24FE8"/>
    <w:rsid w:val="00E25C82"/>
    <w:rsid w:val="00E261F0"/>
    <w:rsid w:val="00E269B3"/>
    <w:rsid w:val="00E26AF7"/>
    <w:rsid w:val="00E26B9C"/>
    <w:rsid w:val="00E2719E"/>
    <w:rsid w:val="00E2722B"/>
    <w:rsid w:val="00E301E4"/>
    <w:rsid w:val="00E30CAE"/>
    <w:rsid w:val="00E31C3A"/>
    <w:rsid w:val="00E32016"/>
    <w:rsid w:val="00E32A0A"/>
    <w:rsid w:val="00E337AC"/>
    <w:rsid w:val="00E33896"/>
    <w:rsid w:val="00E3399E"/>
    <w:rsid w:val="00E33AF9"/>
    <w:rsid w:val="00E346FB"/>
    <w:rsid w:val="00E34891"/>
    <w:rsid w:val="00E349A2"/>
    <w:rsid w:val="00E34AE7"/>
    <w:rsid w:val="00E34EC2"/>
    <w:rsid w:val="00E35B5D"/>
    <w:rsid w:val="00E36065"/>
    <w:rsid w:val="00E368C0"/>
    <w:rsid w:val="00E37059"/>
    <w:rsid w:val="00E3786F"/>
    <w:rsid w:val="00E37D29"/>
    <w:rsid w:val="00E40247"/>
    <w:rsid w:val="00E40827"/>
    <w:rsid w:val="00E40C3B"/>
    <w:rsid w:val="00E40D30"/>
    <w:rsid w:val="00E40EF4"/>
    <w:rsid w:val="00E40F6C"/>
    <w:rsid w:val="00E41255"/>
    <w:rsid w:val="00E41509"/>
    <w:rsid w:val="00E41B24"/>
    <w:rsid w:val="00E41C3D"/>
    <w:rsid w:val="00E421D1"/>
    <w:rsid w:val="00E42219"/>
    <w:rsid w:val="00E42740"/>
    <w:rsid w:val="00E4386D"/>
    <w:rsid w:val="00E43A9A"/>
    <w:rsid w:val="00E43B32"/>
    <w:rsid w:val="00E43B3B"/>
    <w:rsid w:val="00E442B2"/>
    <w:rsid w:val="00E442D3"/>
    <w:rsid w:val="00E44971"/>
    <w:rsid w:val="00E44A8B"/>
    <w:rsid w:val="00E44FC1"/>
    <w:rsid w:val="00E45748"/>
    <w:rsid w:val="00E45A56"/>
    <w:rsid w:val="00E45D8F"/>
    <w:rsid w:val="00E469BB"/>
    <w:rsid w:val="00E47B75"/>
    <w:rsid w:val="00E501D9"/>
    <w:rsid w:val="00E50593"/>
    <w:rsid w:val="00E505FE"/>
    <w:rsid w:val="00E50761"/>
    <w:rsid w:val="00E509D8"/>
    <w:rsid w:val="00E50CC3"/>
    <w:rsid w:val="00E50E34"/>
    <w:rsid w:val="00E51749"/>
    <w:rsid w:val="00E51CF9"/>
    <w:rsid w:val="00E5204B"/>
    <w:rsid w:val="00E52649"/>
    <w:rsid w:val="00E53BBD"/>
    <w:rsid w:val="00E5407E"/>
    <w:rsid w:val="00E5437E"/>
    <w:rsid w:val="00E543F5"/>
    <w:rsid w:val="00E5445C"/>
    <w:rsid w:val="00E544FE"/>
    <w:rsid w:val="00E54B93"/>
    <w:rsid w:val="00E555F0"/>
    <w:rsid w:val="00E57226"/>
    <w:rsid w:val="00E60983"/>
    <w:rsid w:val="00E60A82"/>
    <w:rsid w:val="00E614B2"/>
    <w:rsid w:val="00E61636"/>
    <w:rsid w:val="00E61795"/>
    <w:rsid w:val="00E61DE8"/>
    <w:rsid w:val="00E62ED3"/>
    <w:rsid w:val="00E62FBB"/>
    <w:rsid w:val="00E63243"/>
    <w:rsid w:val="00E63430"/>
    <w:rsid w:val="00E6412E"/>
    <w:rsid w:val="00E64CDB"/>
    <w:rsid w:val="00E65483"/>
    <w:rsid w:val="00E65EB6"/>
    <w:rsid w:val="00E66040"/>
    <w:rsid w:val="00E66109"/>
    <w:rsid w:val="00E664E4"/>
    <w:rsid w:val="00E66D6A"/>
    <w:rsid w:val="00E66DD0"/>
    <w:rsid w:val="00E67992"/>
    <w:rsid w:val="00E67F79"/>
    <w:rsid w:val="00E70020"/>
    <w:rsid w:val="00E7051B"/>
    <w:rsid w:val="00E71262"/>
    <w:rsid w:val="00E71705"/>
    <w:rsid w:val="00E7185B"/>
    <w:rsid w:val="00E71AEE"/>
    <w:rsid w:val="00E725A1"/>
    <w:rsid w:val="00E7382A"/>
    <w:rsid w:val="00E7396E"/>
    <w:rsid w:val="00E73AA2"/>
    <w:rsid w:val="00E74095"/>
    <w:rsid w:val="00E74813"/>
    <w:rsid w:val="00E74AA8"/>
    <w:rsid w:val="00E75134"/>
    <w:rsid w:val="00E75C65"/>
    <w:rsid w:val="00E7751A"/>
    <w:rsid w:val="00E77AE2"/>
    <w:rsid w:val="00E803C7"/>
    <w:rsid w:val="00E80407"/>
    <w:rsid w:val="00E80D98"/>
    <w:rsid w:val="00E80EB8"/>
    <w:rsid w:val="00E810A3"/>
    <w:rsid w:val="00E81F89"/>
    <w:rsid w:val="00E81FC0"/>
    <w:rsid w:val="00E82D36"/>
    <w:rsid w:val="00E82DDF"/>
    <w:rsid w:val="00E82EFE"/>
    <w:rsid w:val="00E830EA"/>
    <w:rsid w:val="00E831F8"/>
    <w:rsid w:val="00E83E4F"/>
    <w:rsid w:val="00E84266"/>
    <w:rsid w:val="00E84B92"/>
    <w:rsid w:val="00E85735"/>
    <w:rsid w:val="00E85D59"/>
    <w:rsid w:val="00E8619A"/>
    <w:rsid w:val="00E86543"/>
    <w:rsid w:val="00E904DB"/>
    <w:rsid w:val="00E92D14"/>
    <w:rsid w:val="00E937B4"/>
    <w:rsid w:val="00E93911"/>
    <w:rsid w:val="00E93A62"/>
    <w:rsid w:val="00E94EF1"/>
    <w:rsid w:val="00E94F7D"/>
    <w:rsid w:val="00E9595A"/>
    <w:rsid w:val="00E95E4B"/>
    <w:rsid w:val="00E95F78"/>
    <w:rsid w:val="00E960F8"/>
    <w:rsid w:val="00E9644F"/>
    <w:rsid w:val="00E96E0F"/>
    <w:rsid w:val="00E97275"/>
    <w:rsid w:val="00E973FC"/>
    <w:rsid w:val="00E976AA"/>
    <w:rsid w:val="00E97990"/>
    <w:rsid w:val="00E97F91"/>
    <w:rsid w:val="00E97FEF"/>
    <w:rsid w:val="00EA03B5"/>
    <w:rsid w:val="00EA0E06"/>
    <w:rsid w:val="00EA1581"/>
    <w:rsid w:val="00EA25CE"/>
    <w:rsid w:val="00EA267D"/>
    <w:rsid w:val="00EA2A6D"/>
    <w:rsid w:val="00EA3011"/>
    <w:rsid w:val="00EA3E3D"/>
    <w:rsid w:val="00EA4A24"/>
    <w:rsid w:val="00EA519B"/>
    <w:rsid w:val="00EA5B75"/>
    <w:rsid w:val="00EA5BF6"/>
    <w:rsid w:val="00EA61F9"/>
    <w:rsid w:val="00EA6564"/>
    <w:rsid w:val="00EA67E8"/>
    <w:rsid w:val="00EA68CC"/>
    <w:rsid w:val="00EA7CBA"/>
    <w:rsid w:val="00EB0B7F"/>
    <w:rsid w:val="00EB0EA4"/>
    <w:rsid w:val="00EB101B"/>
    <w:rsid w:val="00EB148D"/>
    <w:rsid w:val="00EB2033"/>
    <w:rsid w:val="00EB30B1"/>
    <w:rsid w:val="00EB3280"/>
    <w:rsid w:val="00EB34E5"/>
    <w:rsid w:val="00EB3E6D"/>
    <w:rsid w:val="00EB515C"/>
    <w:rsid w:val="00EB5389"/>
    <w:rsid w:val="00EB6248"/>
    <w:rsid w:val="00EB6468"/>
    <w:rsid w:val="00EB67D4"/>
    <w:rsid w:val="00EB6F05"/>
    <w:rsid w:val="00EB747A"/>
    <w:rsid w:val="00EB779F"/>
    <w:rsid w:val="00EB7F30"/>
    <w:rsid w:val="00EC0643"/>
    <w:rsid w:val="00EC1A75"/>
    <w:rsid w:val="00EC1F8E"/>
    <w:rsid w:val="00EC1FD0"/>
    <w:rsid w:val="00EC22BA"/>
    <w:rsid w:val="00EC34B3"/>
    <w:rsid w:val="00EC3958"/>
    <w:rsid w:val="00EC3EFD"/>
    <w:rsid w:val="00EC4895"/>
    <w:rsid w:val="00EC4D4D"/>
    <w:rsid w:val="00EC548C"/>
    <w:rsid w:val="00EC5D6E"/>
    <w:rsid w:val="00EC5EA2"/>
    <w:rsid w:val="00EC5F73"/>
    <w:rsid w:val="00EC6337"/>
    <w:rsid w:val="00EC6450"/>
    <w:rsid w:val="00EC7ABC"/>
    <w:rsid w:val="00EC7B86"/>
    <w:rsid w:val="00ED0993"/>
    <w:rsid w:val="00ED0D7D"/>
    <w:rsid w:val="00ED102C"/>
    <w:rsid w:val="00ED1173"/>
    <w:rsid w:val="00ED1DFA"/>
    <w:rsid w:val="00ED2221"/>
    <w:rsid w:val="00ED2D9C"/>
    <w:rsid w:val="00ED30D7"/>
    <w:rsid w:val="00ED331D"/>
    <w:rsid w:val="00ED338A"/>
    <w:rsid w:val="00ED3565"/>
    <w:rsid w:val="00ED3F3A"/>
    <w:rsid w:val="00ED4337"/>
    <w:rsid w:val="00ED458A"/>
    <w:rsid w:val="00ED4598"/>
    <w:rsid w:val="00ED4AC6"/>
    <w:rsid w:val="00ED4CDB"/>
    <w:rsid w:val="00ED53B5"/>
    <w:rsid w:val="00ED5B2F"/>
    <w:rsid w:val="00ED635D"/>
    <w:rsid w:val="00ED67CC"/>
    <w:rsid w:val="00ED7216"/>
    <w:rsid w:val="00ED7351"/>
    <w:rsid w:val="00ED7EFA"/>
    <w:rsid w:val="00EE07BE"/>
    <w:rsid w:val="00EE086F"/>
    <w:rsid w:val="00EE0BAF"/>
    <w:rsid w:val="00EE127E"/>
    <w:rsid w:val="00EE160F"/>
    <w:rsid w:val="00EE20D6"/>
    <w:rsid w:val="00EE21FC"/>
    <w:rsid w:val="00EE29F1"/>
    <w:rsid w:val="00EE308B"/>
    <w:rsid w:val="00EE336C"/>
    <w:rsid w:val="00EE395F"/>
    <w:rsid w:val="00EE4F30"/>
    <w:rsid w:val="00EE52D6"/>
    <w:rsid w:val="00EE55B4"/>
    <w:rsid w:val="00EE57BC"/>
    <w:rsid w:val="00EE611A"/>
    <w:rsid w:val="00EE6953"/>
    <w:rsid w:val="00EE6F67"/>
    <w:rsid w:val="00EF0317"/>
    <w:rsid w:val="00EF0754"/>
    <w:rsid w:val="00EF081B"/>
    <w:rsid w:val="00EF0F8D"/>
    <w:rsid w:val="00EF1C08"/>
    <w:rsid w:val="00EF1FAE"/>
    <w:rsid w:val="00EF231C"/>
    <w:rsid w:val="00EF2E4D"/>
    <w:rsid w:val="00EF33DA"/>
    <w:rsid w:val="00EF3BC3"/>
    <w:rsid w:val="00EF3C9C"/>
    <w:rsid w:val="00EF4489"/>
    <w:rsid w:val="00EF4912"/>
    <w:rsid w:val="00EF4FA3"/>
    <w:rsid w:val="00EF5324"/>
    <w:rsid w:val="00EF6445"/>
    <w:rsid w:val="00EF6926"/>
    <w:rsid w:val="00EF6C8E"/>
    <w:rsid w:val="00EF7449"/>
    <w:rsid w:val="00EF77BF"/>
    <w:rsid w:val="00EF788C"/>
    <w:rsid w:val="00EF7C17"/>
    <w:rsid w:val="00F00AB3"/>
    <w:rsid w:val="00F01072"/>
    <w:rsid w:val="00F01309"/>
    <w:rsid w:val="00F0131F"/>
    <w:rsid w:val="00F025B5"/>
    <w:rsid w:val="00F02645"/>
    <w:rsid w:val="00F026D1"/>
    <w:rsid w:val="00F02D32"/>
    <w:rsid w:val="00F0362E"/>
    <w:rsid w:val="00F036FA"/>
    <w:rsid w:val="00F045D2"/>
    <w:rsid w:val="00F04849"/>
    <w:rsid w:val="00F051D6"/>
    <w:rsid w:val="00F05A27"/>
    <w:rsid w:val="00F07244"/>
    <w:rsid w:val="00F07738"/>
    <w:rsid w:val="00F107A6"/>
    <w:rsid w:val="00F11928"/>
    <w:rsid w:val="00F1259E"/>
    <w:rsid w:val="00F127CC"/>
    <w:rsid w:val="00F1284F"/>
    <w:rsid w:val="00F12EF1"/>
    <w:rsid w:val="00F13767"/>
    <w:rsid w:val="00F13A4F"/>
    <w:rsid w:val="00F14715"/>
    <w:rsid w:val="00F14B52"/>
    <w:rsid w:val="00F15F55"/>
    <w:rsid w:val="00F164CC"/>
    <w:rsid w:val="00F16621"/>
    <w:rsid w:val="00F16ECC"/>
    <w:rsid w:val="00F16FD9"/>
    <w:rsid w:val="00F17793"/>
    <w:rsid w:val="00F17E90"/>
    <w:rsid w:val="00F20E33"/>
    <w:rsid w:val="00F20ECB"/>
    <w:rsid w:val="00F21B1F"/>
    <w:rsid w:val="00F2211E"/>
    <w:rsid w:val="00F22589"/>
    <w:rsid w:val="00F22D3F"/>
    <w:rsid w:val="00F2317A"/>
    <w:rsid w:val="00F23229"/>
    <w:rsid w:val="00F232DA"/>
    <w:rsid w:val="00F232EC"/>
    <w:rsid w:val="00F23AFC"/>
    <w:rsid w:val="00F24496"/>
    <w:rsid w:val="00F24F6D"/>
    <w:rsid w:val="00F25255"/>
    <w:rsid w:val="00F256DB"/>
    <w:rsid w:val="00F25802"/>
    <w:rsid w:val="00F25B1B"/>
    <w:rsid w:val="00F268B7"/>
    <w:rsid w:val="00F26BB0"/>
    <w:rsid w:val="00F26C3C"/>
    <w:rsid w:val="00F26D69"/>
    <w:rsid w:val="00F272EA"/>
    <w:rsid w:val="00F27A84"/>
    <w:rsid w:val="00F27B40"/>
    <w:rsid w:val="00F30DCA"/>
    <w:rsid w:val="00F31473"/>
    <w:rsid w:val="00F319FE"/>
    <w:rsid w:val="00F323B9"/>
    <w:rsid w:val="00F325B8"/>
    <w:rsid w:val="00F32B35"/>
    <w:rsid w:val="00F32B7C"/>
    <w:rsid w:val="00F334CB"/>
    <w:rsid w:val="00F336C9"/>
    <w:rsid w:val="00F33C20"/>
    <w:rsid w:val="00F34216"/>
    <w:rsid w:val="00F3433C"/>
    <w:rsid w:val="00F34ECC"/>
    <w:rsid w:val="00F35188"/>
    <w:rsid w:val="00F366CC"/>
    <w:rsid w:val="00F37169"/>
    <w:rsid w:val="00F37728"/>
    <w:rsid w:val="00F37D8A"/>
    <w:rsid w:val="00F40166"/>
    <w:rsid w:val="00F404E6"/>
    <w:rsid w:val="00F408B8"/>
    <w:rsid w:val="00F42395"/>
    <w:rsid w:val="00F42609"/>
    <w:rsid w:val="00F42D2F"/>
    <w:rsid w:val="00F43326"/>
    <w:rsid w:val="00F43CEF"/>
    <w:rsid w:val="00F4489D"/>
    <w:rsid w:val="00F44E4C"/>
    <w:rsid w:val="00F451CA"/>
    <w:rsid w:val="00F462D3"/>
    <w:rsid w:val="00F4715D"/>
    <w:rsid w:val="00F508A7"/>
    <w:rsid w:val="00F50B7E"/>
    <w:rsid w:val="00F50C70"/>
    <w:rsid w:val="00F5139A"/>
    <w:rsid w:val="00F51696"/>
    <w:rsid w:val="00F52504"/>
    <w:rsid w:val="00F5321D"/>
    <w:rsid w:val="00F5366B"/>
    <w:rsid w:val="00F538CB"/>
    <w:rsid w:val="00F53972"/>
    <w:rsid w:val="00F539EC"/>
    <w:rsid w:val="00F53F15"/>
    <w:rsid w:val="00F5431D"/>
    <w:rsid w:val="00F54CC5"/>
    <w:rsid w:val="00F554A7"/>
    <w:rsid w:val="00F568EF"/>
    <w:rsid w:val="00F56AA9"/>
    <w:rsid w:val="00F56AD5"/>
    <w:rsid w:val="00F5727B"/>
    <w:rsid w:val="00F578DD"/>
    <w:rsid w:val="00F600C6"/>
    <w:rsid w:val="00F60A06"/>
    <w:rsid w:val="00F60D6C"/>
    <w:rsid w:val="00F6185D"/>
    <w:rsid w:val="00F61AF9"/>
    <w:rsid w:val="00F61F62"/>
    <w:rsid w:val="00F62792"/>
    <w:rsid w:val="00F635F5"/>
    <w:rsid w:val="00F63CB4"/>
    <w:rsid w:val="00F63F4E"/>
    <w:rsid w:val="00F64465"/>
    <w:rsid w:val="00F650CC"/>
    <w:rsid w:val="00F653F6"/>
    <w:rsid w:val="00F663FD"/>
    <w:rsid w:val="00F6680F"/>
    <w:rsid w:val="00F66AE1"/>
    <w:rsid w:val="00F67536"/>
    <w:rsid w:val="00F702E3"/>
    <w:rsid w:val="00F7032B"/>
    <w:rsid w:val="00F70650"/>
    <w:rsid w:val="00F71765"/>
    <w:rsid w:val="00F71C52"/>
    <w:rsid w:val="00F71FA7"/>
    <w:rsid w:val="00F721F7"/>
    <w:rsid w:val="00F7250B"/>
    <w:rsid w:val="00F72703"/>
    <w:rsid w:val="00F72B8E"/>
    <w:rsid w:val="00F7354C"/>
    <w:rsid w:val="00F73584"/>
    <w:rsid w:val="00F73AF2"/>
    <w:rsid w:val="00F73B04"/>
    <w:rsid w:val="00F73DAC"/>
    <w:rsid w:val="00F744DE"/>
    <w:rsid w:val="00F750D4"/>
    <w:rsid w:val="00F755C1"/>
    <w:rsid w:val="00F75F38"/>
    <w:rsid w:val="00F761F2"/>
    <w:rsid w:val="00F76544"/>
    <w:rsid w:val="00F77220"/>
    <w:rsid w:val="00F7734F"/>
    <w:rsid w:val="00F7768C"/>
    <w:rsid w:val="00F77A5F"/>
    <w:rsid w:val="00F77D79"/>
    <w:rsid w:val="00F807FB"/>
    <w:rsid w:val="00F80A7A"/>
    <w:rsid w:val="00F80EDC"/>
    <w:rsid w:val="00F81AA8"/>
    <w:rsid w:val="00F81EBA"/>
    <w:rsid w:val="00F820FE"/>
    <w:rsid w:val="00F83339"/>
    <w:rsid w:val="00F83659"/>
    <w:rsid w:val="00F83B51"/>
    <w:rsid w:val="00F83B76"/>
    <w:rsid w:val="00F83CF7"/>
    <w:rsid w:val="00F83DFD"/>
    <w:rsid w:val="00F84AE9"/>
    <w:rsid w:val="00F85585"/>
    <w:rsid w:val="00F85856"/>
    <w:rsid w:val="00F858A4"/>
    <w:rsid w:val="00F85BFE"/>
    <w:rsid w:val="00F86B7F"/>
    <w:rsid w:val="00F86FD8"/>
    <w:rsid w:val="00F871E6"/>
    <w:rsid w:val="00F87375"/>
    <w:rsid w:val="00F8756D"/>
    <w:rsid w:val="00F87A17"/>
    <w:rsid w:val="00F901AD"/>
    <w:rsid w:val="00F9027E"/>
    <w:rsid w:val="00F904AA"/>
    <w:rsid w:val="00F90866"/>
    <w:rsid w:val="00F9088C"/>
    <w:rsid w:val="00F90F82"/>
    <w:rsid w:val="00F9105E"/>
    <w:rsid w:val="00F91C68"/>
    <w:rsid w:val="00F91D40"/>
    <w:rsid w:val="00F92A41"/>
    <w:rsid w:val="00F92BEE"/>
    <w:rsid w:val="00F93EBB"/>
    <w:rsid w:val="00F94091"/>
    <w:rsid w:val="00F9439E"/>
    <w:rsid w:val="00F953CA"/>
    <w:rsid w:val="00F95CF9"/>
    <w:rsid w:val="00F977F2"/>
    <w:rsid w:val="00F97DE9"/>
    <w:rsid w:val="00FA0194"/>
    <w:rsid w:val="00FA091A"/>
    <w:rsid w:val="00FA0B00"/>
    <w:rsid w:val="00FA15FE"/>
    <w:rsid w:val="00FA1614"/>
    <w:rsid w:val="00FA26B7"/>
    <w:rsid w:val="00FA2F21"/>
    <w:rsid w:val="00FA3785"/>
    <w:rsid w:val="00FA3E57"/>
    <w:rsid w:val="00FA42BC"/>
    <w:rsid w:val="00FA432D"/>
    <w:rsid w:val="00FA47BC"/>
    <w:rsid w:val="00FA487A"/>
    <w:rsid w:val="00FA4BEE"/>
    <w:rsid w:val="00FA4ED8"/>
    <w:rsid w:val="00FA520B"/>
    <w:rsid w:val="00FA52E3"/>
    <w:rsid w:val="00FA6264"/>
    <w:rsid w:val="00FA6A61"/>
    <w:rsid w:val="00FA7AFA"/>
    <w:rsid w:val="00FB0925"/>
    <w:rsid w:val="00FB19D2"/>
    <w:rsid w:val="00FB1EF6"/>
    <w:rsid w:val="00FB2329"/>
    <w:rsid w:val="00FB2B70"/>
    <w:rsid w:val="00FB3892"/>
    <w:rsid w:val="00FB3A05"/>
    <w:rsid w:val="00FB3C0B"/>
    <w:rsid w:val="00FB4266"/>
    <w:rsid w:val="00FB4270"/>
    <w:rsid w:val="00FB4663"/>
    <w:rsid w:val="00FB636A"/>
    <w:rsid w:val="00FB6C1A"/>
    <w:rsid w:val="00FB6E1A"/>
    <w:rsid w:val="00FB6F5E"/>
    <w:rsid w:val="00FB70F5"/>
    <w:rsid w:val="00FB7225"/>
    <w:rsid w:val="00FB7507"/>
    <w:rsid w:val="00FB7C75"/>
    <w:rsid w:val="00FC03E6"/>
    <w:rsid w:val="00FC0470"/>
    <w:rsid w:val="00FC07D2"/>
    <w:rsid w:val="00FC0C62"/>
    <w:rsid w:val="00FC19AC"/>
    <w:rsid w:val="00FC1A49"/>
    <w:rsid w:val="00FC2C26"/>
    <w:rsid w:val="00FC3378"/>
    <w:rsid w:val="00FC3C0C"/>
    <w:rsid w:val="00FC4889"/>
    <w:rsid w:val="00FC4E7B"/>
    <w:rsid w:val="00FC6596"/>
    <w:rsid w:val="00FC6B0F"/>
    <w:rsid w:val="00FC77B6"/>
    <w:rsid w:val="00FC782A"/>
    <w:rsid w:val="00FD0674"/>
    <w:rsid w:val="00FD0BA7"/>
    <w:rsid w:val="00FD1E9C"/>
    <w:rsid w:val="00FD2F60"/>
    <w:rsid w:val="00FD415D"/>
    <w:rsid w:val="00FD474D"/>
    <w:rsid w:val="00FD5384"/>
    <w:rsid w:val="00FD59E8"/>
    <w:rsid w:val="00FD5A51"/>
    <w:rsid w:val="00FD607F"/>
    <w:rsid w:val="00FD61E1"/>
    <w:rsid w:val="00FD6C64"/>
    <w:rsid w:val="00FD6CA4"/>
    <w:rsid w:val="00FD6FE0"/>
    <w:rsid w:val="00FD7157"/>
    <w:rsid w:val="00FD74FD"/>
    <w:rsid w:val="00FE192A"/>
    <w:rsid w:val="00FE1BE3"/>
    <w:rsid w:val="00FE1C33"/>
    <w:rsid w:val="00FE1D50"/>
    <w:rsid w:val="00FE1E77"/>
    <w:rsid w:val="00FE1F0A"/>
    <w:rsid w:val="00FE20E3"/>
    <w:rsid w:val="00FE2124"/>
    <w:rsid w:val="00FE25F7"/>
    <w:rsid w:val="00FE3114"/>
    <w:rsid w:val="00FE347A"/>
    <w:rsid w:val="00FE43EC"/>
    <w:rsid w:val="00FE4B45"/>
    <w:rsid w:val="00FE4C66"/>
    <w:rsid w:val="00FE52AE"/>
    <w:rsid w:val="00FE5D2E"/>
    <w:rsid w:val="00FE7E26"/>
    <w:rsid w:val="00FE7EA4"/>
    <w:rsid w:val="00FF0684"/>
    <w:rsid w:val="00FF07B7"/>
    <w:rsid w:val="00FF1BE5"/>
    <w:rsid w:val="00FF405B"/>
    <w:rsid w:val="00FF42DC"/>
    <w:rsid w:val="00FF468B"/>
    <w:rsid w:val="00FF4904"/>
    <w:rsid w:val="00FF491A"/>
    <w:rsid w:val="00FF4C8C"/>
    <w:rsid w:val="00FF4DAE"/>
    <w:rsid w:val="00FF5541"/>
    <w:rsid w:val="00FF55FF"/>
    <w:rsid w:val="00FF5F33"/>
    <w:rsid w:val="00FF5F5D"/>
    <w:rsid w:val="00FF5F65"/>
    <w:rsid w:val="00FF6645"/>
    <w:rsid w:val="00FF6C19"/>
    <w:rsid w:val="00FF6CC2"/>
    <w:rsid w:val="00FF6DED"/>
    <w:rsid w:val="00FF6E09"/>
    <w:rsid w:val="00FF72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490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3A568A"/>
    <w:pPr>
      <w:keepNext/>
      <w:keepLines/>
      <w:numPr>
        <w:numId w:val="2"/>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A568A"/>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3A568A"/>
    <w:pPr>
      <w:keepNext/>
      <w:keepLines/>
      <w:numPr>
        <w:numId w:val="2"/>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A568A"/>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267">
      <w:bodyDiv w:val="1"/>
      <w:marLeft w:val="0"/>
      <w:marRight w:val="0"/>
      <w:marTop w:val="0"/>
      <w:marBottom w:val="0"/>
      <w:divBdr>
        <w:top w:val="none" w:sz="0" w:space="0" w:color="auto"/>
        <w:left w:val="none" w:sz="0" w:space="0" w:color="auto"/>
        <w:bottom w:val="none" w:sz="0" w:space="0" w:color="auto"/>
        <w:right w:val="none" w:sz="0" w:space="0" w:color="auto"/>
      </w:divBdr>
    </w:div>
    <w:div w:id="12876669">
      <w:bodyDiv w:val="1"/>
      <w:marLeft w:val="0"/>
      <w:marRight w:val="0"/>
      <w:marTop w:val="0"/>
      <w:marBottom w:val="0"/>
      <w:divBdr>
        <w:top w:val="none" w:sz="0" w:space="0" w:color="auto"/>
        <w:left w:val="none" w:sz="0" w:space="0" w:color="auto"/>
        <w:bottom w:val="none" w:sz="0" w:space="0" w:color="auto"/>
        <w:right w:val="none" w:sz="0" w:space="0" w:color="auto"/>
      </w:divBdr>
    </w:div>
    <w:div w:id="20397156">
      <w:bodyDiv w:val="1"/>
      <w:marLeft w:val="0"/>
      <w:marRight w:val="0"/>
      <w:marTop w:val="0"/>
      <w:marBottom w:val="0"/>
      <w:divBdr>
        <w:top w:val="none" w:sz="0" w:space="0" w:color="auto"/>
        <w:left w:val="none" w:sz="0" w:space="0" w:color="auto"/>
        <w:bottom w:val="none" w:sz="0" w:space="0" w:color="auto"/>
        <w:right w:val="none" w:sz="0" w:space="0" w:color="auto"/>
      </w:divBdr>
    </w:div>
    <w:div w:id="26832723">
      <w:bodyDiv w:val="1"/>
      <w:marLeft w:val="0"/>
      <w:marRight w:val="0"/>
      <w:marTop w:val="0"/>
      <w:marBottom w:val="0"/>
      <w:divBdr>
        <w:top w:val="none" w:sz="0" w:space="0" w:color="auto"/>
        <w:left w:val="none" w:sz="0" w:space="0" w:color="auto"/>
        <w:bottom w:val="none" w:sz="0" w:space="0" w:color="auto"/>
        <w:right w:val="none" w:sz="0" w:space="0" w:color="auto"/>
      </w:divBdr>
    </w:div>
    <w:div w:id="28576445">
      <w:bodyDiv w:val="1"/>
      <w:marLeft w:val="0"/>
      <w:marRight w:val="0"/>
      <w:marTop w:val="0"/>
      <w:marBottom w:val="0"/>
      <w:divBdr>
        <w:top w:val="none" w:sz="0" w:space="0" w:color="auto"/>
        <w:left w:val="none" w:sz="0" w:space="0" w:color="auto"/>
        <w:bottom w:val="none" w:sz="0" w:space="0" w:color="auto"/>
        <w:right w:val="none" w:sz="0" w:space="0" w:color="auto"/>
      </w:divBdr>
    </w:div>
    <w:div w:id="35352321">
      <w:bodyDiv w:val="1"/>
      <w:marLeft w:val="0"/>
      <w:marRight w:val="0"/>
      <w:marTop w:val="0"/>
      <w:marBottom w:val="0"/>
      <w:divBdr>
        <w:top w:val="none" w:sz="0" w:space="0" w:color="auto"/>
        <w:left w:val="none" w:sz="0" w:space="0" w:color="auto"/>
        <w:bottom w:val="none" w:sz="0" w:space="0" w:color="auto"/>
        <w:right w:val="none" w:sz="0" w:space="0" w:color="auto"/>
      </w:divBdr>
      <w:divsChild>
        <w:div w:id="643855642">
          <w:marLeft w:val="0"/>
          <w:marRight w:val="0"/>
          <w:marTop w:val="0"/>
          <w:marBottom w:val="0"/>
          <w:divBdr>
            <w:top w:val="none" w:sz="0" w:space="0" w:color="auto"/>
            <w:left w:val="none" w:sz="0" w:space="0" w:color="auto"/>
            <w:bottom w:val="none" w:sz="0" w:space="0" w:color="auto"/>
            <w:right w:val="none" w:sz="0" w:space="0" w:color="auto"/>
          </w:divBdr>
        </w:div>
      </w:divsChild>
    </w:div>
    <w:div w:id="60687014">
      <w:bodyDiv w:val="1"/>
      <w:marLeft w:val="0"/>
      <w:marRight w:val="0"/>
      <w:marTop w:val="0"/>
      <w:marBottom w:val="0"/>
      <w:divBdr>
        <w:top w:val="none" w:sz="0" w:space="0" w:color="auto"/>
        <w:left w:val="none" w:sz="0" w:space="0" w:color="auto"/>
        <w:bottom w:val="none" w:sz="0" w:space="0" w:color="auto"/>
        <w:right w:val="none" w:sz="0" w:space="0" w:color="auto"/>
      </w:divBdr>
    </w:div>
    <w:div w:id="122190888">
      <w:bodyDiv w:val="1"/>
      <w:marLeft w:val="0"/>
      <w:marRight w:val="0"/>
      <w:marTop w:val="0"/>
      <w:marBottom w:val="0"/>
      <w:divBdr>
        <w:top w:val="none" w:sz="0" w:space="0" w:color="auto"/>
        <w:left w:val="none" w:sz="0" w:space="0" w:color="auto"/>
        <w:bottom w:val="none" w:sz="0" w:space="0" w:color="auto"/>
        <w:right w:val="none" w:sz="0" w:space="0" w:color="auto"/>
      </w:divBdr>
    </w:div>
    <w:div w:id="156121202">
      <w:marLeft w:val="0"/>
      <w:marRight w:val="0"/>
      <w:marTop w:val="0"/>
      <w:marBottom w:val="0"/>
      <w:divBdr>
        <w:top w:val="none" w:sz="0" w:space="0" w:color="auto"/>
        <w:left w:val="none" w:sz="0" w:space="0" w:color="auto"/>
        <w:bottom w:val="none" w:sz="0" w:space="0" w:color="auto"/>
        <w:right w:val="none" w:sz="0" w:space="0" w:color="auto"/>
      </w:divBdr>
    </w:div>
    <w:div w:id="156121203">
      <w:marLeft w:val="0"/>
      <w:marRight w:val="0"/>
      <w:marTop w:val="0"/>
      <w:marBottom w:val="0"/>
      <w:divBdr>
        <w:top w:val="none" w:sz="0" w:space="0" w:color="auto"/>
        <w:left w:val="none" w:sz="0" w:space="0" w:color="auto"/>
        <w:bottom w:val="none" w:sz="0" w:space="0" w:color="auto"/>
        <w:right w:val="none" w:sz="0" w:space="0" w:color="auto"/>
      </w:divBdr>
      <w:divsChild>
        <w:div w:id="156121206">
          <w:marLeft w:val="1166"/>
          <w:marRight w:val="0"/>
          <w:marTop w:val="96"/>
          <w:marBottom w:val="0"/>
          <w:divBdr>
            <w:top w:val="none" w:sz="0" w:space="0" w:color="auto"/>
            <w:left w:val="none" w:sz="0" w:space="0" w:color="auto"/>
            <w:bottom w:val="none" w:sz="0" w:space="0" w:color="auto"/>
            <w:right w:val="none" w:sz="0" w:space="0" w:color="auto"/>
          </w:divBdr>
        </w:div>
      </w:divsChild>
    </w:div>
    <w:div w:id="156121207">
      <w:marLeft w:val="0"/>
      <w:marRight w:val="0"/>
      <w:marTop w:val="0"/>
      <w:marBottom w:val="0"/>
      <w:divBdr>
        <w:top w:val="none" w:sz="0" w:space="0" w:color="auto"/>
        <w:left w:val="none" w:sz="0" w:space="0" w:color="auto"/>
        <w:bottom w:val="none" w:sz="0" w:space="0" w:color="auto"/>
        <w:right w:val="none" w:sz="0" w:space="0" w:color="auto"/>
      </w:divBdr>
    </w:div>
    <w:div w:id="156121208">
      <w:marLeft w:val="0"/>
      <w:marRight w:val="0"/>
      <w:marTop w:val="0"/>
      <w:marBottom w:val="0"/>
      <w:divBdr>
        <w:top w:val="none" w:sz="0" w:space="0" w:color="auto"/>
        <w:left w:val="none" w:sz="0" w:space="0" w:color="auto"/>
        <w:bottom w:val="none" w:sz="0" w:space="0" w:color="auto"/>
        <w:right w:val="none" w:sz="0" w:space="0" w:color="auto"/>
      </w:divBdr>
    </w:div>
    <w:div w:id="156121209">
      <w:marLeft w:val="0"/>
      <w:marRight w:val="0"/>
      <w:marTop w:val="0"/>
      <w:marBottom w:val="0"/>
      <w:divBdr>
        <w:top w:val="none" w:sz="0" w:space="0" w:color="auto"/>
        <w:left w:val="none" w:sz="0" w:space="0" w:color="auto"/>
        <w:bottom w:val="none" w:sz="0" w:space="0" w:color="auto"/>
        <w:right w:val="none" w:sz="0" w:space="0" w:color="auto"/>
      </w:divBdr>
      <w:divsChild>
        <w:div w:id="156121205">
          <w:marLeft w:val="0"/>
          <w:marRight w:val="0"/>
          <w:marTop w:val="0"/>
          <w:marBottom w:val="0"/>
          <w:divBdr>
            <w:top w:val="none" w:sz="0" w:space="0" w:color="auto"/>
            <w:left w:val="none" w:sz="0" w:space="0" w:color="auto"/>
            <w:bottom w:val="none" w:sz="0" w:space="0" w:color="auto"/>
            <w:right w:val="none" w:sz="0" w:space="0" w:color="auto"/>
          </w:divBdr>
          <w:divsChild>
            <w:div w:id="156121204">
              <w:marLeft w:val="0"/>
              <w:marRight w:val="0"/>
              <w:marTop w:val="120"/>
              <w:marBottom w:val="480"/>
              <w:divBdr>
                <w:top w:val="none" w:sz="0" w:space="0" w:color="auto"/>
                <w:left w:val="none" w:sz="0" w:space="0" w:color="auto"/>
                <w:bottom w:val="none" w:sz="0" w:space="0" w:color="auto"/>
                <w:right w:val="none" w:sz="0" w:space="0" w:color="auto"/>
              </w:divBdr>
              <w:divsChild>
                <w:div w:id="156121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6121210">
      <w:marLeft w:val="0"/>
      <w:marRight w:val="0"/>
      <w:marTop w:val="0"/>
      <w:marBottom w:val="0"/>
      <w:divBdr>
        <w:top w:val="none" w:sz="0" w:space="0" w:color="auto"/>
        <w:left w:val="none" w:sz="0" w:space="0" w:color="auto"/>
        <w:bottom w:val="none" w:sz="0" w:space="0" w:color="auto"/>
        <w:right w:val="none" w:sz="0" w:space="0" w:color="auto"/>
      </w:divBdr>
    </w:div>
    <w:div w:id="156121211">
      <w:marLeft w:val="0"/>
      <w:marRight w:val="0"/>
      <w:marTop w:val="0"/>
      <w:marBottom w:val="0"/>
      <w:divBdr>
        <w:top w:val="none" w:sz="0" w:space="0" w:color="auto"/>
        <w:left w:val="none" w:sz="0" w:space="0" w:color="auto"/>
        <w:bottom w:val="none" w:sz="0" w:space="0" w:color="auto"/>
        <w:right w:val="none" w:sz="0" w:space="0" w:color="auto"/>
      </w:divBdr>
    </w:div>
    <w:div w:id="156121212">
      <w:marLeft w:val="0"/>
      <w:marRight w:val="0"/>
      <w:marTop w:val="0"/>
      <w:marBottom w:val="0"/>
      <w:divBdr>
        <w:top w:val="none" w:sz="0" w:space="0" w:color="auto"/>
        <w:left w:val="none" w:sz="0" w:space="0" w:color="auto"/>
        <w:bottom w:val="none" w:sz="0" w:space="0" w:color="auto"/>
        <w:right w:val="none" w:sz="0" w:space="0" w:color="auto"/>
      </w:divBdr>
    </w:div>
    <w:div w:id="156121214">
      <w:marLeft w:val="0"/>
      <w:marRight w:val="0"/>
      <w:marTop w:val="0"/>
      <w:marBottom w:val="0"/>
      <w:divBdr>
        <w:top w:val="none" w:sz="0" w:space="0" w:color="auto"/>
        <w:left w:val="none" w:sz="0" w:space="0" w:color="auto"/>
        <w:bottom w:val="none" w:sz="0" w:space="0" w:color="auto"/>
        <w:right w:val="none" w:sz="0" w:space="0" w:color="auto"/>
      </w:divBdr>
    </w:div>
    <w:div w:id="156267418">
      <w:bodyDiv w:val="1"/>
      <w:marLeft w:val="0"/>
      <w:marRight w:val="0"/>
      <w:marTop w:val="0"/>
      <w:marBottom w:val="0"/>
      <w:divBdr>
        <w:top w:val="none" w:sz="0" w:space="0" w:color="auto"/>
        <w:left w:val="none" w:sz="0" w:space="0" w:color="auto"/>
        <w:bottom w:val="none" w:sz="0" w:space="0" w:color="auto"/>
        <w:right w:val="none" w:sz="0" w:space="0" w:color="auto"/>
      </w:divBdr>
    </w:div>
    <w:div w:id="227108163">
      <w:bodyDiv w:val="1"/>
      <w:marLeft w:val="0"/>
      <w:marRight w:val="0"/>
      <w:marTop w:val="0"/>
      <w:marBottom w:val="0"/>
      <w:divBdr>
        <w:top w:val="none" w:sz="0" w:space="0" w:color="auto"/>
        <w:left w:val="none" w:sz="0" w:space="0" w:color="auto"/>
        <w:bottom w:val="none" w:sz="0" w:space="0" w:color="auto"/>
        <w:right w:val="none" w:sz="0" w:space="0" w:color="auto"/>
      </w:divBdr>
      <w:divsChild>
        <w:div w:id="653919758">
          <w:marLeft w:val="0"/>
          <w:marRight w:val="0"/>
          <w:marTop w:val="0"/>
          <w:marBottom w:val="0"/>
          <w:divBdr>
            <w:top w:val="none" w:sz="0" w:space="0" w:color="auto"/>
            <w:left w:val="none" w:sz="0" w:space="0" w:color="auto"/>
            <w:bottom w:val="none" w:sz="0" w:space="0" w:color="auto"/>
            <w:right w:val="none" w:sz="0" w:space="0" w:color="auto"/>
          </w:divBdr>
        </w:div>
        <w:div w:id="1659840101">
          <w:marLeft w:val="0"/>
          <w:marRight w:val="0"/>
          <w:marTop w:val="0"/>
          <w:marBottom w:val="0"/>
          <w:divBdr>
            <w:top w:val="none" w:sz="0" w:space="0" w:color="auto"/>
            <w:left w:val="none" w:sz="0" w:space="0" w:color="auto"/>
            <w:bottom w:val="none" w:sz="0" w:space="0" w:color="auto"/>
            <w:right w:val="none" w:sz="0" w:space="0" w:color="auto"/>
          </w:divBdr>
        </w:div>
      </w:divsChild>
    </w:div>
    <w:div w:id="241260413">
      <w:bodyDiv w:val="1"/>
      <w:marLeft w:val="0"/>
      <w:marRight w:val="0"/>
      <w:marTop w:val="0"/>
      <w:marBottom w:val="0"/>
      <w:divBdr>
        <w:top w:val="none" w:sz="0" w:space="0" w:color="auto"/>
        <w:left w:val="none" w:sz="0" w:space="0" w:color="auto"/>
        <w:bottom w:val="none" w:sz="0" w:space="0" w:color="auto"/>
        <w:right w:val="none" w:sz="0" w:space="0" w:color="auto"/>
      </w:divBdr>
    </w:div>
    <w:div w:id="246230415">
      <w:bodyDiv w:val="1"/>
      <w:marLeft w:val="0"/>
      <w:marRight w:val="0"/>
      <w:marTop w:val="0"/>
      <w:marBottom w:val="0"/>
      <w:divBdr>
        <w:top w:val="none" w:sz="0" w:space="0" w:color="auto"/>
        <w:left w:val="none" w:sz="0" w:space="0" w:color="auto"/>
        <w:bottom w:val="none" w:sz="0" w:space="0" w:color="auto"/>
        <w:right w:val="none" w:sz="0" w:space="0" w:color="auto"/>
      </w:divBdr>
    </w:div>
    <w:div w:id="313416571">
      <w:bodyDiv w:val="1"/>
      <w:marLeft w:val="0"/>
      <w:marRight w:val="0"/>
      <w:marTop w:val="0"/>
      <w:marBottom w:val="0"/>
      <w:divBdr>
        <w:top w:val="none" w:sz="0" w:space="0" w:color="auto"/>
        <w:left w:val="none" w:sz="0" w:space="0" w:color="auto"/>
        <w:bottom w:val="none" w:sz="0" w:space="0" w:color="auto"/>
        <w:right w:val="none" w:sz="0" w:space="0" w:color="auto"/>
      </w:divBdr>
    </w:div>
    <w:div w:id="361833224">
      <w:bodyDiv w:val="1"/>
      <w:marLeft w:val="0"/>
      <w:marRight w:val="0"/>
      <w:marTop w:val="0"/>
      <w:marBottom w:val="0"/>
      <w:divBdr>
        <w:top w:val="none" w:sz="0" w:space="0" w:color="auto"/>
        <w:left w:val="none" w:sz="0" w:space="0" w:color="auto"/>
        <w:bottom w:val="none" w:sz="0" w:space="0" w:color="auto"/>
        <w:right w:val="none" w:sz="0" w:space="0" w:color="auto"/>
      </w:divBdr>
    </w:div>
    <w:div w:id="365250634">
      <w:bodyDiv w:val="1"/>
      <w:marLeft w:val="0"/>
      <w:marRight w:val="0"/>
      <w:marTop w:val="0"/>
      <w:marBottom w:val="0"/>
      <w:divBdr>
        <w:top w:val="none" w:sz="0" w:space="0" w:color="auto"/>
        <w:left w:val="none" w:sz="0" w:space="0" w:color="auto"/>
        <w:bottom w:val="none" w:sz="0" w:space="0" w:color="auto"/>
        <w:right w:val="none" w:sz="0" w:space="0" w:color="auto"/>
      </w:divBdr>
    </w:div>
    <w:div w:id="385103052">
      <w:bodyDiv w:val="1"/>
      <w:marLeft w:val="0"/>
      <w:marRight w:val="0"/>
      <w:marTop w:val="0"/>
      <w:marBottom w:val="0"/>
      <w:divBdr>
        <w:top w:val="none" w:sz="0" w:space="0" w:color="auto"/>
        <w:left w:val="none" w:sz="0" w:space="0" w:color="auto"/>
        <w:bottom w:val="none" w:sz="0" w:space="0" w:color="auto"/>
        <w:right w:val="none" w:sz="0" w:space="0" w:color="auto"/>
      </w:divBdr>
    </w:div>
    <w:div w:id="399601130">
      <w:bodyDiv w:val="1"/>
      <w:marLeft w:val="0"/>
      <w:marRight w:val="0"/>
      <w:marTop w:val="0"/>
      <w:marBottom w:val="0"/>
      <w:divBdr>
        <w:top w:val="none" w:sz="0" w:space="0" w:color="auto"/>
        <w:left w:val="none" w:sz="0" w:space="0" w:color="auto"/>
        <w:bottom w:val="none" w:sz="0" w:space="0" w:color="auto"/>
        <w:right w:val="none" w:sz="0" w:space="0" w:color="auto"/>
      </w:divBdr>
      <w:divsChild>
        <w:div w:id="1558054346">
          <w:marLeft w:val="547"/>
          <w:marRight w:val="0"/>
          <w:marTop w:val="0"/>
          <w:marBottom w:val="0"/>
          <w:divBdr>
            <w:top w:val="none" w:sz="0" w:space="0" w:color="auto"/>
            <w:left w:val="none" w:sz="0" w:space="0" w:color="auto"/>
            <w:bottom w:val="none" w:sz="0" w:space="0" w:color="auto"/>
            <w:right w:val="none" w:sz="0" w:space="0" w:color="auto"/>
          </w:divBdr>
        </w:div>
      </w:divsChild>
    </w:div>
    <w:div w:id="403139880">
      <w:bodyDiv w:val="1"/>
      <w:marLeft w:val="0"/>
      <w:marRight w:val="0"/>
      <w:marTop w:val="0"/>
      <w:marBottom w:val="0"/>
      <w:divBdr>
        <w:top w:val="none" w:sz="0" w:space="0" w:color="auto"/>
        <w:left w:val="none" w:sz="0" w:space="0" w:color="auto"/>
        <w:bottom w:val="none" w:sz="0" w:space="0" w:color="auto"/>
        <w:right w:val="none" w:sz="0" w:space="0" w:color="auto"/>
      </w:divBdr>
    </w:div>
    <w:div w:id="463039774">
      <w:bodyDiv w:val="1"/>
      <w:marLeft w:val="0"/>
      <w:marRight w:val="0"/>
      <w:marTop w:val="0"/>
      <w:marBottom w:val="0"/>
      <w:divBdr>
        <w:top w:val="none" w:sz="0" w:space="0" w:color="auto"/>
        <w:left w:val="none" w:sz="0" w:space="0" w:color="auto"/>
        <w:bottom w:val="none" w:sz="0" w:space="0" w:color="auto"/>
        <w:right w:val="none" w:sz="0" w:space="0" w:color="auto"/>
      </w:divBdr>
    </w:div>
    <w:div w:id="505636593">
      <w:bodyDiv w:val="1"/>
      <w:marLeft w:val="0"/>
      <w:marRight w:val="0"/>
      <w:marTop w:val="0"/>
      <w:marBottom w:val="0"/>
      <w:divBdr>
        <w:top w:val="none" w:sz="0" w:space="0" w:color="auto"/>
        <w:left w:val="none" w:sz="0" w:space="0" w:color="auto"/>
        <w:bottom w:val="none" w:sz="0" w:space="0" w:color="auto"/>
        <w:right w:val="none" w:sz="0" w:space="0" w:color="auto"/>
      </w:divBdr>
    </w:div>
    <w:div w:id="506605111">
      <w:bodyDiv w:val="1"/>
      <w:marLeft w:val="0"/>
      <w:marRight w:val="0"/>
      <w:marTop w:val="0"/>
      <w:marBottom w:val="0"/>
      <w:divBdr>
        <w:top w:val="none" w:sz="0" w:space="0" w:color="auto"/>
        <w:left w:val="none" w:sz="0" w:space="0" w:color="auto"/>
        <w:bottom w:val="none" w:sz="0" w:space="0" w:color="auto"/>
        <w:right w:val="none" w:sz="0" w:space="0" w:color="auto"/>
      </w:divBdr>
    </w:div>
    <w:div w:id="520777259">
      <w:bodyDiv w:val="1"/>
      <w:marLeft w:val="0"/>
      <w:marRight w:val="0"/>
      <w:marTop w:val="0"/>
      <w:marBottom w:val="0"/>
      <w:divBdr>
        <w:top w:val="none" w:sz="0" w:space="0" w:color="auto"/>
        <w:left w:val="none" w:sz="0" w:space="0" w:color="auto"/>
        <w:bottom w:val="none" w:sz="0" w:space="0" w:color="auto"/>
        <w:right w:val="none" w:sz="0" w:space="0" w:color="auto"/>
      </w:divBdr>
    </w:div>
    <w:div w:id="534003717">
      <w:bodyDiv w:val="1"/>
      <w:marLeft w:val="0"/>
      <w:marRight w:val="0"/>
      <w:marTop w:val="0"/>
      <w:marBottom w:val="0"/>
      <w:divBdr>
        <w:top w:val="none" w:sz="0" w:space="0" w:color="auto"/>
        <w:left w:val="none" w:sz="0" w:space="0" w:color="auto"/>
        <w:bottom w:val="none" w:sz="0" w:space="0" w:color="auto"/>
        <w:right w:val="none" w:sz="0" w:space="0" w:color="auto"/>
      </w:divBdr>
    </w:div>
    <w:div w:id="548494796">
      <w:bodyDiv w:val="1"/>
      <w:marLeft w:val="0"/>
      <w:marRight w:val="0"/>
      <w:marTop w:val="0"/>
      <w:marBottom w:val="0"/>
      <w:divBdr>
        <w:top w:val="none" w:sz="0" w:space="0" w:color="auto"/>
        <w:left w:val="none" w:sz="0" w:space="0" w:color="auto"/>
        <w:bottom w:val="none" w:sz="0" w:space="0" w:color="auto"/>
        <w:right w:val="none" w:sz="0" w:space="0" w:color="auto"/>
      </w:divBdr>
    </w:div>
    <w:div w:id="575282941">
      <w:bodyDiv w:val="1"/>
      <w:marLeft w:val="0"/>
      <w:marRight w:val="0"/>
      <w:marTop w:val="0"/>
      <w:marBottom w:val="0"/>
      <w:divBdr>
        <w:top w:val="none" w:sz="0" w:space="0" w:color="auto"/>
        <w:left w:val="none" w:sz="0" w:space="0" w:color="auto"/>
        <w:bottom w:val="none" w:sz="0" w:space="0" w:color="auto"/>
        <w:right w:val="none" w:sz="0" w:space="0" w:color="auto"/>
      </w:divBdr>
    </w:div>
    <w:div w:id="595791670">
      <w:bodyDiv w:val="1"/>
      <w:marLeft w:val="0"/>
      <w:marRight w:val="0"/>
      <w:marTop w:val="0"/>
      <w:marBottom w:val="0"/>
      <w:divBdr>
        <w:top w:val="none" w:sz="0" w:space="0" w:color="auto"/>
        <w:left w:val="none" w:sz="0" w:space="0" w:color="auto"/>
        <w:bottom w:val="none" w:sz="0" w:space="0" w:color="auto"/>
        <w:right w:val="none" w:sz="0" w:space="0" w:color="auto"/>
      </w:divBdr>
    </w:div>
    <w:div w:id="647133817">
      <w:bodyDiv w:val="1"/>
      <w:marLeft w:val="0"/>
      <w:marRight w:val="0"/>
      <w:marTop w:val="0"/>
      <w:marBottom w:val="0"/>
      <w:divBdr>
        <w:top w:val="none" w:sz="0" w:space="0" w:color="auto"/>
        <w:left w:val="none" w:sz="0" w:space="0" w:color="auto"/>
        <w:bottom w:val="none" w:sz="0" w:space="0" w:color="auto"/>
        <w:right w:val="none" w:sz="0" w:space="0" w:color="auto"/>
      </w:divBdr>
      <w:divsChild>
        <w:div w:id="1602908922">
          <w:marLeft w:val="547"/>
          <w:marRight w:val="0"/>
          <w:marTop w:val="86"/>
          <w:marBottom w:val="0"/>
          <w:divBdr>
            <w:top w:val="none" w:sz="0" w:space="0" w:color="auto"/>
            <w:left w:val="none" w:sz="0" w:space="0" w:color="auto"/>
            <w:bottom w:val="none" w:sz="0" w:space="0" w:color="auto"/>
            <w:right w:val="none" w:sz="0" w:space="0" w:color="auto"/>
          </w:divBdr>
        </w:div>
        <w:div w:id="2014523974">
          <w:marLeft w:val="547"/>
          <w:marRight w:val="0"/>
          <w:marTop w:val="86"/>
          <w:marBottom w:val="0"/>
          <w:divBdr>
            <w:top w:val="none" w:sz="0" w:space="0" w:color="auto"/>
            <w:left w:val="none" w:sz="0" w:space="0" w:color="auto"/>
            <w:bottom w:val="none" w:sz="0" w:space="0" w:color="auto"/>
            <w:right w:val="none" w:sz="0" w:space="0" w:color="auto"/>
          </w:divBdr>
        </w:div>
        <w:div w:id="2095778456">
          <w:marLeft w:val="547"/>
          <w:marRight w:val="0"/>
          <w:marTop w:val="86"/>
          <w:marBottom w:val="0"/>
          <w:divBdr>
            <w:top w:val="none" w:sz="0" w:space="0" w:color="auto"/>
            <w:left w:val="none" w:sz="0" w:space="0" w:color="auto"/>
            <w:bottom w:val="none" w:sz="0" w:space="0" w:color="auto"/>
            <w:right w:val="none" w:sz="0" w:space="0" w:color="auto"/>
          </w:divBdr>
        </w:div>
        <w:div w:id="121653981">
          <w:marLeft w:val="547"/>
          <w:marRight w:val="0"/>
          <w:marTop w:val="86"/>
          <w:marBottom w:val="0"/>
          <w:divBdr>
            <w:top w:val="none" w:sz="0" w:space="0" w:color="auto"/>
            <w:left w:val="none" w:sz="0" w:space="0" w:color="auto"/>
            <w:bottom w:val="none" w:sz="0" w:space="0" w:color="auto"/>
            <w:right w:val="none" w:sz="0" w:space="0" w:color="auto"/>
          </w:divBdr>
        </w:div>
        <w:div w:id="1538464941">
          <w:marLeft w:val="547"/>
          <w:marRight w:val="0"/>
          <w:marTop w:val="86"/>
          <w:marBottom w:val="0"/>
          <w:divBdr>
            <w:top w:val="none" w:sz="0" w:space="0" w:color="auto"/>
            <w:left w:val="none" w:sz="0" w:space="0" w:color="auto"/>
            <w:bottom w:val="none" w:sz="0" w:space="0" w:color="auto"/>
            <w:right w:val="none" w:sz="0" w:space="0" w:color="auto"/>
          </w:divBdr>
        </w:div>
      </w:divsChild>
    </w:div>
    <w:div w:id="699936504">
      <w:bodyDiv w:val="1"/>
      <w:marLeft w:val="0"/>
      <w:marRight w:val="0"/>
      <w:marTop w:val="0"/>
      <w:marBottom w:val="0"/>
      <w:divBdr>
        <w:top w:val="none" w:sz="0" w:space="0" w:color="auto"/>
        <w:left w:val="none" w:sz="0" w:space="0" w:color="auto"/>
        <w:bottom w:val="none" w:sz="0" w:space="0" w:color="auto"/>
        <w:right w:val="none" w:sz="0" w:space="0" w:color="auto"/>
      </w:divBdr>
    </w:div>
    <w:div w:id="714356273">
      <w:bodyDiv w:val="1"/>
      <w:marLeft w:val="0"/>
      <w:marRight w:val="0"/>
      <w:marTop w:val="0"/>
      <w:marBottom w:val="0"/>
      <w:divBdr>
        <w:top w:val="none" w:sz="0" w:space="0" w:color="auto"/>
        <w:left w:val="none" w:sz="0" w:space="0" w:color="auto"/>
        <w:bottom w:val="none" w:sz="0" w:space="0" w:color="auto"/>
        <w:right w:val="none" w:sz="0" w:space="0" w:color="auto"/>
      </w:divBdr>
    </w:div>
    <w:div w:id="728847893">
      <w:bodyDiv w:val="1"/>
      <w:marLeft w:val="0"/>
      <w:marRight w:val="0"/>
      <w:marTop w:val="0"/>
      <w:marBottom w:val="0"/>
      <w:divBdr>
        <w:top w:val="none" w:sz="0" w:space="0" w:color="auto"/>
        <w:left w:val="none" w:sz="0" w:space="0" w:color="auto"/>
        <w:bottom w:val="none" w:sz="0" w:space="0" w:color="auto"/>
        <w:right w:val="none" w:sz="0" w:space="0" w:color="auto"/>
      </w:divBdr>
      <w:divsChild>
        <w:div w:id="257643971">
          <w:marLeft w:val="446"/>
          <w:marRight w:val="0"/>
          <w:marTop w:val="0"/>
          <w:marBottom w:val="0"/>
          <w:divBdr>
            <w:top w:val="none" w:sz="0" w:space="0" w:color="auto"/>
            <w:left w:val="none" w:sz="0" w:space="0" w:color="auto"/>
            <w:bottom w:val="none" w:sz="0" w:space="0" w:color="auto"/>
            <w:right w:val="none" w:sz="0" w:space="0" w:color="auto"/>
          </w:divBdr>
        </w:div>
        <w:div w:id="1882133794">
          <w:marLeft w:val="446"/>
          <w:marRight w:val="0"/>
          <w:marTop w:val="0"/>
          <w:marBottom w:val="0"/>
          <w:divBdr>
            <w:top w:val="none" w:sz="0" w:space="0" w:color="auto"/>
            <w:left w:val="none" w:sz="0" w:space="0" w:color="auto"/>
            <w:bottom w:val="none" w:sz="0" w:space="0" w:color="auto"/>
            <w:right w:val="none" w:sz="0" w:space="0" w:color="auto"/>
          </w:divBdr>
        </w:div>
        <w:div w:id="636036383">
          <w:marLeft w:val="446"/>
          <w:marRight w:val="0"/>
          <w:marTop w:val="0"/>
          <w:marBottom w:val="0"/>
          <w:divBdr>
            <w:top w:val="none" w:sz="0" w:space="0" w:color="auto"/>
            <w:left w:val="none" w:sz="0" w:space="0" w:color="auto"/>
            <w:bottom w:val="none" w:sz="0" w:space="0" w:color="auto"/>
            <w:right w:val="none" w:sz="0" w:space="0" w:color="auto"/>
          </w:divBdr>
        </w:div>
      </w:divsChild>
    </w:div>
    <w:div w:id="753624864">
      <w:bodyDiv w:val="1"/>
      <w:marLeft w:val="0"/>
      <w:marRight w:val="0"/>
      <w:marTop w:val="0"/>
      <w:marBottom w:val="0"/>
      <w:divBdr>
        <w:top w:val="none" w:sz="0" w:space="0" w:color="auto"/>
        <w:left w:val="none" w:sz="0" w:space="0" w:color="auto"/>
        <w:bottom w:val="none" w:sz="0" w:space="0" w:color="auto"/>
        <w:right w:val="none" w:sz="0" w:space="0" w:color="auto"/>
      </w:divBdr>
    </w:div>
    <w:div w:id="778724699">
      <w:bodyDiv w:val="1"/>
      <w:marLeft w:val="0"/>
      <w:marRight w:val="0"/>
      <w:marTop w:val="0"/>
      <w:marBottom w:val="0"/>
      <w:divBdr>
        <w:top w:val="none" w:sz="0" w:space="0" w:color="auto"/>
        <w:left w:val="none" w:sz="0" w:space="0" w:color="auto"/>
        <w:bottom w:val="none" w:sz="0" w:space="0" w:color="auto"/>
        <w:right w:val="none" w:sz="0" w:space="0" w:color="auto"/>
      </w:divBdr>
      <w:divsChild>
        <w:div w:id="1370568607">
          <w:marLeft w:val="1080"/>
          <w:marRight w:val="0"/>
          <w:marTop w:val="0"/>
          <w:marBottom w:val="0"/>
          <w:divBdr>
            <w:top w:val="none" w:sz="0" w:space="0" w:color="auto"/>
            <w:left w:val="none" w:sz="0" w:space="0" w:color="auto"/>
            <w:bottom w:val="none" w:sz="0" w:space="0" w:color="auto"/>
            <w:right w:val="none" w:sz="0" w:space="0" w:color="auto"/>
          </w:divBdr>
        </w:div>
        <w:div w:id="1811901859">
          <w:marLeft w:val="1080"/>
          <w:marRight w:val="0"/>
          <w:marTop w:val="0"/>
          <w:marBottom w:val="0"/>
          <w:divBdr>
            <w:top w:val="none" w:sz="0" w:space="0" w:color="auto"/>
            <w:left w:val="none" w:sz="0" w:space="0" w:color="auto"/>
            <w:bottom w:val="none" w:sz="0" w:space="0" w:color="auto"/>
            <w:right w:val="none" w:sz="0" w:space="0" w:color="auto"/>
          </w:divBdr>
        </w:div>
        <w:div w:id="502940515">
          <w:marLeft w:val="1080"/>
          <w:marRight w:val="0"/>
          <w:marTop w:val="0"/>
          <w:marBottom w:val="0"/>
          <w:divBdr>
            <w:top w:val="none" w:sz="0" w:space="0" w:color="auto"/>
            <w:left w:val="none" w:sz="0" w:space="0" w:color="auto"/>
            <w:bottom w:val="none" w:sz="0" w:space="0" w:color="auto"/>
            <w:right w:val="none" w:sz="0" w:space="0" w:color="auto"/>
          </w:divBdr>
        </w:div>
        <w:div w:id="936837295">
          <w:marLeft w:val="1080"/>
          <w:marRight w:val="0"/>
          <w:marTop w:val="0"/>
          <w:marBottom w:val="0"/>
          <w:divBdr>
            <w:top w:val="none" w:sz="0" w:space="0" w:color="auto"/>
            <w:left w:val="none" w:sz="0" w:space="0" w:color="auto"/>
            <w:bottom w:val="none" w:sz="0" w:space="0" w:color="auto"/>
            <w:right w:val="none" w:sz="0" w:space="0" w:color="auto"/>
          </w:divBdr>
        </w:div>
        <w:div w:id="976492215">
          <w:marLeft w:val="1080"/>
          <w:marRight w:val="0"/>
          <w:marTop w:val="0"/>
          <w:marBottom w:val="0"/>
          <w:divBdr>
            <w:top w:val="none" w:sz="0" w:space="0" w:color="auto"/>
            <w:left w:val="none" w:sz="0" w:space="0" w:color="auto"/>
            <w:bottom w:val="none" w:sz="0" w:space="0" w:color="auto"/>
            <w:right w:val="none" w:sz="0" w:space="0" w:color="auto"/>
          </w:divBdr>
        </w:div>
        <w:div w:id="1748378704">
          <w:marLeft w:val="1080"/>
          <w:marRight w:val="0"/>
          <w:marTop w:val="0"/>
          <w:marBottom w:val="0"/>
          <w:divBdr>
            <w:top w:val="none" w:sz="0" w:space="0" w:color="auto"/>
            <w:left w:val="none" w:sz="0" w:space="0" w:color="auto"/>
            <w:bottom w:val="none" w:sz="0" w:space="0" w:color="auto"/>
            <w:right w:val="none" w:sz="0" w:space="0" w:color="auto"/>
          </w:divBdr>
        </w:div>
      </w:divsChild>
    </w:div>
    <w:div w:id="779497167">
      <w:bodyDiv w:val="1"/>
      <w:marLeft w:val="0"/>
      <w:marRight w:val="0"/>
      <w:marTop w:val="0"/>
      <w:marBottom w:val="0"/>
      <w:divBdr>
        <w:top w:val="none" w:sz="0" w:space="0" w:color="auto"/>
        <w:left w:val="none" w:sz="0" w:space="0" w:color="auto"/>
        <w:bottom w:val="none" w:sz="0" w:space="0" w:color="auto"/>
        <w:right w:val="none" w:sz="0" w:space="0" w:color="auto"/>
      </w:divBdr>
      <w:divsChild>
        <w:div w:id="506942675">
          <w:marLeft w:val="1267"/>
          <w:marRight w:val="0"/>
          <w:marTop w:val="0"/>
          <w:marBottom w:val="0"/>
          <w:divBdr>
            <w:top w:val="none" w:sz="0" w:space="0" w:color="auto"/>
            <w:left w:val="none" w:sz="0" w:space="0" w:color="auto"/>
            <w:bottom w:val="none" w:sz="0" w:space="0" w:color="auto"/>
            <w:right w:val="none" w:sz="0" w:space="0" w:color="auto"/>
          </w:divBdr>
        </w:div>
        <w:div w:id="1158228469">
          <w:marLeft w:val="1267"/>
          <w:marRight w:val="0"/>
          <w:marTop w:val="0"/>
          <w:marBottom w:val="0"/>
          <w:divBdr>
            <w:top w:val="none" w:sz="0" w:space="0" w:color="auto"/>
            <w:left w:val="none" w:sz="0" w:space="0" w:color="auto"/>
            <w:bottom w:val="none" w:sz="0" w:space="0" w:color="auto"/>
            <w:right w:val="none" w:sz="0" w:space="0" w:color="auto"/>
          </w:divBdr>
        </w:div>
        <w:div w:id="856961504">
          <w:marLeft w:val="1267"/>
          <w:marRight w:val="0"/>
          <w:marTop w:val="0"/>
          <w:marBottom w:val="0"/>
          <w:divBdr>
            <w:top w:val="none" w:sz="0" w:space="0" w:color="auto"/>
            <w:left w:val="none" w:sz="0" w:space="0" w:color="auto"/>
            <w:bottom w:val="none" w:sz="0" w:space="0" w:color="auto"/>
            <w:right w:val="none" w:sz="0" w:space="0" w:color="auto"/>
          </w:divBdr>
        </w:div>
        <w:div w:id="86728996">
          <w:marLeft w:val="1267"/>
          <w:marRight w:val="0"/>
          <w:marTop w:val="0"/>
          <w:marBottom w:val="0"/>
          <w:divBdr>
            <w:top w:val="none" w:sz="0" w:space="0" w:color="auto"/>
            <w:left w:val="none" w:sz="0" w:space="0" w:color="auto"/>
            <w:bottom w:val="none" w:sz="0" w:space="0" w:color="auto"/>
            <w:right w:val="none" w:sz="0" w:space="0" w:color="auto"/>
          </w:divBdr>
        </w:div>
        <w:div w:id="1179925738">
          <w:marLeft w:val="1267"/>
          <w:marRight w:val="0"/>
          <w:marTop w:val="0"/>
          <w:marBottom w:val="0"/>
          <w:divBdr>
            <w:top w:val="none" w:sz="0" w:space="0" w:color="auto"/>
            <w:left w:val="none" w:sz="0" w:space="0" w:color="auto"/>
            <w:bottom w:val="none" w:sz="0" w:space="0" w:color="auto"/>
            <w:right w:val="none" w:sz="0" w:space="0" w:color="auto"/>
          </w:divBdr>
        </w:div>
        <w:div w:id="155417374">
          <w:marLeft w:val="1267"/>
          <w:marRight w:val="0"/>
          <w:marTop w:val="0"/>
          <w:marBottom w:val="0"/>
          <w:divBdr>
            <w:top w:val="none" w:sz="0" w:space="0" w:color="auto"/>
            <w:left w:val="none" w:sz="0" w:space="0" w:color="auto"/>
            <w:bottom w:val="none" w:sz="0" w:space="0" w:color="auto"/>
            <w:right w:val="none" w:sz="0" w:space="0" w:color="auto"/>
          </w:divBdr>
        </w:div>
        <w:div w:id="1353802577">
          <w:marLeft w:val="1267"/>
          <w:marRight w:val="0"/>
          <w:marTop w:val="0"/>
          <w:marBottom w:val="0"/>
          <w:divBdr>
            <w:top w:val="none" w:sz="0" w:space="0" w:color="auto"/>
            <w:left w:val="none" w:sz="0" w:space="0" w:color="auto"/>
            <w:bottom w:val="none" w:sz="0" w:space="0" w:color="auto"/>
            <w:right w:val="none" w:sz="0" w:space="0" w:color="auto"/>
          </w:divBdr>
        </w:div>
      </w:divsChild>
    </w:div>
    <w:div w:id="796221977">
      <w:bodyDiv w:val="1"/>
      <w:marLeft w:val="0"/>
      <w:marRight w:val="0"/>
      <w:marTop w:val="0"/>
      <w:marBottom w:val="0"/>
      <w:divBdr>
        <w:top w:val="none" w:sz="0" w:space="0" w:color="auto"/>
        <w:left w:val="none" w:sz="0" w:space="0" w:color="auto"/>
        <w:bottom w:val="none" w:sz="0" w:space="0" w:color="auto"/>
        <w:right w:val="none" w:sz="0" w:space="0" w:color="auto"/>
      </w:divBdr>
    </w:div>
    <w:div w:id="800465400">
      <w:bodyDiv w:val="1"/>
      <w:marLeft w:val="0"/>
      <w:marRight w:val="0"/>
      <w:marTop w:val="0"/>
      <w:marBottom w:val="0"/>
      <w:divBdr>
        <w:top w:val="none" w:sz="0" w:space="0" w:color="auto"/>
        <w:left w:val="none" w:sz="0" w:space="0" w:color="auto"/>
        <w:bottom w:val="none" w:sz="0" w:space="0" w:color="auto"/>
        <w:right w:val="none" w:sz="0" w:space="0" w:color="auto"/>
      </w:divBdr>
    </w:div>
    <w:div w:id="837304264">
      <w:bodyDiv w:val="1"/>
      <w:marLeft w:val="0"/>
      <w:marRight w:val="0"/>
      <w:marTop w:val="0"/>
      <w:marBottom w:val="0"/>
      <w:divBdr>
        <w:top w:val="none" w:sz="0" w:space="0" w:color="auto"/>
        <w:left w:val="none" w:sz="0" w:space="0" w:color="auto"/>
        <w:bottom w:val="none" w:sz="0" w:space="0" w:color="auto"/>
        <w:right w:val="none" w:sz="0" w:space="0" w:color="auto"/>
      </w:divBdr>
    </w:div>
    <w:div w:id="870533393">
      <w:bodyDiv w:val="1"/>
      <w:marLeft w:val="0"/>
      <w:marRight w:val="0"/>
      <w:marTop w:val="0"/>
      <w:marBottom w:val="0"/>
      <w:divBdr>
        <w:top w:val="none" w:sz="0" w:space="0" w:color="auto"/>
        <w:left w:val="none" w:sz="0" w:space="0" w:color="auto"/>
        <w:bottom w:val="none" w:sz="0" w:space="0" w:color="auto"/>
        <w:right w:val="none" w:sz="0" w:space="0" w:color="auto"/>
      </w:divBdr>
    </w:div>
    <w:div w:id="916397627">
      <w:bodyDiv w:val="1"/>
      <w:marLeft w:val="0"/>
      <w:marRight w:val="0"/>
      <w:marTop w:val="0"/>
      <w:marBottom w:val="0"/>
      <w:divBdr>
        <w:top w:val="none" w:sz="0" w:space="0" w:color="auto"/>
        <w:left w:val="none" w:sz="0" w:space="0" w:color="auto"/>
        <w:bottom w:val="none" w:sz="0" w:space="0" w:color="auto"/>
        <w:right w:val="none" w:sz="0" w:space="0" w:color="auto"/>
      </w:divBdr>
    </w:div>
    <w:div w:id="959797693">
      <w:bodyDiv w:val="1"/>
      <w:marLeft w:val="0"/>
      <w:marRight w:val="0"/>
      <w:marTop w:val="0"/>
      <w:marBottom w:val="0"/>
      <w:divBdr>
        <w:top w:val="none" w:sz="0" w:space="0" w:color="auto"/>
        <w:left w:val="none" w:sz="0" w:space="0" w:color="auto"/>
        <w:bottom w:val="none" w:sz="0" w:space="0" w:color="auto"/>
        <w:right w:val="none" w:sz="0" w:space="0" w:color="auto"/>
      </w:divBdr>
    </w:div>
    <w:div w:id="966201687">
      <w:bodyDiv w:val="1"/>
      <w:marLeft w:val="0"/>
      <w:marRight w:val="0"/>
      <w:marTop w:val="0"/>
      <w:marBottom w:val="0"/>
      <w:divBdr>
        <w:top w:val="none" w:sz="0" w:space="0" w:color="auto"/>
        <w:left w:val="none" w:sz="0" w:space="0" w:color="auto"/>
        <w:bottom w:val="none" w:sz="0" w:space="0" w:color="auto"/>
        <w:right w:val="none" w:sz="0" w:space="0" w:color="auto"/>
      </w:divBdr>
    </w:div>
    <w:div w:id="973294737">
      <w:bodyDiv w:val="1"/>
      <w:marLeft w:val="0"/>
      <w:marRight w:val="0"/>
      <w:marTop w:val="0"/>
      <w:marBottom w:val="0"/>
      <w:divBdr>
        <w:top w:val="none" w:sz="0" w:space="0" w:color="auto"/>
        <w:left w:val="none" w:sz="0" w:space="0" w:color="auto"/>
        <w:bottom w:val="none" w:sz="0" w:space="0" w:color="auto"/>
        <w:right w:val="none" w:sz="0" w:space="0" w:color="auto"/>
      </w:divBdr>
    </w:div>
    <w:div w:id="973950653">
      <w:bodyDiv w:val="1"/>
      <w:marLeft w:val="0"/>
      <w:marRight w:val="0"/>
      <w:marTop w:val="0"/>
      <w:marBottom w:val="0"/>
      <w:divBdr>
        <w:top w:val="none" w:sz="0" w:space="0" w:color="auto"/>
        <w:left w:val="none" w:sz="0" w:space="0" w:color="auto"/>
        <w:bottom w:val="none" w:sz="0" w:space="0" w:color="auto"/>
        <w:right w:val="none" w:sz="0" w:space="0" w:color="auto"/>
      </w:divBdr>
    </w:div>
    <w:div w:id="991179038">
      <w:bodyDiv w:val="1"/>
      <w:marLeft w:val="0"/>
      <w:marRight w:val="0"/>
      <w:marTop w:val="0"/>
      <w:marBottom w:val="0"/>
      <w:divBdr>
        <w:top w:val="none" w:sz="0" w:space="0" w:color="auto"/>
        <w:left w:val="none" w:sz="0" w:space="0" w:color="auto"/>
        <w:bottom w:val="none" w:sz="0" w:space="0" w:color="auto"/>
        <w:right w:val="none" w:sz="0" w:space="0" w:color="auto"/>
      </w:divBdr>
    </w:div>
    <w:div w:id="997534633">
      <w:bodyDiv w:val="1"/>
      <w:marLeft w:val="0"/>
      <w:marRight w:val="0"/>
      <w:marTop w:val="0"/>
      <w:marBottom w:val="0"/>
      <w:divBdr>
        <w:top w:val="none" w:sz="0" w:space="0" w:color="auto"/>
        <w:left w:val="none" w:sz="0" w:space="0" w:color="auto"/>
        <w:bottom w:val="none" w:sz="0" w:space="0" w:color="auto"/>
        <w:right w:val="none" w:sz="0" w:space="0" w:color="auto"/>
      </w:divBdr>
    </w:div>
    <w:div w:id="1022434697">
      <w:bodyDiv w:val="1"/>
      <w:marLeft w:val="0"/>
      <w:marRight w:val="0"/>
      <w:marTop w:val="0"/>
      <w:marBottom w:val="0"/>
      <w:divBdr>
        <w:top w:val="none" w:sz="0" w:space="0" w:color="auto"/>
        <w:left w:val="none" w:sz="0" w:space="0" w:color="auto"/>
        <w:bottom w:val="none" w:sz="0" w:space="0" w:color="auto"/>
        <w:right w:val="none" w:sz="0" w:space="0" w:color="auto"/>
      </w:divBdr>
    </w:div>
    <w:div w:id="1028677736">
      <w:bodyDiv w:val="1"/>
      <w:marLeft w:val="0"/>
      <w:marRight w:val="0"/>
      <w:marTop w:val="0"/>
      <w:marBottom w:val="0"/>
      <w:divBdr>
        <w:top w:val="none" w:sz="0" w:space="0" w:color="auto"/>
        <w:left w:val="none" w:sz="0" w:space="0" w:color="auto"/>
        <w:bottom w:val="none" w:sz="0" w:space="0" w:color="auto"/>
        <w:right w:val="none" w:sz="0" w:space="0" w:color="auto"/>
      </w:divBdr>
    </w:div>
    <w:div w:id="1043406384">
      <w:bodyDiv w:val="1"/>
      <w:marLeft w:val="0"/>
      <w:marRight w:val="0"/>
      <w:marTop w:val="0"/>
      <w:marBottom w:val="0"/>
      <w:divBdr>
        <w:top w:val="none" w:sz="0" w:space="0" w:color="auto"/>
        <w:left w:val="none" w:sz="0" w:space="0" w:color="auto"/>
        <w:bottom w:val="none" w:sz="0" w:space="0" w:color="auto"/>
        <w:right w:val="none" w:sz="0" w:space="0" w:color="auto"/>
      </w:divBdr>
    </w:div>
    <w:div w:id="1084646253">
      <w:bodyDiv w:val="1"/>
      <w:marLeft w:val="0"/>
      <w:marRight w:val="0"/>
      <w:marTop w:val="0"/>
      <w:marBottom w:val="0"/>
      <w:divBdr>
        <w:top w:val="none" w:sz="0" w:space="0" w:color="auto"/>
        <w:left w:val="none" w:sz="0" w:space="0" w:color="auto"/>
        <w:bottom w:val="none" w:sz="0" w:space="0" w:color="auto"/>
        <w:right w:val="none" w:sz="0" w:space="0" w:color="auto"/>
      </w:divBdr>
    </w:div>
    <w:div w:id="1150707307">
      <w:bodyDiv w:val="1"/>
      <w:marLeft w:val="0"/>
      <w:marRight w:val="0"/>
      <w:marTop w:val="0"/>
      <w:marBottom w:val="0"/>
      <w:divBdr>
        <w:top w:val="none" w:sz="0" w:space="0" w:color="auto"/>
        <w:left w:val="none" w:sz="0" w:space="0" w:color="auto"/>
        <w:bottom w:val="none" w:sz="0" w:space="0" w:color="auto"/>
        <w:right w:val="none" w:sz="0" w:space="0" w:color="auto"/>
      </w:divBdr>
    </w:div>
    <w:div w:id="1166363678">
      <w:bodyDiv w:val="1"/>
      <w:marLeft w:val="0"/>
      <w:marRight w:val="0"/>
      <w:marTop w:val="0"/>
      <w:marBottom w:val="0"/>
      <w:divBdr>
        <w:top w:val="none" w:sz="0" w:space="0" w:color="auto"/>
        <w:left w:val="none" w:sz="0" w:space="0" w:color="auto"/>
        <w:bottom w:val="none" w:sz="0" w:space="0" w:color="auto"/>
        <w:right w:val="none" w:sz="0" w:space="0" w:color="auto"/>
      </w:divBdr>
    </w:div>
    <w:div w:id="1175145577">
      <w:bodyDiv w:val="1"/>
      <w:marLeft w:val="0"/>
      <w:marRight w:val="0"/>
      <w:marTop w:val="0"/>
      <w:marBottom w:val="0"/>
      <w:divBdr>
        <w:top w:val="none" w:sz="0" w:space="0" w:color="auto"/>
        <w:left w:val="none" w:sz="0" w:space="0" w:color="auto"/>
        <w:bottom w:val="none" w:sz="0" w:space="0" w:color="auto"/>
        <w:right w:val="none" w:sz="0" w:space="0" w:color="auto"/>
      </w:divBdr>
    </w:div>
    <w:div w:id="1178688829">
      <w:bodyDiv w:val="1"/>
      <w:marLeft w:val="0"/>
      <w:marRight w:val="0"/>
      <w:marTop w:val="0"/>
      <w:marBottom w:val="0"/>
      <w:divBdr>
        <w:top w:val="none" w:sz="0" w:space="0" w:color="auto"/>
        <w:left w:val="none" w:sz="0" w:space="0" w:color="auto"/>
        <w:bottom w:val="none" w:sz="0" w:space="0" w:color="auto"/>
        <w:right w:val="none" w:sz="0" w:space="0" w:color="auto"/>
      </w:divBdr>
    </w:div>
    <w:div w:id="1187257310">
      <w:bodyDiv w:val="1"/>
      <w:marLeft w:val="0"/>
      <w:marRight w:val="0"/>
      <w:marTop w:val="0"/>
      <w:marBottom w:val="0"/>
      <w:divBdr>
        <w:top w:val="none" w:sz="0" w:space="0" w:color="auto"/>
        <w:left w:val="none" w:sz="0" w:space="0" w:color="auto"/>
        <w:bottom w:val="none" w:sz="0" w:space="0" w:color="auto"/>
        <w:right w:val="none" w:sz="0" w:space="0" w:color="auto"/>
      </w:divBdr>
    </w:div>
    <w:div w:id="1205099447">
      <w:bodyDiv w:val="1"/>
      <w:marLeft w:val="0"/>
      <w:marRight w:val="0"/>
      <w:marTop w:val="0"/>
      <w:marBottom w:val="0"/>
      <w:divBdr>
        <w:top w:val="none" w:sz="0" w:space="0" w:color="auto"/>
        <w:left w:val="none" w:sz="0" w:space="0" w:color="auto"/>
        <w:bottom w:val="none" w:sz="0" w:space="0" w:color="auto"/>
        <w:right w:val="none" w:sz="0" w:space="0" w:color="auto"/>
      </w:divBdr>
      <w:divsChild>
        <w:div w:id="1568957946">
          <w:marLeft w:val="0"/>
          <w:marRight w:val="0"/>
          <w:marTop w:val="0"/>
          <w:marBottom w:val="0"/>
          <w:divBdr>
            <w:top w:val="none" w:sz="0" w:space="0" w:color="auto"/>
            <w:left w:val="none" w:sz="0" w:space="0" w:color="auto"/>
            <w:bottom w:val="none" w:sz="0" w:space="0" w:color="auto"/>
            <w:right w:val="none" w:sz="0" w:space="0" w:color="auto"/>
          </w:divBdr>
        </w:div>
      </w:divsChild>
    </w:div>
    <w:div w:id="1215656244">
      <w:bodyDiv w:val="1"/>
      <w:marLeft w:val="0"/>
      <w:marRight w:val="0"/>
      <w:marTop w:val="0"/>
      <w:marBottom w:val="0"/>
      <w:divBdr>
        <w:top w:val="none" w:sz="0" w:space="0" w:color="auto"/>
        <w:left w:val="none" w:sz="0" w:space="0" w:color="auto"/>
        <w:bottom w:val="none" w:sz="0" w:space="0" w:color="auto"/>
        <w:right w:val="none" w:sz="0" w:space="0" w:color="auto"/>
      </w:divBdr>
    </w:div>
    <w:div w:id="1229263605">
      <w:bodyDiv w:val="1"/>
      <w:marLeft w:val="0"/>
      <w:marRight w:val="0"/>
      <w:marTop w:val="0"/>
      <w:marBottom w:val="0"/>
      <w:divBdr>
        <w:top w:val="none" w:sz="0" w:space="0" w:color="auto"/>
        <w:left w:val="none" w:sz="0" w:space="0" w:color="auto"/>
        <w:bottom w:val="none" w:sz="0" w:space="0" w:color="auto"/>
        <w:right w:val="none" w:sz="0" w:space="0" w:color="auto"/>
      </w:divBdr>
      <w:divsChild>
        <w:div w:id="881864589">
          <w:marLeft w:val="0"/>
          <w:marRight w:val="0"/>
          <w:marTop w:val="0"/>
          <w:marBottom w:val="360"/>
          <w:divBdr>
            <w:top w:val="single" w:sz="18" w:space="0" w:color="FF3300"/>
            <w:left w:val="none" w:sz="0" w:space="0" w:color="auto"/>
            <w:bottom w:val="none" w:sz="0" w:space="0" w:color="auto"/>
            <w:right w:val="none" w:sz="0" w:space="0" w:color="auto"/>
          </w:divBdr>
          <w:divsChild>
            <w:div w:id="642006288">
              <w:marLeft w:val="0"/>
              <w:marRight w:val="0"/>
              <w:marTop w:val="0"/>
              <w:marBottom w:val="0"/>
              <w:divBdr>
                <w:top w:val="none" w:sz="0" w:space="0" w:color="auto"/>
                <w:left w:val="none" w:sz="0" w:space="0" w:color="auto"/>
                <w:bottom w:val="none" w:sz="0" w:space="0" w:color="auto"/>
                <w:right w:val="none" w:sz="0" w:space="0" w:color="auto"/>
              </w:divBdr>
              <w:divsChild>
                <w:div w:id="50544118">
                  <w:marLeft w:val="0"/>
                  <w:marRight w:val="-5040"/>
                  <w:marTop w:val="0"/>
                  <w:marBottom w:val="0"/>
                  <w:divBdr>
                    <w:top w:val="none" w:sz="0" w:space="0" w:color="auto"/>
                    <w:left w:val="none" w:sz="0" w:space="0" w:color="auto"/>
                    <w:bottom w:val="none" w:sz="0" w:space="0" w:color="auto"/>
                    <w:right w:val="none" w:sz="0" w:space="0" w:color="auto"/>
                  </w:divBdr>
                  <w:divsChild>
                    <w:div w:id="1559978114">
                      <w:marLeft w:val="0"/>
                      <w:marRight w:val="5265"/>
                      <w:marTop w:val="360"/>
                      <w:marBottom w:val="360"/>
                      <w:divBdr>
                        <w:top w:val="none" w:sz="0" w:space="0" w:color="auto"/>
                        <w:left w:val="none" w:sz="0" w:space="0" w:color="auto"/>
                        <w:bottom w:val="none" w:sz="0" w:space="0" w:color="auto"/>
                        <w:right w:val="none" w:sz="0" w:space="0" w:color="auto"/>
                      </w:divBdr>
                      <w:divsChild>
                        <w:div w:id="121720082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231232981">
      <w:bodyDiv w:val="1"/>
      <w:marLeft w:val="0"/>
      <w:marRight w:val="0"/>
      <w:marTop w:val="0"/>
      <w:marBottom w:val="0"/>
      <w:divBdr>
        <w:top w:val="none" w:sz="0" w:space="0" w:color="auto"/>
        <w:left w:val="none" w:sz="0" w:space="0" w:color="auto"/>
        <w:bottom w:val="none" w:sz="0" w:space="0" w:color="auto"/>
        <w:right w:val="none" w:sz="0" w:space="0" w:color="auto"/>
      </w:divBdr>
    </w:div>
    <w:div w:id="1307972620">
      <w:bodyDiv w:val="1"/>
      <w:marLeft w:val="0"/>
      <w:marRight w:val="0"/>
      <w:marTop w:val="0"/>
      <w:marBottom w:val="0"/>
      <w:divBdr>
        <w:top w:val="none" w:sz="0" w:space="0" w:color="auto"/>
        <w:left w:val="none" w:sz="0" w:space="0" w:color="auto"/>
        <w:bottom w:val="none" w:sz="0" w:space="0" w:color="auto"/>
        <w:right w:val="none" w:sz="0" w:space="0" w:color="auto"/>
      </w:divBdr>
    </w:div>
    <w:div w:id="1329822026">
      <w:bodyDiv w:val="1"/>
      <w:marLeft w:val="0"/>
      <w:marRight w:val="0"/>
      <w:marTop w:val="0"/>
      <w:marBottom w:val="0"/>
      <w:divBdr>
        <w:top w:val="none" w:sz="0" w:space="0" w:color="auto"/>
        <w:left w:val="none" w:sz="0" w:space="0" w:color="auto"/>
        <w:bottom w:val="none" w:sz="0" w:space="0" w:color="auto"/>
        <w:right w:val="none" w:sz="0" w:space="0" w:color="auto"/>
      </w:divBdr>
    </w:div>
    <w:div w:id="1330018682">
      <w:bodyDiv w:val="1"/>
      <w:marLeft w:val="0"/>
      <w:marRight w:val="0"/>
      <w:marTop w:val="0"/>
      <w:marBottom w:val="0"/>
      <w:divBdr>
        <w:top w:val="none" w:sz="0" w:space="0" w:color="auto"/>
        <w:left w:val="none" w:sz="0" w:space="0" w:color="auto"/>
        <w:bottom w:val="none" w:sz="0" w:space="0" w:color="auto"/>
        <w:right w:val="none" w:sz="0" w:space="0" w:color="auto"/>
      </w:divBdr>
    </w:div>
    <w:div w:id="1369186024">
      <w:bodyDiv w:val="1"/>
      <w:marLeft w:val="0"/>
      <w:marRight w:val="0"/>
      <w:marTop w:val="0"/>
      <w:marBottom w:val="0"/>
      <w:divBdr>
        <w:top w:val="none" w:sz="0" w:space="0" w:color="auto"/>
        <w:left w:val="none" w:sz="0" w:space="0" w:color="auto"/>
        <w:bottom w:val="none" w:sz="0" w:space="0" w:color="auto"/>
        <w:right w:val="none" w:sz="0" w:space="0" w:color="auto"/>
      </w:divBdr>
    </w:div>
    <w:div w:id="1389963178">
      <w:bodyDiv w:val="1"/>
      <w:marLeft w:val="0"/>
      <w:marRight w:val="0"/>
      <w:marTop w:val="0"/>
      <w:marBottom w:val="0"/>
      <w:divBdr>
        <w:top w:val="none" w:sz="0" w:space="0" w:color="auto"/>
        <w:left w:val="none" w:sz="0" w:space="0" w:color="auto"/>
        <w:bottom w:val="none" w:sz="0" w:space="0" w:color="auto"/>
        <w:right w:val="none" w:sz="0" w:space="0" w:color="auto"/>
      </w:divBdr>
    </w:div>
    <w:div w:id="1467703947">
      <w:bodyDiv w:val="1"/>
      <w:marLeft w:val="0"/>
      <w:marRight w:val="0"/>
      <w:marTop w:val="0"/>
      <w:marBottom w:val="0"/>
      <w:divBdr>
        <w:top w:val="none" w:sz="0" w:space="0" w:color="auto"/>
        <w:left w:val="none" w:sz="0" w:space="0" w:color="auto"/>
        <w:bottom w:val="none" w:sz="0" w:space="0" w:color="auto"/>
        <w:right w:val="none" w:sz="0" w:space="0" w:color="auto"/>
      </w:divBdr>
      <w:divsChild>
        <w:div w:id="1428309463">
          <w:marLeft w:val="0"/>
          <w:marRight w:val="0"/>
          <w:marTop w:val="0"/>
          <w:marBottom w:val="0"/>
          <w:divBdr>
            <w:top w:val="none" w:sz="0" w:space="0" w:color="auto"/>
            <w:left w:val="none" w:sz="0" w:space="0" w:color="auto"/>
            <w:bottom w:val="none" w:sz="0" w:space="0" w:color="auto"/>
            <w:right w:val="none" w:sz="0" w:space="0" w:color="auto"/>
          </w:divBdr>
        </w:div>
      </w:divsChild>
    </w:div>
    <w:div w:id="1511411498">
      <w:bodyDiv w:val="1"/>
      <w:marLeft w:val="0"/>
      <w:marRight w:val="0"/>
      <w:marTop w:val="0"/>
      <w:marBottom w:val="0"/>
      <w:divBdr>
        <w:top w:val="none" w:sz="0" w:space="0" w:color="auto"/>
        <w:left w:val="none" w:sz="0" w:space="0" w:color="auto"/>
        <w:bottom w:val="none" w:sz="0" w:space="0" w:color="auto"/>
        <w:right w:val="none" w:sz="0" w:space="0" w:color="auto"/>
      </w:divBdr>
    </w:div>
    <w:div w:id="1529021632">
      <w:bodyDiv w:val="1"/>
      <w:marLeft w:val="0"/>
      <w:marRight w:val="0"/>
      <w:marTop w:val="0"/>
      <w:marBottom w:val="0"/>
      <w:divBdr>
        <w:top w:val="none" w:sz="0" w:space="0" w:color="auto"/>
        <w:left w:val="none" w:sz="0" w:space="0" w:color="auto"/>
        <w:bottom w:val="none" w:sz="0" w:space="0" w:color="auto"/>
        <w:right w:val="none" w:sz="0" w:space="0" w:color="auto"/>
      </w:divBdr>
    </w:div>
    <w:div w:id="1547453066">
      <w:bodyDiv w:val="1"/>
      <w:marLeft w:val="0"/>
      <w:marRight w:val="0"/>
      <w:marTop w:val="0"/>
      <w:marBottom w:val="0"/>
      <w:divBdr>
        <w:top w:val="none" w:sz="0" w:space="0" w:color="auto"/>
        <w:left w:val="none" w:sz="0" w:space="0" w:color="auto"/>
        <w:bottom w:val="none" w:sz="0" w:space="0" w:color="auto"/>
        <w:right w:val="none" w:sz="0" w:space="0" w:color="auto"/>
      </w:divBdr>
      <w:divsChild>
        <w:div w:id="13964108">
          <w:marLeft w:val="446"/>
          <w:marRight w:val="0"/>
          <w:marTop w:val="0"/>
          <w:marBottom w:val="0"/>
          <w:divBdr>
            <w:top w:val="none" w:sz="0" w:space="0" w:color="auto"/>
            <w:left w:val="none" w:sz="0" w:space="0" w:color="auto"/>
            <w:bottom w:val="none" w:sz="0" w:space="0" w:color="auto"/>
            <w:right w:val="none" w:sz="0" w:space="0" w:color="auto"/>
          </w:divBdr>
        </w:div>
      </w:divsChild>
    </w:div>
    <w:div w:id="1551186608">
      <w:bodyDiv w:val="1"/>
      <w:marLeft w:val="0"/>
      <w:marRight w:val="0"/>
      <w:marTop w:val="0"/>
      <w:marBottom w:val="0"/>
      <w:divBdr>
        <w:top w:val="none" w:sz="0" w:space="0" w:color="auto"/>
        <w:left w:val="none" w:sz="0" w:space="0" w:color="auto"/>
        <w:bottom w:val="none" w:sz="0" w:space="0" w:color="auto"/>
        <w:right w:val="none" w:sz="0" w:space="0" w:color="auto"/>
      </w:divBdr>
    </w:div>
    <w:div w:id="1556965186">
      <w:bodyDiv w:val="1"/>
      <w:marLeft w:val="0"/>
      <w:marRight w:val="0"/>
      <w:marTop w:val="0"/>
      <w:marBottom w:val="0"/>
      <w:divBdr>
        <w:top w:val="none" w:sz="0" w:space="0" w:color="auto"/>
        <w:left w:val="none" w:sz="0" w:space="0" w:color="auto"/>
        <w:bottom w:val="none" w:sz="0" w:space="0" w:color="auto"/>
        <w:right w:val="none" w:sz="0" w:space="0" w:color="auto"/>
      </w:divBdr>
    </w:div>
    <w:div w:id="1571190313">
      <w:bodyDiv w:val="1"/>
      <w:marLeft w:val="0"/>
      <w:marRight w:val="0"/>
      <w:marTop w:val="0"/>
      <w:marBottom w:val="0"/>
      <w:divBdr>
        <w:top w:val="none" w:sz="0" w:space="0" w:color="auto"/>
        <w:left w:val="none" w:sz="0" w:space="0" w:color="auto"/>
        <w:bottom w:val="none" w:sz="0" w:space="0" w:color="auto"/>
        <w:right w:val="none" w:sz="0" w:space="0" w:color="auto"/>
      </w:divBdr>
    </w:div>
    <w:div w:id="1604456581">
      <w:bodyDiv w:val="1"/>
      <w:marLeft w:val="0"/>
      <w:marRight w:val="0"/>
      <w:marTop w:val="0"/>
      <w:marBottom w:val="0"/>
      <w:divBdr>
        <w:top w:val="none" w:sz="0" w:space="0" w:color="auto"/>
        <w:left w:val="none" w:sz="0" w:space="0" w:color="auto"/>
        <w:bottom w:val="none" w:sz="0" w:space="0" w:color="auto"/>
        <w:right w:val="none" w:sz="0" w:space="0" w:color="auto"/>
      </w:divBdr>
    </w:div>
    <w:div w:id="1655142374">
      <w:bodyDiv w:val="1"/>
      <w:marLeft w:val="0"/>
      <w:marRight w:val="0"/>
      <w:marTop w:val="0"/>
      <w:marBottom w:val="0"/>
      <w:divBdr>
        <w:top w:val="none" w:sz="0" w:space="0" w:color="auto"/>
        <w:left w:val="none" w:sz="0" w:space="0" w:color="auto"/>
        <w:bottom w:val="none" w:sz="0" w:space="0" w:color="auto"/>
        <w:right w:val="none" w:sz="0" w:space="0" w:color="auto"/>
      </w:divBdr>
    </w:div>
    <w:div w:id="1664620270">
      <w:bodyDiv w:val="1"/>
      <w:marLeft w:val="0"/>
      <w:marRight w:val="0"/>
      <w:marTop w:val="0"/>
      <w:marBottom w:val="0"/>
      <w:divBdr>
        <w:top w:val="none" w:sz="0" w:space="0" w:color="auto"/>
        <w:left w:val="none" w:sz="0" w:space="0" w:color="auto"/>
        <w:bottom w:val="none" w:sz="0" w:space="0" w:color="auto"/>
        <w:right w:val="none" w:sz="0" w:space="0" w:color="auto"/>
      </w:divBdr>
    </w:div>
    <w:div w:id="1701854502">
      <w:bodyDiv w:val="1"/>
      <w:marLeft w:val="0"/>
      <w:marRight w:val="0"/>
      <w:marTop w:val="0"/>
      <w:marBottom w:val="0"/>
      <w:divBdr>
        <w:top w:val="none" w:sz="0" w:space="0" w:color="auto"/>
        <w:left w:val="none" w:sz="0" w:space="0" w:color="auto"/>
        <w:bottom w:val="none" w:sz="0" w:space="0" w:color="auto"/>
        <w:right w:val="none" w:sz="0" w:space="0" w:color="auto"/>
      </w:divBdr>
    </w:div>
    <w:div w:id="1711611006">
      <w:bodyDiv w:val="1"/>
      <w:marLeft w:val="0"/>
      <w:marRight w:val="0"/>
      <w:marTop w:val="0"/>
      <w:marBottom w:val="0"/>
      <w:divBdr>
        <w:top w:val="none" w:sz="0" w:space="0" w:color="auto"/>
        <w:left w:val="none" w:sz="0" w:space="0" w:color="auto"/>
        <w:bottom w:val="none" w:sz="0" w:space="0" w:color="auto"/>
        <w:right w:val="none" w:sz="0" w:space="0" w:color="auto"/>
      </w:divBdr>
    </w:div>
    <w:div w:id="1722824330">
      <w:bodyDiv w:val="1"/>
      <w:marLeft w:val="0"/>
      <w:marRight w:val="0"/>
      <w:marTop w:val="0"/>
      <w:marBottom w:val="0"/>
      <w:divBdr>
        <w:top w:val="none" w:sz="0" w:space="0" w:color="auto"/>
        <w:left w:val="none" w:sz="0" w:space="0" w:color="auto"/>
        <w:bottom w:val="none" w:sz="0" w:space="0" w:color="auto"/>
        <w:right w:val="none" w:sz="0" w:space="0" w:color="auto"/>
      </w:divBdr>
    </w:div>
    <w:div w:id="1735278437">
      <w:bodyDiv w:val="1"/>
      <w:marLeft w:val="0"/>
      <w:marRight w:val="0"/>
      <w:marTop w:val="0"/>
      <w:marBottom w:val="0"/>
      <w:divBdr>
        <w:top w:val="none" w:sz="0" w:space="0" w:color="auto"/>
        <w:left w:val="none" w:sz="0" w:space="0" w:color="auto"/>
        <w:bottom w:val="none" w:sz="0" w:space="0" w:color="auto"/>
        <w:right w:val="none" w:sz="0" w:space="0" w:color="auto"/>
      </w:divBdr>
    </w:div>
    <w:div w:id="1779250375">
      <w:bodyDiv w:val="1"/>
      <w:marLeft w:val="0"/>
      <w:marRight w:val="0"/>
      <w:marTop w:val="0"/>
      <w:marBottom w:val="0"/>
      <w:divBdr>
        <w:top w:val="none" w:sz="0" w:space="0" w:color="auto"/>
        <w:left w:val="none" w:sz="0" w:space="0" w:color="auto"/>
        <w:bottom w:val="none" w:sz="0" w:space="0" w:color="auto"/>
        <w:right w:val="none" w:sz="0" w:space="0" w:color="auto"/>
      </w:divBdr>
    </w:div>
    <w:div w:id="1790051783">
      <w:bodyDiv w:val="1"/>
      <w:marLeft w:val="0"/>
      <w:marRight w:val="0"/>
      <w:marTop w:val="0"/>
      <w:marBottom w:val="0"/>
      <w:divBdr>
        <w:top w:val="none" w:sz="0" w:space="0" w:color="auto"/>
        <w:left w:val="none" w:sz="0" w:space="0" w:color="auto"/>
        <w:bottom w:val="none" w:sz="0" w:space="0" w:color="auto"/>
        <w:right w:val="none" w:sz="0" w:space="0" w:color="auto"/>
      </w:divBdr>
    </w:div>
    <w:div w:id="1798336013">
      <w:bodyDiv w:val="1"/>
      <w:marLeft w:val="0"/>
      <w:marRight w:val="0"/>
      <w:marTop w:val="0"/>
      <w:marBottom w:val="0"/>
      <w:divBdr>
        <w:top w:val="none" w:sz="0" w:space="0" w:color="auto"/>
        <w:left w:val="none" w:sz="0" w:space="0" w:color="auto"/>
        <w:bottom w:val="none" w:sz="0" w:space="0" w:color="auto"/>
        <w:right w:val="none" w:sz="0" w:space="0" w:color="auto"/>
      </w:divBdr>
    </w:div>
    <w:div w:id="1804810254">
      <w:bodyDiv w:val="1"/>
      <w:marLeft w:val="0"/>
      <w:marRight w:val="0"/>
      <w:marTop w:val="0"/>
      <w:marBottom w:val="0"/>
      <w:divBdr>
        <w:top w:val="none" w:sz="0" w:space="0" w:color="auto"/>
        <w:left w:val="none" w:sz="0" w:space="0" w:color="auto"/>
        <w:bottom w:val="none" w:sz="0" w:space="0" w:color="auto"/>
        <w:right w:val="none" w:sz="0" w:space="0" w:color="auto"/>
      </w:divBdr>
    </w:div>
    <w:div w:id="1809199959">
      <w:bodyDiv w:val="1"/>
      <w:marLeft w:val="0"/>
      <w:marRight w:val="0"/>
      <w:marTop w:val="0"/>
      <w:marBottom w:val="0"/>
      <w:divBdr>
        <w:top w:val="none" w:sz="0" w:space="0" w:color="auto"/>
        <w:left w:val="none" w:sz="0" w:space="0" w:color="auto"/>
        <w:bottom w:val="none" w:sz="0" w:space="0" w:color="auto"/>
        <w:right w:val="none" w:sz="0" w:space="0" w:color="auto"/>
      </w:divBdr>
    </w:div>
    <w:div w:id="1809661280">
      <w:bodyDiv w:val="1"/>
      <w:marLeft w:val="0"/>
      <w:marRight w:val="0"/>
      <w:marTop w:val="0"/>
      <w:marBottom w:val="0"/>
      <w:divBdr>
        <w:top w:val="none" w:sz="0" w:space="0" w:color="auto"/>
        <w:left w:val="none" w:sz="0" w:space="0" w:color="auto"/>
        <w:bottom w:val="none" w:sz="0" w:space="0" w:color="auto"/>
        <w:right w:val="none" w:sz="0" w:space="0" w:color="auto"/>
      </w:divBdr>
    </w:div>
    <w:div w:id="1826629637">
      <w:bodyDiv w:val="1"/>
      <w:marLeft w:val="0"/>
      <w:marRight w:val="0"/>
      <w:marTop w:val="0"/>
      <w:marBottom w:val="0"/>
      <w:divBdr>
        <w:top w:val="none" w:sz="0" w:space="0" w:color="auto"/>
        <w:left w:val="none" w:sz="0" w:space="0" w:color="auto"/>
        <w:bottom w:val="none" w:sz="0" w:space="0" w:color="auto"/>
        <w:right w:val="none" w:sz="0" w:space="0" w:color="auto"/>
      </w:divBdr>
    </w:div>
    <w:div w:id="1840608635">
      <w:bodyDiv w:val="1"/>
      <w:marLeft w:val="0"/>
      <w:marRight w:val="0"/>
      <w:marTop w:val="0"/>
      <w:marBottom w:val="0"/>
      <w:divBdr>
        <w:top w:val="none" w:sz="0" w:space="0" w:color="auto"/>
        <w:left w:val="none" w:sz="0" w:space="0" w:color="auto"/>
        <w:bottom w:val="none" w:sz="0" w:space="0" w:color="auto"/>
        <w:right w:val="none" w:sz="0" w:space="0" w:color="auto"/>
      </w:divBdr>
    </w:div>
    <w:div w:id="1853956324">
      <w:bodyDiv w:val="1"/>
      <w:marLeft w:val="0"/>
      <w:marRight w:val="0"/>
      <w:marTop w:val="0"/>
      <w:marBottom w:val="0"/>
      <w:divBdr>
        <w:top w:val="none" w:sz="0" w:space="0" w:color="auto"/>
        <w:left w:val="none" w:sz="0" w:space="0" w:color="auto"/>
        <w:bottom w:val="none" w:sz="0" w:space="0" w:color="auto"/>
        <w:right w:val="none" w:sz="0" w:space="0" w:color="auto"/>
      </w:divBdr>
    </w:div>
    <w:div w:id="1902595371">
      <w:bodyDiv w:val="1"/>
      <w:marLeft w:val="0"/>
      <w:marRight w:val="0"/>
      <w:marTop w:val="0"/>
      <w:marBottom w:val="0"/>
      <w:divBdr>
        <w:top w:val="none" w:sz="0" w:space="0" w:color="auto"/>
        <w:left w:val="none" w:sz="0" w:space="0" w:color="auto"/>
        <w:bottom w:val="none" w:sz="0" w:space="0" w:color="auto"/>
        <w:right w:val="none" w:sz="0" w:space="0" w:color="auto"/>
      </w:divBdr>
    </w:div>
    <w:div w:id="1903514483">
      <w:bodyDiv w:val="1"/>
      <w:marLeft w:val="0"/>
      <w:marRight w:val="0"/>
      <w:marTop w:val="0"/>
      <w:marBottom w:val="0"/>
      <w:divBdr>
        <w:top w:val="none" w:sz="0" w:space="0" w:color="auto"/>
        <w:left w:val="none" w:sz="0" w:space="0" w:color="auto"/>
        <w:bottom w:val="none" w:sz="0" w:space="0" w:color="auto"/>
        <w:right w:val="none" w:sz="0" w:space="0" w:color="auto"/>
      </w:divBdr>
    </w:div>
    <w:div w:id="1937203260">
      <w:bodyDiv w:val="1"/>
      <w:marLeft w:val="0"/>
      <w:marRight w:val="0"/>
      <w:marTop w:val="0"/>
      <w:marBottom w:val="0"/>
      <w:divBdr>
        <w:top w:val="none" w:sz="0" w:space="0" w:color="auto"/>
        <w:left w:val="none" w:sz="0" w:space="0" w:color="auto"/>
        <w:bottom w:val="none" w:sz="0" w:space="0" w:color="auto"/>
        <w:right w:val="none" w:sz="0" w:space="0" w:color="auto"/>
      </w:divBdr>
    </w:div>
    <w:div w:id="1944872047">
      <w:bodyDiv w:val="1"/>
      <w:marLeft w:val="0"/>
      <w:marRight w:val="0"/>
      <w:marTop w:val="0"/>
      <w:marBottom w:val="0"/>
      <w:divBdr>
        <w:top w:val="none" w:sz="0" w:space="0" w:color="auto"/>
        <w:left w:val="none" w:sz="0" w:space="0" w:color="auto"/>
        <w:bottom w:val="none" w:sz="0" w:space="0" w:color="auto"/>
        <w:right w:val="none" w:sz="0" w:space="0" w:color="auto"/>
      </w:divBdr>
      <w:divsChild>
        <w:div w:id="929002375">
          <w:marLeft w:val="547"/>
          <w:marRight w:val="0"/>
          <w:marTop w:val="0"/>
          <w:marBottom w:val="0"/>
          <w:divBdr>
            <w:top w:val="none" w:sz="0" w:space="0" w:color="auto"/>
            <w:left w:val="none" w:sz="0" w:space="0" w:color="auto"/>
            <w:bottom w:val="none" w:sz="0" w:space="0" w:color="auto"/>
            <w:right w:val="none" w:sz="0" w:space="0" w:color="auto"/>
          </w:divBdr>
        </w:div>
        <w:div w:id="991326574">
          <w:marLeft w:val="1267"/>
          <w:marRight w:val="0"/>
          <w:marTop w:val="0"/>
          <w:marBottom w:val="0"/>
          <w:divBdr>
            <w:top w:val="none" w:sz="0" w:space="0" w:color="auto"/>
            <w:left w:val="none" w:sz="0" w:space="0" w:color="auto"/>
            <w:bottom w:val="none" w:sz="0" w:space="0" w:color="auto"/>
            <w:right w:val="none" w:sz="0" w:space="0" w:color="auto"/>
          </w:divBdr>
        </w:div>
        <w:div w:id="886643943">
          <w:marLeft w:val="1267"/>
          <w:marRight w:val="0"/>
          <w:marTop w:val="0"/>
          <w:marBottom w:val="0"/>
          <w:divBdr>
            <w:top w:val="none" w:sz="0" w:space="0" w:color="auto"/>
            <w:left w:val="none" w:sz="0" w:space="0" w:color="auto"/>
            <w:bottom w:val="none" w:sz="0" w:space="0" w:color="auto"/>
            <w:right w:val="none" w:sz="0" w:space="0" w:color="auto"/>
          </w:divBdr>
        </w:div>
        <w:div w:id="1579634603">
          <w:marLeft w:val="1267"/>
          <w:marRight w:val="0"/>
          <w:marTop w:val="0"/>
          <w:marBottom w:val="0"/>
          <w:divBdr>
            <w:top w:val="none" w:sz="0" w:space="0" w:color="auto"/>
            <w:left w:val="none" w:sz="0" w:space="0" w:color="auto"/>
            <w:bottom w:val="none" w:sz="0" w:space="0" w:color="auto"/>
            <w:right w:val="none" w:sz="0" w:space="0" w:color="auto"/>
          </w:divBdr>
        </w:div>
      </w:divsChild>
    </w:div>
    <w:div w:id="1968584784">
      <w:bodyDiv w:val="1"/>
      <w:marLeft w:val="0"/>
      <w:marRight w:val="0"/>
      <w:marTop w:val="0"/>
      <w:marBottom w:val="0"/>
      <w:divBdr>
        <w:top w:val="none" w:sz="0" w:space="0" w:color="auto"/>
        <w:left w:val="none" w:sz="0" w:space="0" w:color="auto"/>
        <w:bottom w:val="none" w:sz="0" w:space="0" w:color="auto"/>
        <w:right w:val="none" w:sz="0" w:space="0" w:color="auto"/>
      </w:divBdr>
    </w:div>
    <w:div w:id="1978410332">
      <w:bodyDiv w:val="1"/>
      <w:marLeft w:val="0"/>
      <w:marRight w:val="0"/>
      <w:marTop w:val="0"/>
      <w:marBottom w:val="0"/>
      <w:divBdr>
        <w:top w:val="none" w:sz="0" w:space="0" w:color="auto"/>
        <w:left w:val="none" w:sz="0" w:space="0" w:color="auto"/>
        <w:bottom w:val="none" w:sz="0" w:space="0" w:color="auto"/>
        <w:right w:val="none" w:sz="0" w:space="0" w:color="auto"/>
      </w:divBdr>
    </w:div>
    <w:div w:id="2022926961">
      <w:bodyDiv w:val="1"/>
      <w:marLeft w:val="0"/>
      <w:marRight w:val="0"/>
      <w:marTop w:val="0"/>
      <w:marBottom w:val="0"/>
      <w:divBdr>
        <w:top w:val="none" w:sz="0" w:space="0" w:color="auto"/>
        <w:left w:val="none" w:sz="0" w:space="0" w:color="auto"/>
        <w:bottom w:val="none" w:sz="0" w:space="0" w:color="auto"/>
        <w:right w:val="none" w:sz="0" w:space="0" w:color="auto"/>
      </w:divBdr>
    </w:div>
    <w:div w:id="2059889620">
      <w:bodyDiv w:val="1"/>
      <w:marLeft w:val="0"/>
      <w:marRight w:val="0"/>
      <w:marTop w:val="0"/>
      <w:marBottom w:val="0"/>
      <w:divBdr>
        <w:top w:val="none" w:sz="0" w:space="0" w:color="auto"/>
        <w:left w:val="none" w:sz="0" w:space="0" w:color="auto"/>
        <w:bottom w:val="none" w:sz="0" w:space="0" w:color="auto"/>
        <w:right w:val="none" w:sz="0" w:space="0" w:color="auto"/>
      </w:divBdr>
    </w:div>
    <w:div w:id="2060275268">
      <w:bodyDiv w:val="1"/>
      <w:marLeft w:val="0"/>
      <w:marRight w:val="0"/>
      <w:marTop w:val="0"/>
      <w:marBottom w:val="0"/>
      <w:divBdr>
        <w:top w:val="none" w:sz="0" w:space="0" w:color="auto"/>
        <w:left w:val="none" w:sz="0" w:space="0" w:color="auto"/>
        <w:bottom w:val="none" w:sz="0" w:space="0" w:color="auto"/>
        <w:right w:val="none" w:sz="0" w:space="0" w:color="auto"/>
      </w:divBdr>
    </w:div>
    <w:div w:id="2077588991">
      <w:bodyDiv w:val="1"/>
      <w:marLeft w:val="0"/>
      <w:marRight w:val="0"/>
      <w:marTop w:val="0"/>
      <w:marBottom w:val="0"/>
      <w:divBdr>
        <w:top w:val="none" w:sz="0" w:space="0" w:color="auto"/>
        <w:left w:val="none" w:sz="0" w:space="0" w:color="auto"/>
        <w:bottom w:val="none" w:sz="0" w:space="0" w:color="auto"/>
        <w:right w:val="none" w:sz="0" w:space="0" w:color="auto"/>
      </w:divBdr>
    </w:div>
    <w:div w:id="2098359960">
      <w:bodyDiv w:val="1"/>
      <w:marLeft w:val="0"/>
      <w:marRight w:val="0"/>
      <w:marTop w:val="0"/>
      <w:marBottom w:val="0"/>
      <w:divBdr>
        <w:top w:val="none" w:sz="0" w:space="0" w:color="auto"/>
        <w:left w:val="none" w:sz="0" w:space="0" w:color="auto"/>
        <w:bottom w:val="none" w:sz="0" w:space="0" w:color="auto"/>
        <w:right w:val="none" w:sz="0" w:space="0" w:color="auto"/>
      </w:divBdr>
      <w:divsChild>
        <w:div w:id="1337002008">
          <w:marLeft w:val="360"/>
          <w:marRight w:val="0"/>
          <w:marTop w:val="0"/>
          <w:marBottom w:val="0"/>
          <w:divBdr>
            <w:top w:val="none" w:sz="0" w:space="0" w:color="auto"/>
            <w:left w:val="none" w:sz="0" w:space="0" w:color="auto"/>
            <w:bottom w:val="none" w:sz="0" w:space="0" w:color="auto"/>
            <w:right w:val="none" w:sz="0" w:space="0" w:color="auto"/>
          </w:divBdr>
        </w:div>
      </w:divsChild>
    </w:div>
    <w:div w:id="21280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cid:image001.png@01D03A34.75321030"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eader" Target="header1.xml"/><Relationship Id="rId9" Type="http://schemas.openxmlformats.org/officeDocument/2006/relationships/hyperlink" Target="https://community.jaspersoft.com/questions/844271/facing-issues-while-trying-export-files-csv-forma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nrhm-mis.nic.in/SitePages/HMIS-Download.aspx?RootFolder=%2FPart%20B%20Mother%20and%20Child%20Tracking%20MCTS%2FMother%20and%20Child%20Tracking%20%28MCTS%29%20Format&amp;FolderCTID=0x0120009050995F7BBDF24C8B0EA1EA0DC7F108&amp;View=%7B9BC3912E-636B-413B-A5BB-DEC95274A3E1%7D" TargetMode="External"/><Relationship Id="rId11" Type="http://schemas.openxmlformats.org/officeDocument/2006/relationships/hyperlink" Target="https://nrhm-mis.nic.in/SitePages/HMIS-Download.asp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59B68-DDD7-6E42-B863-1D3EDBFA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76</Pages>
  <Words>17684</Words>
  <Characters>100802</Characters>
  <Application>Microsoft Macintosh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118250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System Requirements Specifications</dc:subject>
  <dc:creator>Sumit Kasera, Prakhar Srivastava</dc:creator>
  <cp:lastModifiedBy>Rob LaRubbio</cp:lastModifiedBy>
  <cp:revision>3</cp:revision>
  <cp:lastPrinted>2010-11-13T10:46:00Z</cp:lastPrinted>
  <dcterms:created xsi:type="dcterms:W3CDTF">2015-05-11T19:37:00Z</dcterms:created>
  <dcterms:modified xsi:type="dcterms:W3CDTF">2015-05-11T21:01:00Z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